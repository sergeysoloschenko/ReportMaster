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4D83043B" w14:textId="77777777">
        <w:tc>
          <w:tcPr>
            <w:tcW w:w="4462" w:type="dxa"/>
            <w:tcBorders>
              <w:top w:val="nil"/>
              <w:left w:val="nil"/>
              <w:bottom w:val="nil"/>
              <w:right w:val="nil"/>
            </w:tcBorders>
          </w:tcPr>
          <w:p w14:paraId="24000000" w14:textId="77777777" w:rsidR="00C95F17" w:rsidRPr="00710552" w:rsidRDefault="001C5FC3">
            <w:pPr>
              <w:spacing w:line="276" w:lineRule="auto"/>
              <w:ind w:right="-13"/>
              <w:jc w:val="center"/>
              <w:rPr>
                <w:rFonts w:ascii="Arial" w:hAnsi="Arial" w:cs="Arial"/>
                <w:b/>
                <w:color w:val="000000" w:themeColor="text1"/>
                <w:spacing w:val="-2"/>
              </w:rPr>
            </w:pPr>
            <w:r w:rsidRPr="00710552">
              <w:rPr>
                <w:rFonts w:ascii="Arial" w:hAnsi="Arial" w:cs="Arial"/>
                <w:b/>
                <w:color w:val="000000" w:themeColor="text1"/>
                <w:spacing w:val="-2"/>
              </w:rPr>
              <w:t xml:space="preserve">Лично </w:t>
            </w:r>
            <w:proofErr w:type="gramStart"/>
            <w:r w:rsidRPr="00710552">
              <w:rPr>
                <w:rFonts w:ascii="Arial" w:hAnsi="Arial" w:cs="Arial"/>
                <w:b/>
                <w:color w:val="000000" w:themeColor="text1"/>
                <w:spacing w:val="-2"/>
              </w:rPr>
              <w:t>и Конфиденциально</w:t>
            </w:r>
            <w:proofErr w:type="gramEnd"/>
          </w:p>
        </w:tc>
        <w:tc>
          <w:tcPr>
            <w:tcW w:w="4463" w:type="dxa"/>
            <w:tcBorders>
              <w:top w:val="nil"/>
              <w:left w:val="nil"/>
              <w:bottom w:val="nil"/>
              <w:right w:val="nil"/>
            </w:tcBorders>
          </w:tcPr>
          <w:p w14:paraId="25000000" w14:textId="77777777" w:rsidR="00C95F17" w:rsidRPr="00710552" w:rsidRDefault="001C5FC3">
            <w:pPr>
              <w:spacing w:line="276" w:lineRule="auto"/>
              <w:ind w:right="-13"/>
              <w:jc w:val="center"/>
              <w:rPr>
                <w:rFonts w:ascii="Arial" w:hAnsi="Arial" w:cs="Arial"/>
                <w:b/>
                <w:color w:val="000000" w:themeColor="text1"/>
                <w:spacing w:val="-2"/>
              </w:rPr>
            </w:pPr>
            <w:r w:rsidRPr="00710552">
              <w:rPr>
                <w:rFonts w:ascii="Arial" w:hAnsi="Arial" w:cs="Arial"/>
                <w:b/>
                <w:color w:val="000000" w:themeColor="text1"/>
                <w:spacing w:val="-2"/>
              </w:rPr>
              <w:t>P</w:t>
            </w:r>
            <w:bookmarkStart w:id="0" w:name="_Ref208635315"/>
            <w:bookmarkEnd w:id="0"/>
            <w:r w:rsidRPr="00710552">
              <w:rPr>
                <w:rFonts w:ascii="Arial" w:hAnsi="Arial" w:cs="Arial"/>
                <w:b/>
                <w:color w:val="000000" w:themeColor="text1"/>
                <w:spacing w:val="-2"/>
              </w:rPr>
              <w:t xml:space="preserve">rivate &amp; </w:t>
            </w:r>
            <w:proofErr w:type="spellStart"/>
            <w:r w:rsidRPr="00710552">
              <w:rPr>
                <w:rFonts w:ascii="Arial" w:hAnsi="Arial" w:cs="Arial"/>
                <w:b/>
                <w:color w:val="000000" w:themeColor="text1"/>
                <w:spacing w:val="-2"/>
              </w:rPr>
              <w:t>Confidential</w:t>
            </w:r>
            <w:bookmarkStart w:id="1" w:name="_Ref202065777"/>
            <w:bookmarkEnd w:id="1"/>
            <w:proofErr w:type="spellEnd"/>
          </w:p>
        </w:tc>
      </w:tr>
    </w:tbl>
    <w:p w14:paraId="26000000" w14:textId="77777777" w:rsidR="00C95F17" w:rsidRPr="00710552" w:rsidRDefault="00C95F17">
      <w:pPr>
        <w:spacing w:line="276" w:lineRule="auto"/>
        <w:ind w:right="-13"/>
        <w:jc w:val="center"/>
        <w:rPr>
          <w:rFonts w:ascii="Arial" w:hAnsi="Arial" w:cs="Arial"/>
          <w:color w:val="000000" w:themeColor="text1"/>
          <w:spacing w:val="-2"/>
        </w:rPr>
      </w:pPr>
    </w:p>
    <w:p w14:paraId="27000000" w14:textId="77777777" w:rsidR="00C95F17" w:rsidRPr="00710552" w:rsidRDefault="00C95F17">
      <w:pPr>
        <w:spacing w:line="276" w:lineRule="auto"/>
        <w:jc w:val="center"/>
        <w:rPr>
          <w:rFonts w:ascii="Arial" w:hAnsi="Arial" w:cs="Arial"/>
          <w:b/>
          <w:color w:val="000000" w:themeColor="text1"/>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64636F5" w14:textId="77777777">
        <w:tc>
          <w:tcPr>
            <w:tcW w:w="4462" w:type="dxa"/>
            <w:tcBorders>
              <w:top w:val="nil"/>
              <w:left w:val="nil"/>
              <w:bottom w:val="nil"/>
              <w:right w:val="nil"/>
            </w:tcBorders>
          </w:tcPr>
          <w:p w14:paraId="28000000" w14:textId="77777777" w:rsidR="00C95F17" w:rsidRPr="00710552" w:rsidRDefault="001C5FC3">
            <w:pPr>
              <w:spacing w:line="276" w:lineRule="auto"/>
              <w:jc w:val="center"/>
              <w:rPr>
                <w:rFonts w:ascii="Arial" w:hAnsi="Arial" w:cs="Arial"/>
                <w:b/>
                <w:color w:val="000000" w:themeColor="text1"/>
              </w:rPr>
            </w:pPr>
            <w:r w:rsidRPr="00710552">
              <w:rPr>
                <w:rFonts w:ascii="Arial" w:hAnsi="Arial" w:cs="Arial"/>
                <w:b/>
                <w:color w:val="000000" w:themeColor="text1"/>
              </w:rPr>
              <w:t xml:space="preserve">Дата от </w:t>
            </w:r>
            <w:r w:rsidRPr="00710552">
              <w:rPr>
                <w:rFonts w:ascii="Arial" w:hAnsi="Arial" w:cs="Arial"/>
                <w:b/>
                <w:color w:val="000000" w:themeColor="text1"/>
                <w:highlight w:val="yellow"/>
              </w:rPr>
              <w:t xml:space="preserve">XX </w:t>
            </w:r>
            <w:proofErr w:type="spellStart"/>
            <w:r w:rsidRPr="00710552">
              <w:rPr>
                <w:rFonts w:ascii="Arial" w:hAnsi="Arial" w:cs="Arial"/>
                <w:b/>
                <w:color w:val="000000" w:themeColor="text1"/>
                <w:highlight w:val="yellow"/>
              </w:rPr>
              <w:t>XX</w:t>
            </w:r>
            <w:proofErr w:type="spellEnd"/>
            <w:r w:rsidRPr="00710552">
              <w:rPr>
                <w:rFonts w:ascii="Arial" w:hAnsi="Arial" w:cs="Arial"/>
                <w:b/>
                <w:color w:val="000000" w:themeColor="text1"/>
              </w:rPr>
              <w:t xml:space="preserve"> 2025</w:t>
            </w:r>
          </w:p>
        </w:tc>
        <w:tc>
          <w:tcPr>
            <w:tcW w:w="4463" w:type="dxa"/>
            <w:tcBorders>
              <w:top w:val="nil"/>
              <w:left w:val="nil"/>
              <w:bottom w:val="nil"/>
              <w:right w:val="nil"/>
            </w:tcBorders>
          </w:tcPr>
          <w:p w14:paraId="29000000" w14:textId="77777777" w:rsidR="00C95F17" w:rsidRPr="00710552" w:rsidRDefault="001C5FC3">
            <w:pPr>
              <w:spacing w:line="276" w:lineRule="auto"/>
              <w:jc w:val="center"/>
              <w:rPr>
                <w:rFonts w:ascii="Arial" w:hAnsi="Arial" w:cs="Arial"/>
                <w:b/>
                <w:color w:val="000000" w:themeColor="text1"/>
              </w:rPr>
            </w:pPr>
            <w:proofErr w:type="spellStart"/>
            <w:r w:rsidRPr="00710552">
              <w:rPr>
                <w:rFonts w:ascii="Arial" w:hAnsi="Arial" w:cs="Arial"/>
                <w:b/>
                <w:color w:val="000000" w:themeColor="text1"/>
              </w:rPr>
              <w:t>Dated</w:t>
            </w:r>
            <w:proofErr w:type="spellEnd"/>
            <w:r w:rsidRPr="00710552">
              <w:rPr>
                <w:rFonts w:ascii="Arial" w:hAnsi="Arial" w:cs="Arial"/>
                <w:b/>
                <w:color w:val="000000" w:themeColor="text1"/>
              </w:rPr>
              <w:t xml:space="preserve"> </w:t>
            </w:r>
            <w:r w:rsidRPr="00710552">
              <w:rPr>
                <w:rFonts w:ascii="Arial" w:hAnsi="Arial" w:cs="Arial"/>
                <w:b/>
                <w:color w:val="000000" w:themeColor="text1"/>
                <w:highlight w:val="yellow"/>
              </w:rPr>
              <w:t xml:space="preserve">XX </w:t>
            </w:r>
            <w:proofErr w:type="spellStart"/>
            <w:r w:rsidRPr="00710552">
              <w:rPr>
                <w:rFonts w:ascii="Arial" w:hAnsi="Arial" w:cs="Arial"/>
                <w:b/>
                <w:color w:val="000000" w:themeColor="text1"/>
                <w:highlight w:val="yellow"/>
              </w:rPr>
              <w:t>XX</w:t>
            </w:r>
            <w:proofErr w:type="spellEnd"/>
            <w:r w:rsidRPr="00710552">
              <w:rPr>
                <w:rFonts w:ascii="Arial" w:hAnsi="Arial" w:cs="Arial"/>
                <w:b/>
                <w:color w:val="000000" w:themeColor="text1"/>
              </w:rPr>
              <w:t xml:space="preserve"> 2025</w:t>
            </w:r>
          </w:p>
        </w:tc>
      </w:tr>
    </w:tbl>
    <w:p w14:paraId="2A000000" w14:textId="77777777" w:rsidR="00C95F17" w:rsidRPr="00710552" w:rsidRDefault="00C95F17">
      <w:pPr>
        <w:spacing w:line="276" w:lineRule="auto"/>
        <w:jc w:val="center"/>
        <w:rPr>
          <w:rFonts w:ascii="Arial" w:hAnsi="Arial" w:cs="Arial"/>
          <w:b/>
          <w:color w:val="000000" w:themeColor="text1"/>
        </w:rPr>
      </w:pPr>
    </w:p>
    <w:p w14:paraId="2B000000" w14:textId="77777777" w:rsidR="00C95F17" w:rsidRPr="00710552" w:rsidRDefault="00C95F17">
      <w:pPr>
        <w:spacing w:line="276" w:lineRule="auto"/>
        <w:jc w:val="center"/>
        <w:rPr>
          <w:rFonts w:ascii="Arial" w:hAnsi="Arial" w:cs="Arial"/>
          <w:b/>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EB72195" w14:textId="77777777">
        <w:tc>
          <w:tcPr>
            <w:tcW w:w="4462" w:type="dxa"/>
            <w:tcBorders>
              <w:top w:val="nil"/>
              <w:left w:val="nil"/>
              <w:bottom w:val="nil"/>
              <w:right w:val="nil"/>
            </w:tcBorders>
          </w:tcPr>
          <w:p w14:paraId="2C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Между</w:t>
            </w:r>
          </w:p>
        </w:tc>
        <w:tc>
          <w:tcPr>
            <w:tcW w:w="4463" w:type="dxa"/>
            <w:tcBorders>
              <w:top w:val="nil"/>
              <w:left w:val="nil"/>
              <w:bottom w:val="nil"/>
              <w:right w:val="nil"/>
            </w:tcBorders>
          </w:tcPr>
          <w:p w14:paraId="2D000000" w14:textId="77777777" w:rsidR="00C95F17" w:rsidRPr="00710552" w:rsidRDefault="001C5FC3">
            <w:pPr>
              <w:spacing w:line="276" w:lineRule="auto"/>
              <w:jc w:val="center"/>
              <w:rPr>
                <w:rFonts w:ascii="Arial" w:hAnsi="Arial" w:cs="Arial"/>
                <w:color w:val="000000" w:themeColor="text1"/>
                <w:spacing w:val="-2"/>
              </w:rPr>
            </w:pPr>
            <w:proofErr w:type="spellStart"/>
            <w:r w:rsidRPr="00710552">
              <w:rPr>
                <w:rFonts w:ascii="Arial" w:hAnsi="Arial" w:cs="Arial"/>
                <w:color w:val="000000" w:themeColor="text1"/>
                <w:spacing w:val="-2"/>
              </w:rPr>
              <w:t>Between</w:t>
            </w:r>
            <w:proofErr w:type="spellEnd"/>
          </w:p>
          <w:p w14:paraId="2E000000" w14:textId="77777777" w:rsidR="00C95F17" w:rsidRPr="00710552" w:rsidRDefault="00C95F17">
            <w:pPr>
              <w:spacing w:line="276" w:lineRule="auto"/>
              <w:jc w:val="center"/>
              <w:rPr>
                <w:rFonts w:ascii="Arial" w:hAnsi="Arial" w:cs="Arial"/>
                <w:color w:val="000000" w:themeColor="text1"/>
                <w:spacing w:val="-2"/>
              </w:rPr>
            </w:pPr>
          </w:p>
        </w:tc>
      </w:tr>
    </w:tbl>
    <w:p w14:paraId="2F000000" w14:textId="77777777" w:rsidR="00C95F17" w:rsidRPr="00710552" w:rsidRDefault="00C95F17">
      <w:pPr>
        <w:spacing w:line="276" w:lineRule="auto"/>
        <w:jc w:val="center"/>
        <w:rPr>
          <w:rFonts w:ascii="Arial" w:hAnsi="Arial" w:cs="Arial"/>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7B6CAE" w14:paraId="12901D09" w14:textId="77777777">
        <w:tc>
          <w:tcPr>
            <w:tcW w:w="4462" w:type="dxa"/>
            <w:tcBorders>
              <w:top w:val="nil"/>
              <w:left w:val="nil"/>
              <w:bottom w:val="nil"/>
              <w:right w:val="nil"/>
            </w:tcBorders>
          </w:tcPr>
          <w:p w14:paraId="30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b/>
                <w:color w:val="000000" w:themeColor="text1"/>
                <w:spacing w:val="-2"/>
                <w:lang w:val="en-US"/>
              </w:rPr>
              <w:t>DI Hospitality EMEA LLC</w:t>
            </w:r>
          </w:p>
          <w:p w14:paraId="31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w:t>
            </w:r>
          </w:p>
          <w:p w14:paraId="32000000" w14:textId="77777777" w:rsidR="00C95F17" w:rsidRPr="00710552" w:rsidRDefault="00C95F17">
            <w:pPr>
              <w:spacing w:line="276" w:lineRule="auto"/>
              <w:jc w:val="center"/>
              <w:rPr>
                <w:rFonts w:ascii="Arial" w:hAnsi="Arial" w:cs="Arial"/>
                <w:b/>
                <w:color w:val="000000" w:themeColor="text1"/>
                <w:spacing w:val="-2"/>
                <w:highlight w:val="yellow"/>
                <w:lang w:val="en-US"/>
              </w:rPr>
            </w:pPr>
          </w:p>
        </w:tc>
        <w:tc>
          <w:tcPr>
            <w:tcW w:w="4463" w:type="dxa"/>
            <w:tcBorders>
              <w:top w:val="nil"/>
              <w:left w:val="nil"/>
              <w:bottom w:val="nil"/>
              <w:right w:val="nil"/>
            </w:tcBorders>
          </w:tcPr>
          <w:p w14:paraId="33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b/>
                <w:color w:val="000000" w:themeColor="text1"/>
                <w:spacing w:val="-2"/>
                <w:lang w:val="en-US"/>
              </w:rPr>
              <w:t>DI Hospitality EMEA LLC</w:t>
            </w:r>
          </w:p>
          <w:p w14:paraId="34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w:t>
            </w:r>
          </w:p>
          <w:p w14:paraId="35000000" w14:textId="77777777" w:rsidR="00C95F17" w:rsidRPr="00710552" w:rsidRDefault="00C95F17">
            <w:pPr>
              <w:spacing w:line="276" w:lineRule="auto"/>
              <w:jc w:val="center"/>
              <w:rPr>
                <w:rFonts w:ascii="Arial" w:hAnsi="Arial" w:cs="Arial"/>
                <w:b/>
                <w:color w:val="000000" w:themeColor="text1"/>
                <w:spacing w:val="-2"/>
                <w:highlight w:val="yellow"/>
                <w:lang w:val="en-US"/>
              </w:rPr>
            </w:pPr>
          </w:p>
        </w:tc>
      </w:tr>
    </w:tbl>
    <w:p w14:paraId="36000000" w14:textId="77777777" w:rsidR="00C95F17" w:rsidRPr="00710552" w:rsidRDefault="00C95F17">
      <w:pPr>
        <w:spacing w:line="276" w:lineRule="auto"/>
        <w:jc w:val="center"/>
        <w:rPr>
          <w:rFonts w:ascii="Arial" w:hAnsi="Arial" w:cs="Arial"/>
          <w:color w:val="000000" w:themeColor="text1"/>
          <w:spacing w:val="-2"/>
          <w:lang w:val="en-US"/>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DB695D2" w14:textId="77777777">
        <w:tc>
          <w:tcPr>
            <w:tcW w:w="4462" w:type="dxa"/>
            <w:tcBorders>
              <w:top w:val="nil"/>
              <w:left w:val="nil"/>
              <w:bottom w:val="nil"/>
              <w:right w:val="nil"/>
            </w:tcBorders>
          </w:tcPr>
          <w:p w14:paraId="37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И</w:t>
            </w:r>
          </w:p>
        </w:tc>
        <w:tc>
          <w:tcPr>
            <w:tcW w:w="4463" w:type="dxa"/>
            <w:tcBorders>
              <w:top w:val="nil"/>
              <w:left w:val="nil"/>
              <w:bottom w:val="nil"/>
              <w:right w:val="nil"/>
            </w:tcBorders>
          </w:tcPr>
          <w:p w14:paraId="38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And</w:t>
            </w:r>
          </w:p>
          <w:p w14:paraId="39000000" w14:textId="77777777" w:rsidR="00C95F17" w:rsidRPr="00710552" w:rsidRDefault="00C95F17">
            <w:pPr>
              <w:spacing w:line="276" w:lineRule="auto"/>
              <w:jc w:val="center"/>
              <w:rPr>
                <w:rFonts w:ascii="Arial" w:hAnsi="Arial" w:cs="Arial"/>
                <w:color w:val="000000" w:themeColor="text1"/>
                <w:spacing w:val="-2"/>
              </w:rPr>
            </w:pPr>
          </w:p>
        </w:tc>
      </w:tr>
    </w:tbl>
    <w:p w14:paraId="3A000000" w14:textId="77777777" w:rsidR="00C95F17" w:rsidRPr="00710552" w:rsidRDefault="00C95F17">
      <w:pPr>
        <w:spacing w:line="276" w:lineRule="auto"/>
        <w:jc w:val="center"/>
        <w:rPr>
          <w:rFonts w:ascii="Arial" w:hAnsi="Arial" w:cs="Arial"/>
          <w:color w:val="000000" w:themeColor="text1"/>
          <w:spacing w:val="-2"/>
        </w:rPr>
      </w:pPr>
    </w:p>
    <w:p w14:paraId="3B000000" w14:textId="77777777" w:rsidR="00C95F17" w:rsidRPr="00710552" w:rsidRDefault="00C95F17">
      <w:pPr>
        <w:spacing w:line="276" w:lineRule="auto"/>
        <w:jc w:val="center"/>
        <w:rPr>
          <w:rFonts w:ascii="Arial" w:hAnsi="Arial" w:cs="Arial"/>
          <w:color w:val="000000" w:themeColor="text1"/>
          <w:spacing w:val="-2"/>
        </w:rPr>
      </w:pPr>
    </w:p>
    <w:p w14:paraId="3C000000" w14:textId="77777777" w:rsidR="00C95F17" w:rsidRPr="00710552" w:rsidRDefault="00C95F17">
      <w:pPr>
        <w:spacing w:line="276" w:lineRule="auto"/>
        <w:jc w:val="center"/>
        <w:rPr>
          <w:rFonts w:ascii="Arial" w:hAnsi="Arial" w:cs="Arial"/>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7B6CAE" w14:paraId="209E71EE" w14:textId="77777777">
        <w:tc>
          <w:tcPr>
            <w:tcW w:w="4462" w:type="dxa"/>
            <w:tcBorders>
              <w:top w:val="nil"/>
              <w:left w:val="nil"/>
              <w:bottom w:val="nil"/>
              <w:right w:val="nil"/>
            </w:tcBorders>
          </w:tcPr>
          <w:p w14:paraId="3D000000" w14:textId="77777777" w:rsidR="00C95F17" w:rsidRPr="00710552" w:rsidRDefault="001C5FC3">
            <w:pPr>
              <w:widowControl w:val="0"/>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ООО «Морской Порт Геленджик»</w:t>
            </w:r>
          </w:p>
          <w:p w14:paraId="3E000000" w14:textId="3C10835F"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w:t>
            </w:r>
            <w:r w:rsidR="003F04A1" w:rsidRPr="00710552">
              <w:rPr>
                <w:rFonts w:ascii="Arial" w:hAnsi="Arial" w:cs="Arial"/>
                <w:b/>
                <w:color w:val="000000" w:themeColor="text1"/>
                <w:spacing w:val="-2"/>
              </w:rPr>
              <w:t>Владелец”</w:t>
            </w:r>
            <w:r w:rsidRPr="00710552">
              <w:rPr>
                <w:rFonts w:ascii="Arial" w:hAnsi="Arial" w:cs="Arial"/>
                <w:color w:val="000000" w:themeColor="text1"/>
                <w:spacing w:val="-2"/>
              </w:rPr>
              <w:t>)</w:t>
            </w:r>
          </w:p>
          <w:p w14:paraId="3F000000" w14:textId="77777777" w:rsidR="00C95F17" w:rsidRPr="00710552" w:rsidRDefault="00C95F17">
            <w:pPr>
              <w:widowControl w:val="0"/>
              <w:spacing w:before="120" w:line="276" w:lineRule="auto"/>
              <w:jc w:val="center"/>
              <w:rPr>
                <w:rFonts w:ascii="Arial" w:hAnsi="Arial" w:cs="Arial"/>
                <w:b/>
                <w:color w:val="000000" w:themeColor="text1"/>
                <w:highlight w:val="yellow"/>
              </w:rPr>
            </w:pPr>
          </w:p>
        </w:tc>
        <w:tc>
          <w:tcPr>
            <w:tcW w:w="4463" w:type="dxa"/>
            <w:tcBorders>
              <w:top w:val="nil"/>
              <w:left w:val="nil"/>
              <w:bottom w:val="nil"/>
              <w:right w:val="nil"/>
            </w:tcBorders>
          </w:tcPr>
          <w:p w14:paraId="40000000" w14:textId="77777777" w:rsidR="00C95F17" w:rsidRPr="00710552" w:rsidRDefault="001C5FC3">
            <w:pPr>
              <w:widowControl w:val="0"/>
              <w:spacing w:before="120" w:line="276" w:lineRule="auto"/>
              <w:jc w:val="center"/>
              <w:rPr>
                <w:rFonts w:ascii="Arial" w:hAnsi="Arial" w:cs="Arial"/>
                <w:b/>
                <w:color w:val="000000" w:themeColor="text1"/>
                <w:spacing w:val="-2"/>
                <w:lang w:val="en-US"/>
              </w:rPr>
            </w:pPr>
            <w:r w:rsidRPr="00710552">
              <w:rPr>
                <w:rFonts w:ascii="Arial" w:hAnsi="Arial" w:cs="Arial"/>
                <w:b/>
                <w:color w:val="000000" w:themeColor="text1"/>
                <w:spacing w:val="-2"/>
                <w:lang w:val="en-US"/>
              </w:rPr>
              <w:t xml:space="preserve">LLC Sea Port </w:t>
            </w:r>
            <w:proofErr w:type="spellStart"/>
            <w:r w:rsidRPr="00710552">
              <w:rPr>
                <w:rFonts w:ascii="Arial" w:hAnsi="Arial" w:cs="Arial"/>
                <w:b/>
                <w:color w:val="000000" w:themeColor="text1"/>
                <w:spacing w:val="-2"/>
                <w:lang w:val="en-US"/>
              </w:rPr>
              <w:t>Gelendzhik</w:t>
            </w:r>
            <w:proofErr w:type="spellEnd"/>
            <w:r w:rsidRPr="00710552">
              <w:rPr>
                <w:rFonts w:ascii="Arial" w:hAnsi="Arial" w:cs="Arial"/>
                <w:b/>
                <w:color w:val="000000" w:themeColor="text1"/>
                <w:spacing w:val="-2"/>
                <w:lang w:val="en-US"/>
              </w:rPr>
              <w:t xml:space="preserve"> </w:t>
            </w:r>
          </w:p>
          <w:p w14:paraId="41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(the “</w:t>
            </w:r>
            <w:r w:rsidRPr="00710552">
              <w:rPr>
                <w:rFonts w:ascii="Arial" w:hAnsi="Arial" w:cs="Arial"/>
                <w:b/>
                <w:color w:val="000000" w:themeColor="text1"/>
                <w:spacing w:val="-2"/>
                <w:lang w:val="en-US"/>
              </w:rPr>
              <w:t>Owner</w:t>
            </w:r>
            <w:r w:rsidRPr="00710552">
              <w:rPr>
                <w:rFonts w:ascii="Arial" w:hAnsi="Arial" w:cs="Arial"/>
                <w:color w:val="000000" w:themeColor="text1"/>
                <w:spacing w:val="-2"/>
                <w:lang w:val="en-US"/>
              </w:rPr>
              <w:t>”)</w:t>
            </w:r>
          </w:p>
          <w:p w14:paraId="42000000" w14:textId="77777777" w:rsidR="00C95F17" w:rsidRPr="00710552" w:rsidRDefault="00C95F17">
            <w:pPr>
              <w:widowControl w:val="0"/>
              <w:spacing w:before="120" w:line="276" w:lineRule="auto"/>
              <w:jc w:val="center"/>
              <w:rPr>
                <w:rFonts w:ascii="Arial" w:hAnsi="Arial" w:cs="Arial"/>
                <w:b/>
                <w:color w:val="000000" w:themeColor="text1"/>
                <w:highlight w:val="yellow"/>
                <w:lang w:val="en-US"/>
              </w:rPr>
            </w:pPr>
          </w:p>
        </w:tc>
      </w:tr>
    </w:tbl>
    <w:p w14:paraId="43000000" w14:textId="77777777" w:rsidR="00C95F17" w:rsidRPr="00710552" w:rsidRDefault="00C95F17">
      <w:pPr>
        <w:spacing w:line="276" w:lineRule="auto"/>
        <w:jc w:val="center"/>
        <w:rPr>
          <w:rFonts w:ascii="Arial" w:hAnsi="Arial" w:cs="Arial"/>
          <w:color w:val="000000" w:themeColor="text1"/>
          <w:spacing w:val="-2"/>
          <w:lang w:val="en-US"/>
        </w:rPr>
      </w:pPr>
    </w:p>
    <w:p w14:paraId="44000000" w14:textId="77777777" w:rsidR="00C95F17" w:rsidRPr="00710552" w:rsidRDefault="00C95F17">
      <w:pPr>
        <w:spacing w:line="276" w:lineRule="auto"/>
        <w:jc w:val="center"/>
        <w:rPr>
          <w:rFonts w:ascii="Arial" w:hAnsi="Arial" w:cs="Arial"/>
          <w:color w:val="000000" w:themeColor="text1"/>
          <w:spacing w:val="-2"/>
          <w:lang w:val="en-US"/>
        </w:rPr>
      </w:pPr>
    </w:p>
    <w:p w14:paraId="45000000" w14:textId="77777777" w:rsidR="00C95F17" w:rsidRPr="00710552" w:rsidRDefault="00C95F17">
      <w:pPr>
        <w:spacing w:line="276" w:lineRule="auto"/>
        <w:jc w:val="center"/>
        <w:rPr>
          <w:rFonts w:ascii="Arial" w:hAnsi="Arial" w:cs="Arial"/>
          <w:color w:val="000000" w:themeColor="text1"/>
          <w:spacing w:val="-2"/>
          <w:lang w:val="en-US"/>
        </w:rPr>
      </w:pPr>
    </w:p>
    <w:p w14:paraId="46000000" w14:textId="77777777" w:rsidR="00C95F17" w:rsidRPr="00710552" w:rsidRDefault="00C95F17">
      <w:pPr>
        <w:spacing w:line="276" w:lineRule="auto"/>
        <w:jc w:val="center"/>
        <w:rPr>
          <w:rFonts w:ascii="Arial" w:hAnsi="Arial" w:cs="Arial"/>
          <w:color w:val="000000" w:themeColor="text1"/>
          <w:spacing w:val="-2"/>
          <w:lang w:val="en-US"/>
        </w:rPr>
      </w:pPr>
    </w:p>
    <w:p w14:paraId="47000000" w14:textId="77777777" w:rsidR="00C95F17" w:rsidRPr="00710552" w:rsidRDefault="00C95F17">
      <w:pPr>
        <w:spacing w:line="276" w:lineRule="auto"/>
        <w:jc w:val="center"/>
        <w:rPr>
          <w:rFonts w:ascii="Arial" w:hAnsi="Arial" w:cs="Arial"/>
          <w:color w:val="000000" w:themeColor="text1"/>
          <w:spacing w:val="-2"/>
          <w:lang w:val="en-US"/>
        </w:rPr>
      </w:pPr>
    </w:p>
    <w:p w14:paraId="48000000" w14:textId="77777777" w:rsidR="00C95F17" w:rsidRPr="00710552" w:rsidRDefault="00C95F17">
      <w:pPr>
        <w:spacing w:line="276" w:lineRule="auto"/>
        <w:jc w:val="center"/>
        <w:rPr>
          <w:rFonts w:ascii="Arial" w:hAnsi="Arial" w:cs="Arial"/>
          <w:color w:val="000000" w:themeColor="text1"/>
          <w:spacing w:val="-2"/>
          <w:lang w:val="en-US"/>
        </w:rPr>
      </w:pPr>
    </w:p>
    <w:p w14:paraId="49000000" w14:textId="77777777" w:rsidR="00C95F17" w:rsidRPr="00710552" w:rsidRDefault="00C95F17">
      <w:pPr>
        <w:pStyle w:val="aff6"/>
        <w:tabs>
          <w:tab w:val="clear" w:pos="9000"/>
          <w:tab w:val="clear" w:pos="9360"/>
        </w:tabs>
        <w:spacing w:line="276" w:lineRule="auto"/>
        <w:jc w:val="center"/>
        <w:rPr>
          <w:rFonts w:ascii="Arial" w:hAnsi="Arial" w:cs="Arial"/>
          <w:color w:val="000000" w:themeColor="text1"/>
          <w:spacing w:val="-2"/>
          <w:lang w:val="en-US"/>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710552" w14:paraId="79858CBA" w14:textId="77777777">
        <w:tc>
          <w:tcPr>
            <w:tcW w:w="4462" w:type="dxa"/>
            <w:tcBorders>
              <w:top w:val="nil"/>
              <w:left w:val="nil"/>
              <w:bottom w:val="nil"/>
              <w:right w:val="nil"/>
            </w:tcBorders>
          </w:tcPr>
          <w:p w14:paraId="4A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Соглашение о техническом консультировании</w:t>
            </w:r>
          </w:p>
        </w:tc>
        <w:tc>
          <w:tcPr>
            <w:tcW w:w="4463" w:type="dxa"/>
            <w:tcBorders>
              <w:top w:val="nil"/>
              <w:left w:val="nil"/>
              <w:bottom w:val="nil"/>
              <w:right w:val="nil"/>
            </w:tcBorders>
          </w:tcPr>
          <w:p w14:paraId="4B000000" w14:textId="77777777" w:rsidR="00C95F17" w:rsidRPr="00710552" w:rsidRDefault="001C5FC3">
            <w:pPr>
              <w:pStyle w:val="af"/>
              <w:spacing w:after="0" w:line="276" w:lineRule="auto"/>
              <w:jc w:val="center"/>
              <w:rPr>
                <w:rFonts w:ascii="Arial" w:hAnsi="Arial" w:cs="Arial"/>
                <w:b/>
                <w:color w:val="000000" w:themeColor="text1"/>
                <w:spacing w:val="-2"/>
              </w:rPr>
            </w:pP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Consultancy</w:t>
            </w:r>
            <w:proofErr w:type="spellEnd"/>
            <w:r w:rsidRPr="00710552">
              <w:rPr>
                <w:rFonts w:ascii="Arial" w:hAnsi="Arial" w:cs="Arial"/>
                <w:b/>
                <w:color w:val="000000" w:themeColor="text1"/>
                <w:spacing w:val="-2"/>
              </w:rPr>
              <w:t xml:space="preserve"> Agreement</w:t>
            </w:r>
          </w:p>
        </w:tc>
      </w:tr>
    </w:tbl>
    <w:p w14:paraId="4C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br w:type="page"/>
      </w:r>
    </w:p>
    <w:tbl>
      <w:tblPr>
        <w:tblStyle w:val="afffd"/>
        <w:tblW w:w="0" w:type="auto"/>
        <w:tblInd w:w="175" w:type="dxa"/>
        <w:tblLayout w:type="fixed"/>
        <w:tblLook w:val="04A0" w:firstRow="1" w:lastRow="0" w:firstColumn="1" w:lastColumn="0" w:noHBand="0" w:noVBand="1"/>
      </w:tblPr>
      <w:tblGrid>
        <w:gridCol w:w="4320"/>
        <w:gridCol w:w="4320"/>
      </w:tblGrid>
      <w:tr w:rsidR="00710552" w:rsidRPr="00710552" w14:paraId="1374B089" w14:textId="77777777">
        <w:tc>
          <w:tcPr>
            <w:tcW w:w="4320" w:type="dxa"/>
          </w:tcPr>
          <w:p w14:paraId="4D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Соглашение о техническом консультировании</w:t>
            </w:r>
          </w:p>
        </w:tc>
        <w:tc>
          <w:tcPr>
            <w:tcW w:w="4320" w:type="dxa"/>
          </w:tcPr>
          <w:p w14:paraId="4E000000" w14:textId="77777777" w:rsidR="00C95F17" w:rsidRPr="00710552" w:rsidRDefault="001C5FC3">
            <w:pPr>
              <w:pStyle w:val="af"/>
              <w:spacing w:after="0" w:line="276" w:lineRule="auto"/>
              <w:jc w:val="center"/>
              <w:rPr>
                <w:rFonts w:ascii="Arial" w:hAnsi="Arial" w:cs="Arial"/>
                <w:b/>
                <w:color w:val="000000" w:themeColor="text1"/>
                <w:spacing w:val="-2"/>
              </w:rPr>
            </w:pP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Consultancy</w:t>
            </w:r>
            <w:proofErr w:type="spellEnd"/>
            <w:r w:rsidRPr="00710552">
              <w:rPr>
                <w:rFonts w:ascii="Arial" w:hAnsi="Arial" w:cs="Arial"/>
                <w:b/>
                <w:color w:val="000000" w:themeColor="text1"/>
                <w:spacing w:val="-2"/>
              </w:rPr>
              <w:t xml:space="preserve"> Agreement</w:t>
            </w:r>
          </w:p>
        </w:tc>
      </w:tr>
      <w:tr w:rsidR="00710552" w:rsidRPr="007B6CAE" w14:paraId="7EA54012" w14:textId="77777777">
        <w:tc>
          <w:tcPr>
            <w:tcW w:w="4320" w:type="dxa"/>
          </w:tcPr>
          <w:p w14:paraId="4F000000" w14:textId="7BAC634F" w:rsidR="00C95F17" w:rsidRPr="00710552" w:rsidRDefault="001C5FC3">
            <w:pPr>
              <w:spacing w:line="276" w:lineRule="auto"/>
              <w:rPr>
                <w:rFonts w:ascii="Arial" w:hAnsi="Arial" w:cs="Arial"/>
                <w:b/>
                <w:color w:val="000000" w:themeColor="text1"/>
              </w:rPr>
            </w:pPr>
            <w:r w:rsidRPr="00710552">
              <w:rPr>
                <w:rFonts w:ascii="Arial" w:hAnsi="Arial" w:cs="Arial"/>
                <w:b/>
                <w:color w:val="000000" w:themeColor="text1"/>
              </w:rPr>
              <w:t xml:space="preserve">Настоящее Соглашение </w:t>
            </w:r>
            <w:r w:rsidRPr="00710552">
              <w:rPr>
                <w:rFonts w:ascii="Arial" w:hAnsi="Arial" w:cs="Arial"/>
                <w:color w:val="000000" w:themeColor="text1"/>
              </w:rPr>
              <w:t xml:space="preserve">заключено </w:t>
            </w:r>
            <w:del w:id="2" w:author="Arina Dovzhenko" w:date="2025-11-28T15:21:00Z" w16du:dateUtc="2025-11-28T12:21:00Z">
              <w:r w:rsidRPr="00710552" w:rsidDel="003F04A1">
                <w:rPr>
                  <w:rFonts w:ascii="Arial" w:hAnsi="Arial" w:cs="Arial"/>
                  <w:color w:val="000000" w:themeColor="text1"/>
                </w:rPr>
                <w:delText>в</w:delText>
              </w:r>
            </w:del>
            <w:r w:rsidRPr="00710552">
              <w:rPr>
                <w:rFonts w:ascii="Arial" w:hAnsi="Arial" w:cs="Arial"/>
                <w:color w:val="000000" w:themeColor="text1"/>
              </w:rPr>
              <w:t xml:space="preserve"> </w:t>
            </w:r>
            <w:r w:rsidRPr="00710552">
              <w:rPr>
                <w:rFonts w:ascii="Arial" w:hAnsi="Arial" w:cs="Arial"/>
                <w:color w:val="000000" w:themeColor="text1"/>
                <w:highlight w:val="yellow"/>
              </w:rPr>
              <w:t xml:space="preserve">XX </w:t>
            </w:r>
            <w:proofErr w:type="spellStart"/>
            <w:r w:rsidRPr="00710552">
              <w:rPr>
                <w:rFonts w:ascii="Arial" w:hAnsi="Arial" w:cs="Arial"/>
                <w:color w:val="000000" w:themeColor="text1"/>
                <w:highlight w:val="yellow"/>
              </w:rPr>
              <w:t>XX</w:t>
            </w:r>
            <w:proofErr w:type="spellEnd"/>
            <w:r w:rsidRPr="00710552">
              <w:rPr>
                <w:rFonts w:ascii="Arial" w:hAnsi="Arial" w:cs="Arial"/>
                <w:color w:val="000000" w:themeColor="text1"/>
              </w:rPr>
              <w:t>, 2025 между:</w:t>
            </w:r>
          </w:p>
        </w:tc>
        <w:tc>
          <w:tcPr>
            <w:tcW w:w="4320" w:type="dxa"/>
          </w:tcPr>
          <w:p w14:paraId="50000000" w14:textId="77777777" w:rsidR="00C95F17" w:rsidRPr="00710552" w:rsidRDefault="001C5FC3">
            <w:pPr>
              <w:spacing w:line="276" w:lineRule="auto"/>
              <w:rPr>
                <w:rFonts w:ascii="Arial" w:hAnsi="Arial" w:cs="Arial"/>
                <w:color w:val="000000" w:themeColor="text1"/>
                <w:lang w:val="en-US"/>
              </w:rPr>
            </w:pPr>
            <w:r w:rsidRPr="00710552">
              <w:rPr>
                <w:rFonts w:ascii="Arial" w:hAnsi="Arial" w:cs="Arial"/>
                <w:b/>
                <w:color w:val="000000" w:themeColor="text1"/>
                <w:lang w:val="en-US"/>
              </w:rPr>
              <w:t>This Agreement</w:t>
            </w:r>
            <w:r w:rsidRPr="00710552">
              <w:rPr>
                <w:rFonts w:ascii="Arial" w:hAnsi="Arial" w:cs="Arial"/>
                <w:color w:val="000000" w:themeColor="text1"/>
                <w:lang w:val="en-US"/>
              </w:rPr>
              <w:t xml:space="preserve"> is made on </w:t>
            </w:r>
            <w:r w:rsidRPr="00710552">
              <w:rPr>
                <w:rFonts w:ascii="Arial" w:hAnsi="Arial" w:cs="Arial"/>
                <w:color w:val="000000" w:themeColor="text1"/>
                <w:highlight w:val="yellow"/>
                <w:lang w:val="en-US"/>
              </w:rPr>
              <w:t xml:space="preserve">XX </w:t>
            </w:r>
            <w:proofErr w:type="spellStart"/>
            <w:r w:rsidRPr="00710552">
              <w:rPr>
                <w:rFonts w:ascii="Arial" w:hAnsi="Arial" w:cs="Arial"/>
                <w:color w:val="000000" w:themeColor="text1"/>
                <w:highlight w:val="yellow"/>
                <w:lang w:val="en-US"/>
              </w:rPr>
              <w:t>XX</w:t>
            </w:r>
            <w:proofErr w:type="spellEnd"/>
            <w:r w:rsidRPr="00710552">
              <w:rPr>
                <w:rFonts w:ascii="Arial" w:hAnsi="Arial" w:cs="Arial"/>
                <w:color w:val="000000" w:themeColor="text1"/>
                <w:spacing w:val="-2"/>
                <w:lang w:val="en-US"/>
              </w:rPr>
              <w:t xml:space="preserve"> </w:t>
            </w:r>
            <w:r w:rsidRPr="00710552">
              <w:rPr>
                <w:rFonts w:ascii="Arial" w:hAnsi="Arial" w:cs="Arial"/>
                <w:color w:val="000000" w:themeColor="text1"/>
                <w:lang w:val="en-US"/>
              </w:rPr>
              <w:t>2025 by and between:</w:t>
            </w:r>
          </w:p>
        </w:tc>
      </w:tr>
      <w:tr w:rsidR="00710552" w:rsidRPr="007B6CAE" w14:paraId="2497FD9C" w14:textId="77777777">
        <w:tc>
          <w:tcPr>
            <w:tcW w:w="4320" w:type="dxa"/>
          </w:tcPr>
          <w:p w14:paraId="51000000" w14:textId="3A7AFF29" w:rsidR="00C95F17" w:rsidRPr="00710552" w:rsidRDefault="001C5FC3" w:rsidP="006861AF">
            <w:pPr>
              <w:spacing w:before="120" w:line="276" w:lineRule="auto"/>
              <w:ind w:right="142"/>
              <w:jc w:val="both"/>
              <w:rPr>
                <w:rFonts w:ascii="Arial" w:hAnsi="Arial" w:cs="Arial"/>
                <w:color w:val="000000" w:themeColor="text1"/>
                <w:spacing w:val="-2"/>
              </w:rPr>
            </w:pPr>
            <w:r w:rsidRPr="00710552">
              <w:rPr>
                <w:rFonts w:ascii="Arial" w:hAnsi="Arial" w:cs="Arial"/>
                <w:b/>
                <w:color w:val="000000" w:themeColor="text1"/>
                <w:spacing w:val="-2"/>
              </w:rPr>
              <w:t xml:space="preserve">DI </w:t>
            </w:r>
            <w:proofErr w:type="spellStart"/>
            <w:r w:rsidRPr="00710552">
              <w:rPr>
                <w:rFonts w:ascii="Arial" w:hAnsi="Arial" w:cs="Arial"/>
                <w:b/>
                <w:color w:val="000000" w:themeColor="text1"/>
                <w:spacing w:val="-2"/>
              </w:rPr>
              <w:t>Hospitality</w:t>
            </w:r>
            <w:proofErr w:type="spellEnd"/>
            <w:r w:rsidRPr="00710552">
              <w:rPr>
                <w:rFonts w:ascii="Arial" w:hAnsi="Arial" w:cs="Arial"/>
                <w:b/>
                <w:color w:val="000000" w:themeColor="text1"/>
                <w:spacing w:val="-2"/>
              </w:rPr>
              <w:t xml:space="preserve"> EMEA LLC, </w:t>
            </w:r>
            <w:r w:rsidRPr="00710552">
              <w:rPr>
                <w:rFonts w:ascii="Arial" w:hAnsi="Arial" w:cs="Arial"/>
                <w:color w:val="000000" w:themeColor="text1"/>
                <w:spacing w:val="-2"/>
              </w:rPr>
              <w:t xml:space="preserve">компания с ограниченной ответственностью, должным образом зарегистрированная в соответствии с законодательством ОАЭ, имеющая зарегистрированный офис по адресу </w:t>
            </w:r>
            <w:r w:rsidRPr="00710552">
              <w:rPr>
                <w:rFonts w:ascii="Arial" w:hAnsi="Arial" w:cs="Arial"/>
                <w:color w:val="000000" w:themeColor="text1"/>
              </w:rPr>
              <w:t xml:space="preserve">Бизнес-центр 1, этаж М, отели </w:t>
            </w:r>
            <w:proofErr w:type="spellStart"/>
            <w:r w:rsidRPr="00710552">
              <w:rPr>
                <w:rFonts w:ascii="Arial" w:hAnsi="Arial" w:cs="Arial"/>
                <w:color w:val="000000" w:themeColor="text1"/>
              </w:rPr>
              <w:t>Мейдан</w:t>
            </w:r>
            <w:proofErr w:type="spellEnd"/>
            <w:r w:rsidRPr="00710552">
              <w:rPr>
                <w:rFonts w:ascii="Arial" w:hAnsi="Arial" w:cs="Arial"/>
                <w:color w:val="000000" w:themeColor="text1"/>
              </w:rPr>
              <w:t>, Над Аль-</w:t>
            </w:r>
            <w:proofErr w:type="spellStart"/>
            <w:r w:rsidRPr="00710552">
              <w:rPr>
                <w:rFonts w:ascii="Arial" w:hAnsi="Arial" w:cs="Arial"/>
                <w:color w:val="000000" w:themeColor="text1"/>
              </w:rPr>
              <w:t>Шеба</w:t>
            </w:r>
            <w:proofErr w:type="spellEnd"/>
            <w:r w:rsidRPr="00710552">
              <w:rPr>
                <w:rFonts w:ascii="Arial" w:hAnsi="Arial" w:cs="Arial"/>
                <w:color w:val="000000" w:themeColor="text1"/>
              </w:rPr>
              <w:t>, Дубай, ОАЭ</w:t>
            </w:r>
            <w:r w:rsidRPr="00710552">
              <w:rPr>
                <w:rFonts w:ascii="Arial" w:hAnsi="Arial" w:cs="Arial"/>
                <w:color w:val="000000" w:themeColor="text1"/>
                <w:spacing w:val="-2"/>
              </w:rPr>
              <w:t xml:space="preserve"> и представленная в настоящем документе г-ном </w:t>
            </w:r>
            <w:proofErr w:type="spellStart"/>
            <w:r w:rsidRPr="00710552">
              <w:rPr>
                <w:rFonts w:ascii="Arial" w:hAnsi="Arial" w:cs="Arial"/>
                <w:color w:val="000000" w:themeColor="text1"/>
                <w:spacing w:val="-2"/>
              </w:rPr>
              <w:t>Сирадеем</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Донаваником</w:t>
            </w:r>
            <w:proofErr w:type="spellEnd"/>
            <w:r w:rsidRPr="00710552">
              <w:rPr>
                <w:rFonts w:ascii="Arial" w:hAnsi="Arial" w:cs="Arial"/>
                <w:color w:val="000000" w:themeColor="text1"/>
                <w:spacing w:val="-2"/>
              </w:rPr>
              <w:t xml:space="preserve"> в качестве ее уполномоченн</w:t>
            </w:r>
            <w:del w:id="3" w:author="Arina Dovzhenko" w:date="2025-11-28T15:22:00Z" w16du:dateUtc="2025-11-28T12:22:00Z">
              <w:r w:rsidRPr="00710552" w:rsidDel="003F04A1">
                <w:rPr>
                  <w:rFonts w:ascii="Arial" w:hAnsi="Arial" w:cs="Arial"/>
                  <w:color w:val="000000" w:themeColor="text1"/>
                  <w:spacing w:val="-2"/>
                </w:rPr>
                <w:delText>ым</w:delText>
              </w:r>
            </w:del>
            <w:ins w:id="4" w:author="Arina Dovzhenko" w:date="2025-11-28T15:22:00Z" w16du:dateUtc="2025-11-28T12:22:00Z">
              <w:r w:rsidR="003F04A1">
                <w:rPr>
                  <w:rFonts w:ascii="Arial" w:hAnsi="Arial" w:cs="Arial"/>
                  <w:color w:val="000000" w:themeColor="text1"/>
                  <w:spacing w:val="-2"/>
                </w:rPr>
                <w:t>ого</w:t>
              </w:r>
            </w:ins>
            <w:r w:rsidRPr="00710552">
              <w:rPr>
                <w:rFonts w:ascii="Arial" w:hAnsi="Arial" w:cs="Arial"/>
                <w:color w:val="000000" w:themeColor="text1"/>
                <w:spacing w:val="-2"/>
              </w:rPr>
              <w:t xml:space="preserve"> представител</w:t>
            </w:r>
            <w:del w:id="5" w:author="Arina Dovzhenko" w:date="2025-11-28T15:22:00Z" w16du:dateUtc="2025-11-28T12:22:00Z">
              <w:r w:rsidRPr="00710552" w:rsidDel="003F04A1">
                <w:rPr>
                  <w:rFonts w:ascii="Arial" w:hAnsi="Arial" w:cs="Arial"/>
                  <w:color w:val="000000" w:themeColor="text1"/>
                  <w:spacing w:val="-2"/>
                </w:rPr>
                <w:delText>е</w:delText>
              </w:r>
            </w:del>
            <w:ins w:id="6" w:author="Arina Dovzhenko" w:date="2025-11-28T15:22:00Z" w16du:dateUtc="2025-11-28T12:22:00Z">
              <w:r w:rsidR="003F04A1">
                <w:rPr>
                  <w:rFonts w:ascii="Arial" w:hAnsi="Arial" w:cs="Arial"/>
                  <w:color w:val="000000" w:themeColor="text1"/>
                  <w:spacing w:val="-2"/>
                </w:rPr>
                <w:t>я</w:t>
              </w:r>
            </w:ins>
            <w:del w:id="7" w:author="Arina Dovzhenko" w:date="2025-11-28T15:22:00Z" w16du:dateUtc="2025-11-28T12:22:00Z">
              <w:r w:rsidRPr="00710552" w:rsidDel="003F04A1">
                <w:rPr>
                  <w:rFonts w:ascii="Arial" w:hAnsi="Arial" w:cs="Arial"/>
                  <w:color w:val="000000" w:themeColor="text1"/>
                  <w:spacing w:val="-2"/>
                </w:rPr>
                <w:delText>м</w:delText>
              </w:r>
            </w:del>
            <w:r w:rsidRPr="00710552">
              <w:rPr>
                <w:rFonts w:ascii="Arial" w:hAnsi="Arial" w:cs="Arial"/>
                <w:color w:val="000000" w:themeColor="text1"/>
                <w:spacing w:val="-2"/>
              </w:rPr>
              <w:t xml:space="preserve"> (далее именуемая </w:t>
            </w:r>
            <w:r w:rsidRPr="00710552">
              <w:rPr>
                <w:rFonts w:ascii="Arial" w:hAnsi="Arial" w:cs="Arial"/>
                <w:b/>
                <w:color w:val="000000" w:themeColor="text1"/>
                <w:spacing w:val="-2"/>
              </w:rPr>
              <w:t>«DI»</w:t>
            </w:r>
            <w:r w:rsidRPr="00710552">
              <w:rPr>
                <w:rFonts w:ascii="Arial" w:hAnsi="Arial" w:cs="Arial"/>
                <w:color w:val="000000" w:themeColor="text1"/>
                <w:spacing w:val="-2"/>
              </w:rPr>
              <w:t xml:space="preserve">), данный термин, если он не противоречит его контексту или значению, означает и включает его правопреемников, Аффилированных лиц и разрешенных правопреемников) с </w:t>
            </w:r>
            <w:r w:rsidRPr="00710552">
              <w:rPr>
                <w:rFonts w:ascii="Arial" w:hAnsi="Arial" w:cs="Arial"/>
                <w:b/>
                <w:color w:val="000000" w:themeColor="text1"/>
                <w:spacing w:val="-2"/>
              </w:rPr>
              <w:t>одной Стороны</w:t>
            </w:r>
            <w:r w:rsidRPr="00710552">
              <w:rPr>
                <w:rFonts w:ascii="Arial" w:hAnsi="Arial" w:cs="Arial"/>
                <w:color w:val="000000" w:themeColor="text1"/>
                <w:spacing w:val="-2"/>
              </w:rPr>
              <w:t>; и</w:t>
            </w:r>
          </w:p>
        </w:tc>
        <w:tc>
          <w:tcPr>
            <w:tcW w:w="4320" w:type="dxa"/>
          </w:tcPr>
          <w:p w14:paraId="52000000" w14:textId="7B47A13F" w:rsidR="00C95F17" w:rsidRPr="00710552" w:rsidRDefault="001C5FC3" w:rsidP="006861AF">
            <w:pPr>
              <w:pStyle w:val="af"/>
              <w:spacing w:before="120" w:after="120" w:line="276" w:lineRule="auto"/>
              <w:jc w:val="both"/>
              <w:rPr>
                <w:rFonts w:ascii="Arial" w:hAnsi="Arial" w:cs="Arial"/>
                <w:color w:val="000000" w:themeColor="text1"/>
                <w:spacing w:val="-2"/>
                <w:lang w:val="en-US"/>
              </w:rPr>
            </w:pPr>
            <w:r w:rsidRPr="00710552">
              <w:rPr>
                <w:rFonts w:ascii="Arial" w:hAnsi="Arial" w:cs="Arial"/>
                <w:b/>
                <w:color w:val="000000" w:themeColor="text1"/>
                <w:lang w:val="en-US"/>
              </w:rPr>
              <w:t>DI Hospitality EMEA LLC</w:t>
            </w:r>
            <w:r w:rsidRPr="00710552">
              <w:rPr>
                <w:rFonts w:ascii="Arial" w:hAnsi="Arial" w:cs="Arial"/>
                <w:color w:val="000000" w:themeColor="text1"/>
                <w:lang w:val="en-US"/>
              </w:rPr>
              <w:t xml:space="preserve">, a </w:t>
            </w:r>
            <w:r w:rsidRPr="00710552">
              <w:rPr>
                <w:rFonts w:ascii="Arial" w:hAnsi="Arial" w:cs="Arial"/>
                <w:color w:val="000000" w:themeColor="text1"/>
                <w:spacing w:val="-2"/>
                <w:lang w:val="en-US"/>
              </w:rPr>
              <w:t xml:space="preserve">company limited, duly incorporated under the laws of UAE, having its registered office at </w:t>
            </w:r>
            <w:r w:rsidRPr="00710552">
              <w:rPr>
                <w:rFonts w:ascii="Arial" w:hAnsi="Arial" w:cs="Arial"/>
                <w:color w:val="000000" w:themeColor="text1"/>
                <w:lang w:val="en-US"/>
              </w:rPr>
              <w:t xml:space="preserve">Business Center 1, M Floor, The Meydan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Nad Al Sheba, Dubai, UAE, and represented herein by Mr. Siradej Donavanik, as its Director </w:t>
            </w:r>
            <w:r w:rsidRPr="00710552">
              <w:rPr>
                <w:rFonts w:ascii="Arial" w:hAnsi="Arial" w:cs="Arial"/>
                <w:color w:val="000000" w:themeColor="text1"/>
                <w:spacing w:val="-2"/>
                <w:lang w:val="en-US"/>
              </w:rPr>
              <w:t>(hereinafter referred to as “</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 xml:space="preserve">”) which term shall, </w:t>
            </w:r>
            <w:r w:rsidRPr="00710552">
              <w:rPr>
                <w:rFonts w:ascii="Arial" w:hAnsi="Arial" w:cs="Arial"/>
                <w:color w:val="000000" w:themeColor="text1"/>
                <w:lang w:val="en-US"/>
              </w:rPr>
              <w:t>unless repugnant to the context or meaning thereof, be deemed to mean and include its successors, Affiliates and permitted assignees)</w:t>
            </w:r>
            <w:r w:rsidRPr="00710552">
              <w:rPr>
                <w:rFonts w:ascii="Arial" w:hAnsi="Arial" w:cs="Arial"/>
                <w:color w:val="000000" w:themeColor="text1"/>
                <w:spacing w:val="-2"/>
                <w:lang w:val="en-US"/>
              </w:rPr>
              <w:t xml:space="preserve">, of the </w:t>
            </w:r>
            <w:r w:rsidRPr="00710552">
              <w:rPr>
                <w:rFonts w:ascii="Arial" w:hAnsi="Arial" w:cs="Arial"/>
                <w:b/>
                <w:color w:val="000000" w:themeColor="text1"/>
                <w:spacing w:val="-2"/>
                <w:lang w:val="en-US"/>
              </w:rPr>
              <w:t>First Part</w:t>
            </w:r>
            <w:r w:rsidRPr="00710552">
              <w:rPr>
                <w:rFonts w:ascii="Arial" w:hAnsi="Arial" w:cs="Arial"/>
                <w:color w:val="000000" w:themeColor="text1"/>
                <w:spacing w:val="-2"/>
                <w:lang w:val="en-US"/>
              </w:rPr>
              <w:t>; and</w:t>
            </w:r>
          </w:p>
        </w:tc>
      </w:tr>
      <w:tr w:rsidR="00710552" w:rsidRPr="007B6CAE" w14:paraId="75E901F1" w14:textId="77777777">
        <w:tc>
          <w:tcPr>
            <w:tcW w:w="4320" w:type="dxa"/>
          </w:tcPr>
          <w:p w14:paraId="53000000" w14:textId="2B7CB6BC" w:rsidR="00C95F17" w:rsidRPr="00710552" w:rsidRDefault="001C5FC3" w:rsidP="006861AF">
            <w:pPr>
              <w:spacing w:before="120"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ООО «Морской Порт Геленджик» </w:t>
            </w:r>
            <w:r w:rsidRPr="00710552">
              <w:rPr>
                <w:rFonts w:ascii="Arial" w:hAnsi="Arial" w:cs="Arial"/>
                <w:color w:val="000000" w:themeColor="text1"/>
                <w:spacing w:val="-2"/>
              </w:rPr>
              <w:t xml:space="preserve">компания, зарегистрированная в установленном порядке в соответствии с законодательством </w:t>
            </w:r>
            <w:del w:id="8" w:author="Arina Dovzhenko" w:date="2025-11-28T15:22:00Z" w16du:dateUtc="2025-11-28T12:22:00Z">
              <w:r w:rsidRPr="00710552" w:rsidDel="003F04A1">
                <w:rPr>
                  <w:rFonts w:ascii="Arial" w:hAnsi="Arial" w:cs="Arial"/>
                  <w:color w:val="000000" w:themeColor="text1"/>
                  <w:spacing w:val="-2"/>
                </w:rPr>
                <w:delText>России</w:delText>
              </w:r>
            </w:del>
            <w:ins w:id="9" w:author="Arina Dovzhenko" w:date="2025-11-28T15:22:00Z" w16du:dateUtc="2025-11-28T12:22:00Z">
              <w:r w:rsidR="003F04A1">
                <w:rPr>
                  <w:rFonts w:ascii="Arial" w:hAnsi="Arial" w:cs="Arial"/>
                  <w:color w:val="000000" w:themeColor="text1"/>
                  <w:spacing w:val="-2"/>
                </w:rPr>
                <w:t>Российской Федерации</w:t>
              </w:r>
            </w:ins>
            <w:r w:rsidRPr="00710552">
              <w:rPr>
                <w:rFonts w:ascii="Arial" w:hAnsi="Arial" w:cs="Arial"/>
                <w:color w:val="000000" w:themeColor="text1"/>
                <w:spacing w:val="-2"/>
              </w:rPr>
              <w:t xml:space="preserve">, имеющая зарегистрированный офис с местоположением по адресу Российская Федерация 353460, Краснодарский край, </w:t>
            </w:r>
            <w:proofErr w:type="spellStart"/>
            <w:r w:rsidRPr="00710552">
              <w:rPr>
                <w:rFonts w:ascii="Arial" w:hAnsi="Arial" w:cs="Arial"/>
                <w:color w:val="000000" w:themeColor="text1"/>
                <w:spacing w:val="-2"/>
              </w:rPr>
              <w:t>г.о</w:t>
            </w:r>
            <w:proofErr w:type="spellEnd"/>
            <w:r w:rsidRPr="00710552">
              <w:rPr>
                <w:rFonts w:ascii="Arial" w:hAnsi="Arial" w:cs="Arial"/>
                <w:color w:val="000000" w:themeColor="text1"/>
                <w:spacing w:val="-2"/>
              </w:rPr>
              <w:t xml:space="preserve">. город-курорт Геленджик, г Геленджик, </w:t>
            </w:r>
            <w:proofErr w:type="spellStart"/>
            <w:r w:rsidRPr="00710552">
              <w:rPr>
                <w:rFonts w:ascii="Arial" w:hAnsi="Arial" w:cs="Arial"/>
                <w:color w:val="000000" w:themeColor="text1"/>
                <w:spacing w:val="-2"/>
              </w:rPr>
              <w:t>ул</w:t>
            </w:r>
            <w:proofErr w:type="spellEnd"/>
            <w:r w:rsidRPr="00710552">
              <w:rPr>
                <w:rFonts w:ascii="Arial" w:hAnsi="Arial" w:cs="Arial"/>
                <w:color w:val="000000" w:themeColor="text1"/>
                <w:spacing w:val="-2"/>
              </w:rPr>
              <w:t xml:space="preserve"> Кирова, д. 130, </w:t>
            </w:r>
            <w:proofErr w:type="spellStart"/>
            <w:r w:rsidRPr="00710552">
              <w:rPr>
                <w:rFonts w:ascii="Arial" w:hAnsi="Arial" w:cs="Arial"/>
                <w:color w:val="000000" w:themeColor="text1"/>
                <w:spacing w:val="-2"/>
              </w:rPr>
              <w:t>помещ</w:t>
            </w:r>
            <w:proofErr w:type="spellEnd"/>
            <w:r w:rsidRPr="00710552">
              <w:rPr>
                <w:rFonts w:ascii="Arial" w:hAnsi="Arial" w:cs="Arial"/>
                <w:color w:val="000000" w:themeColor="text1"/>
                <w:spacing w:val="-2"/>
              </w:rPr>
              <w:t xml:space="preserve">. 3, офис 89  и представленный в настоящем документе Генеральным директором Колбиным Владимиром Петровичем  (далее именуемый </w:t>
            </w:r>
            <w:r w:rsidRPr="00710552">
              <w:rPr>
                <w:rFonts w:ascii="Arial" w:hAnsi="Arial" w:cs="Arial"/>
                <w:b/>
                <w:color w:val="000000" w:themeColor="text1"/>
                <w:spacing w:val="-2"/>
              </w:rPr>
              <w:t>«Владелец»</w:t>
            </w:r>
            <w:r w:rsidRPr="00710552">
              <w:rPr>
                <w:rFonts w:ascii="Arial" w:hAnsi="Arial" w:cs="Arial"/>
                <w:color w:val="000000" w:themeColor="text1"/>
                <w:spacing w:val="-2"/>
              </w:rPr>
              <w:t xml:space="preserve">, данный термин, если он не противоречит его контексту или значению, означает и включает его правопреемников, Аффилированных лиц и разрешенных правопреемников) </w:t>
            </w:r>
            <w:r w:rsidRPr="00710552">
              <w:rPr>
                <w:rFonts w:ascii="Arial" w:hAnsi="Arial" w:cs="Arial"/>
                <w:b/>
                <w:color w:val="000000" w:themeColor="text1"/>
                <w:spacing w:val="-2"/>
              </w:rPr>
              <w:t>с другой Стороны;</w:t>
            </w:r>
          </w:p>
        </w:tc>
        <w:tc>
          <w:tcPr>
            <w:tcW w:w="4320" w:type="dxa"/>
          </w:tcPr>
          <w:p w14:paraId="54000000" w14:textId="019BA734" w:rsidR="00C95F17" w:rsidRPr="00710552" w:rsidRDefault="001C5FC3" w:rsidP="006861AF">
            <w:pPr>
              <w:spacing w:before="120" w:line="276" w:lineRule="auto"/>
              <w:jc w:val="both"/>
              <w:rPr>
                <w:rFonts w:ascii="Arial" w:hAnsi="Arial" w:cs="Arial"/>
                <w:color w:val="000000" w:themeColor="text1"/>
                <w:lang w:val="en-US"/>
              </w:rPr>
            </w:pPr>
            <w:r w:rsidRPr="00710552">
              <w:rPr>
                <w:rFonts w:ascii="Arial" w:hAnsi="Arial" w:cs="Arial"/>
                <w:b/>
                <w:color w:val="000000" w:themeColor="text1"/>
                <w:lang w:val="en-US"/>
              </w:rPr>
              <w:t xml:space="preserve">LLC Sea Port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w:t>
            </w:r>
            <w:r w:rsidRPr="00710552">
              <w:rPr>
                <w:rFonts w:ascii="Arial" w:hAnsi="Arial" w:cs="Arial"/>
                <w:color w:val="000000" w:themeColor="text1"/>
                <w:lang w:val="en-US"/>
              </w:rPr>
              <w:t xml:space="preserve">a company duly incorporated under the laws of </w:t>
            </w:r>
            <w:ins w:id="10" w:author="Arina Dovzhenko" w:date="2025-11-28T15:22:00Z" w16du:dateUtc="2025-11-28T12:22:00Z">
              <w:r w:rsidR="003F04A1">
                <w:rPr>
                  <w:rFonts w:ascii="Arial" w:hAnsi="Arial" w:cs="Arial"/>
                  <w:color w:val="000000" w:themeColor="text1"/>
                  <w:lang w:val="en-US"/>
                </w:rPr>
                <w:t xml:space="preserve">the </w:t>
              </w:r>
            </w:ins>
            <w:r w:rsidRPr="00710552">
              <w:rPr>
                <w:rFonts w:ascii="Arial" w:hAnsi="Arial" w:cs="Arial"/>
                <w:color w:val="000000" w:themeColor="text1"/>
                <w:lang w:val="en-US"/>
              </w:rPr>
              <w:t>Russia</w:t>
            </w:r>
            <w:ins w:id="11" w:author="Arina Dovzhenko" w:date="2025-11-28T15:22:00Z" w16du:dateUtc="2025-11-28T12:22:00Z">
              <w:r w:rsidR="003F04A1">
                <w:rPr>
                  <w:rFonts w:ascii="Arial" w:hAnsi="Arial" w:cs="Arial"/>
                  <w:color w:val="000000" w:themeColor="text1"/>
                  <w:lang w:val="en-US"/>
                </w:rPr>
                <w:t>n Federation</w:t>
              </w:r>
            </w:ins>
            <w:r w:rsidRPr="00710552">
              <w:rPr>
                <w:rFonts w:ascii="Arial" w:hAnsi="Arial" w:cs="Arial"/>
                <w:color w:val="000000" w:themeColor="text1"/>
                <w:lang w:val="en-US"/>
              </w:rPr>
              <w:t xml:space="preserve">, having its registered office at Russian Federation 353460, Krasnodar region,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urban district,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city, Kirova street, building 130, room 3, office 89, and represented herein by Mr. Vladimir Petrovich Kolbin, General Director (hereinafter referred to as the “</w:t>
            </w:r>
            <w:r w:rsidRPr="00710552">
              <w:rPr>
                <w:rFonts w:ascii="Arial" w:hAnsi="Arial" w:cs="Arial"/>
                <w:b/>
                <w:color w:val="000000" w:themeColor="text1"/>
                <w:lang w:val="en-US"/>
              </w:rPr>
              <w:t>Owner</w:t>
            </w:r>
            <w:r w:rsidRPr="00710552">
              <w:rPr>
                <w:rFonts w:ascii="Arial" w:hAnsi="Arial" w:cs="Arial"/>
                <w:color w:val="000000" w:themeColor="text1"/>
                <w:lang w:val="en-US"/>
              </w:rPr>
              <w:t>” which term shall, unless repugnant to the context or meaning thereof, be deemed to mean and include its successors, Affiliates and permitted assignees) of the Second Part;</w:t>
            </w:r>
          </w:p>
          <w:p w14:paraId="55000000" w14:textId="77777777" w:rsidR="00C95F17" w:rsidRPr="00710552" w:rsidRDefault="00C95F17" w:rsidP="006861AF">
            <w:pPr>
              <w:spacing w:before="120" w:line="276" w:lineRule="auto"/>
              <w:jc w:val="both"/>
              <w:rPr>
                <w:rFonts w:ascii="Arial" w:hAnsi="Arial" w:cs="Arial"/>
                <w:color w:val="000000" w:themeColor="text1"/>
                <w:lang w:val="en-US"/>
              </w:rPr>
            </w:pPr>
          </w:p>
        </w:tc>
      </w:tr>
      <w:tr w:rsidR="00710552" w:rsidRPr="007B6CAE" w14:paraId="06FC6434" w14:textId="77777777">
        <w:tc>
          <w:tcPr>
            <w:tcW w:w="4320" w:type="dxa"/>
          </w:tcPr>
          <w:p w14:paraId="56000000" w14:textId="77777777" w:rsidR="00C95F17" w:rsidRPr="00710552" w:rsidRDefault="001C5FC3" w:rsidP="006861AF">
            <w:pPr>
              <w:spacing w:before="120" w:after="0" w:line="276" w:lineRule="auto"/>
              <w:rPr>
                <w:rFonts w:ascii="Arial" w:hAnsi="Arial" w:cs="Arial"/>
                <w:color w:val="000000" w:themeColor="text1"/>
                <w:spacing w:val="-2"/>
              </w:rPr>
            </w:pPr>
            <w:r w:rsidRPr="00710552">
              <w:rPr>
                <w:rFonts w:ascii="Arial" w:hAnsi="Arial" w:cs="Arial"/>
                <w:color w:val="000000" w:themeColor="text1"/>
                <w:spacing w:val="-2"/>
              </w:rPr>
              <w:t xml:space="preserve">DI и Владелец далее по отдельности именуются </w:t>
            </w:r>
            <w:r w:rsidRPr="00710552">
              <w:rPr>
                <w:rFonts w:ascii="Arial" w:hAnsi="Arial" w:cs="Arial"/>
                <w:b/>
                <w:color w:val="000000" w:themeColor="text1"/>
                <w:spacing w:val="-2"/>
              </w:rPr>
              <w:t>«Сторона»</w:t>
            </w:r>
            <w:r w:rsidRPr="00710552">
              <w:rPr>
                <w:rFonts w:ascii="Arial" w:hAnsi="Arial" w:cs="Arial"/>
                <w:color w:val="000000" w:themeColor="text1"/>
                <w:spacing w:val="-2"/>
              </w:rPr>
              <w:t xml:space="preserve">, а совместно - </w:t>
            </w:r>
            <w:r w:rsidRPr="00710552">
              <w:rPr>
                <w:rFonts w:ascii="Arial" w:hAnsi="Arial" w:cs="Arial"/>
                <w:b/>
                <w:color w:val="000000" w:themeColor="text1"/>
                <w:spacing w:val="-2"/>
              </w:rPr>
              <w:t>«Стороны»</w:t>
            </w:r>
            <w:r w:rsidRPr="00710552">
              <w:rPr>
                <w:rFonts w:ascii="Arial" w:hAnsi="Arial" w:cs="Arial"/>
                <w:color w:val="000000" w:themeColor="text1"/>
                <w:spacing w:val="-2"/>
              </w:rPr>
              <w:t>.</w:t>
            </w:r>
          </w:p>
        </w:tc>
        <w:tc>
          <w:tcPr>
            <w:tcW w:w="4320" w:type="dxa"/>
          </w:tcPr>
          <w:p w14:paraId="57000000" w14:textId="77777777" w:rsidR="00C95F17" w:rsidRPr="00710552" w:rsidRDefault="001C5FC3" w:rsidP="006861AF">
            <w:pPr>
              <w:pStyle w:val="af"/>
              <w:spacing w:before="120" w:after="0" w:line="276" w:lineRule="auto"/>
              <w:rPr>
                <w:rFonts w:ascii="Arial" w:hAnsi="Arial" w:cs="Arial"/>
                <w:color w:val="000000" w:themeColor="text1"/>
                <w:lang w:val="en-US"/>
              </w:rPr>
            </w:pPr>
            <w:r w:rsidRPr="00710552">
              <w:rPr>
                <w:rFonts w:ascii="Arial" w:hAnsi="Arial" w:cs="Arial"/>
                <w:color w:val="000000" w:themeColor="text1"/>
                <w:lang w:val="en-US"/>
              </w:rPr>
              <w:t>DI and the Owner are hereinafter individually referred to as a “</w:t>
            </w:r>
            <w:r w:rsidRPr="00710552">
              <w:rPr>
                <w:rFonts w:ascii="Arial" w:hAnsi="Arial" w:cs="Arial"/>
                <w:b/>
                <w:color w:val="000000" w:themeColor="text1"/>
                <w:lang w:val="en-US"/>
              </w:rPr>
              <w:t>Party</w:t>
            </w:r>
            <w:r w:rsidRPr="00710552">
              <w:rPr>
                <w:rFonts w:ascii="Arial" w:hAnsi="Arial" w:cs="Arial"/>
                <w:color w:val="000000" w:themeColor="text1"/>
                <w:lang w:val="en-US"/>
              </w:rPr>
              <w:t>” and jointly as “</w:t>
            </w:r>
            <w:r w:rsidRPr="00710552">
              <w:rPr>
                <w:rFonts w:ascii="Arial" w:hAnsi="Arial" w:cs="Arial"/>
                <w:b/>
                <w:color w:val="000000" w:themeColor="text1"/>
                <w:lang w:val="en-US"/>
              </w:rPr>
              <w:t>Parties</w:t>
            </w:r>
            <w:r w:rsidRPr="00710552">
              <w:rPr>
                <w:rFonts w:ascii="Arial" w:hAnsi="Arial" w:cs="Arial"/>
                <w:color w:val="000000" w:themeColor="text1"/>
                <w:lang w:val="en-US"/>
              </w:rPr>
              <w:t>”.</w:t>
            </w:r>
          </w:p>
        </w:tc>
      </w:tr>
      <w:tr w:rsidR="00710552" w:rsidRPr="00710552" w14:paraId="1B9CD6DD" w14:textId="77777777">
        <w:tc>
          <w:tcPr>
            <w:tcW w:w="4320" w:type="dxa"/>
          </w:tcPr>
          <w:p w14:paraId="58000000" w14:textId="77777777" w:rsidR="00C95F17" w:rsidRPr="00710552" w:rsidRDefault="001C5FC3" w:rsidP="006861AF">
            <w:pPr>
              <w:spacing w:before="120" w:after="0" w:line="276" w:lineRule="auto"/>
              <w:rPr>
                <w:rFonts w:ascii="Arial" w:hAnsi="Arial" w:cs="Arial"/>
                <w:b/>
                <w:color w:val="000000" w:themeColor="text1"/>
                <w:spacing w:val="-2"/>
              </w:rPr>
            </w:pPr>
            <w:r w:rsidRPr="00710552">
              <w:rPr>
                <w:rFonts w:ascii="Arial" w:hAnsi="Arial" w:cs="Arial"/>
                <w:b/>
                <w:color w:val="000000" w:themeColor="text1"/>
                <w:spacing w:val="-2"/>
              </w:rPr>
              <w:t>Поскольку:</w:t>
            </w:r>
          </w:p>
        </w:tc>
        <w:tc>
          <w:tcPr>
            <w:tcW w:w="4320" w:type="dxa"/>
          </w:tcPr>
          <w:p w14:paraId="59000000" w14:textId="77777777" w:rsidR="00C95F17" w:rsidRPr="00710552" w:rsidRDefault="001C5FC3" w:rsidP="006861AF">
            <w:pPr>
              <w:pStyle w:val="af"/>
              <w:spacing w:before="120" w:after="0" w:line="276" w:lineRule="auto"/>
              <w:rPr>
                <w:rFonts w:ascii="Arial" w:hAnsi="Arial" w:cs="Arial"/>
                <w:color w:val="000000" w:themeColor="text1"/>
                <w:spacing w:val="-2"/>
              </w:rPr>
            </w:pPr>
            <w:proofErr w:type="spellStart"/>
            <w:r w:rsidRPr="00710552">
              <w:rPr>
                <w:rFonts w:ascii="Arial" w:hAnsi="Arial" w:cs="Arial"/>
                <w:b/>
                <w:color w:val="000000" w:themeColor="text1"/>
                <w:spacing w:val="-2"/>
              </w:rPr>
              <w:t>Whereas</w:t>
            </w:r>
            <w:proofErr w:type="spellEnd"/>
            <w:r w:rsidRPr="00710552">
              <w:rPr>
                <w:rFonts w:ascii="Arial" w:hAnsi="Arial" w:cs="Arial"/>
                <w:color w:val="000000" w:themeColor="text1"/>
                <w:spacing w:val="-2"/>
              </w:rPr>
              <w:t>:</w:t>
            </w:r>
          </w:p>
        </w:tc>
      </w:tr>
      <w:tr w:rsidR="00710552" w:rsidRPr="007B6CAE" w14:paraId="6AEBAA0F" w14:textId="77777777">
        <w:tc>
          <w:tcPr>
            <w:tcW w:w="4320" w:type="dxa"/>
          </w:tcPr>
          <w:p w14:paraId="5D000000" w14:textId="5A538BD7"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rPr>
            </w:pPr>
            <w:r w:rsidRPr="00710552">
              <w:rPr>
                <w:rFonts w:ascii="Arial" w:hAnsi="Arial" w:cs="Arial"/>
                <w:color w:val="000000" w:themeColor="text1"/>
              </w:rPr>
              <w:t xml:space="preserve">В соответствии с письмом о намерениях от 24 июля 2025 года, подписанным обеими сторонами, Владельцем планируется строительство международного роскошного курорта высшей </w:t>
            </w:r>
            <w:r w:rsidRPr="00710552">
              <w:rPr>
                <w:rFonts w:ascii="Arial" w:hAnsi="Arial" w:cs="Arial"/>
                <w:color w:val="000000" w:themeColor="text1"/>
              </w:rPr>
              <w:lastRenderedPageBreak/>
              <w:t>категории 5 звезд в г. Геленджик, Краснодарский край, Российская Федерация (далее — «</w:t>
            </w:r>
            <w:r w:rsidRPr="00710552">
              <w:rPr>
                <w:rFonts w:ascii="Arial" w:hAnsi="Arial" w:cs="Arial"/>
                <w:b/>
                <w:color w:val="000000" w:themeColor="text1"/>
              </w:rPr>
              <w:t>Отель</w:t>
            </w:r>
            <w:r w:rsidRPr="00710552">
              <w:rPr>
                <w:rFonts w:ascii="Arial" w:hAnsi="Arial" w:cs="Arial"/>
                <w:color w:val="000000" w:themeColor="text1"/>
              </w:rPr>
              <w:t>»),</w:t>
            </w:r>
            <w:ins w:id="12" w:author="Arina Dovzhenko" w:date="2025-11-28T18:18:00Z" w16du:dateUtc="2025-11-28T15:18:00Z">
              <w:r w:rsidR="00937067">
                <w:rPr>
                  <w:rFonts w:ascii="Arial" w:hAnsi="Arial" w:cs="Arial"/>
                  <w:color w:val="000000" w:themeColor="text1"/>
                </w:rPr>
                <w:t xml:space="preserve"> описание которого </w:t>
              </w:r>
              <w:r w:rsidR="00937067" w:rsidRPr="00710552">
                <w:rPr>
                  <w:rFonts w:ascii="Arial" w:hAnsi="Arial" w:cs="Arial"/>
                  <w:color w:val="000000" w:themeColor="text1"/>
                </w:rPr>
                <w:t xml:space="preserve">  </w:t>
              </w:r>
              <w:r w:rsidR="00937067">
                <w:rPr>
                  <w:rFonts w:ascii="Arial" w:hAnsi="Arial" w:cs="Arial"/>
                  <w:color w:val="000000" w:themeColor="text1"/>
                </w:rPr>
                <w:t xml:space="preserve">приведено в </w:t>
              </w:r>
              <w:r w:rsidR="00937067" w:rsidRPr="005F34AF">
                <w:rPr>
                  <w:rFonts w:ascii="Arial" w:hAnsi="Arial" w:cs="Arial"/>
                  <w:b/>
                  <w:bCs/>
                  <w:color w:val="000000" w:themeColor="text1"/>
                  <w:u w:val="single"/>
                </w:rPr>
                <w:t>Приложении 4</w:t>
              </w:r>
              <w:r w:rsidR="00937067">
                <w:rPr>
                  <w:rFonts w:ascii="Arial" w:hAnsi="Arial" w:cs="Arial"/>
                  <w:color w:val="000000" w:themeColor="text1"/>
                </w:rPr>
                <w:t xml:space="preserve"> и</w:t>
              </w:r>
            </w:ins>
            <w:r w:rsidRPr="00710552">
              <w:rPr>
                <w:rFonts w:ascii="Arial" w:hAnsi="Arial" w:cs="Arial"/>
                <w:color w:val="000000" w:themeColor="text1"/>
              </w:rPr>
              <w:t xml:space="preserve">  соответствующего стандартным требованиям бренда </w:t>
            </w:r>
            <w:proofErr w:type="spellStart"/>
            <w:r w:rsidRPr="00710552">
              <w:rPr>
                <w:rFonts w:ascii="Arial" w:hAnsi="Arial" w:cs="Arial"/>
                <w:color w:val="000000" w:themeColor="text1"/>
              </w:rPr>
              <w:t>Dusit</w:t>
            </w:r>
            <w:proofErr w:type="spellEnd"/>
            <w:r w:rsidRPr="00710552">
              <w:rPr>
                <w:rFonts w:ascii="Arial" w:hAnsi="Arial" w:cs="Arial"/>
                <w:color w:val="000000" w:themeColor="text1"/>
              </w:rPr>
              <w:t xml:space="preserve"> (далее — «</w:t>
            </w:r>
            <w:r w:rsidRPr="003F04A1">
              <w:rPr>
                <w:rFonts w:ascii="Arial" w:hAnsi="Arial" w:cs="Arial"/>
                <w:b/>
                <w:bCs/>
                <w:color w:val="000000" w:themeColor="text1"/>
                <w:rPrChange w:id="13" w:author="Arina Dovzhenko" w:date="2025-11-28T15:24:00Z" w16du:dateUtc="2025-11-28T12:24:00Z">
                  <w:rPr>
                    <w:rFonts w:ascii="Arial" w:hAnsi="Arial" w:cs="Arial"/>
                    <w:color w:val="000000" w:themeColor="text1"/>
                  </w:rPr>
                </w:rPrChange>
              </w:rPr>
              <w:t xml:space="preserve">Стандарты бренда </w:t>
            </w:r>
            <w:proofErr w:type="spellStart"/>
            <w:r w:rsidRPr="003F04A1">
              <w:rPr>
                <w:rFonts w:ascii="Arial" w:hAnsi="Arial" w:cs="Arial"/>
                <w:b/>
                <w:bCs/>
                <w:color w:val="000000" w:themeColor="text1"/>
                <w:rPrChange w:id="14" w:author="Arina Dovzhenko" w:date="2025-11-28T15:24:00Z" w16du:dateUtc="2025-11-28T12:24:00Z">
                  <w:rPr>
                    <w:rFonts w:ascii="Arial" w:hAnsi="Arial" w:cs="Arial"/>
                    <w:color w:val="000000" w:themeColor="text1"/>
                  </w:rPr>
                </w:rPrChange>
              </w:rPr>
              <w:t>Dusit</w:t>
            </w:r>
            <w:proofErr w:type="spellEnd"/>
            <w:r w:rsidRPr="00710552">
              <w:rPr>
                <w:rFonts w:ascii="Arial" w:hAnsi="Arial" w:cs="Arial"/>
                <w:color w:val="000000" w:themeColor="text1"/>
              </w:rPr>
              <w:t>») и предназначенного для эксплуатации под названием «</w:t>
            </w:r>
            <w:proofErr w:type="spellStart"/>
            <w:r w:rsidRPr="00710552">
              <w:rPr>
                <w:rFonts w:ascii="Arial" w:hAnsi="Arial" w:cs="Arial"/>
                <w:b/>
                <w:color w:val="000000" w:themeColor="text1"/>
              </w:rPr>
              <w:t>Dusit</w:t>
            </w:r>
            <w:proofErr w:type="spellEnd"/>
            <w:r w:rsidRPr="00710552">
              <w:rPr>
                <w:rFonts w:ascii="Arial" w:hAnsi="Arial" w:cs="Arial"/>
                <w:b/>
                <w:color w:val="000000" w:themeColor="text1"/>
              </w:rPr>
              <w:t xml:space="preserve"> </w:t>
            </w:r>
            <w:proofErr w:type="spellStart"/>
            <w:r w:rsidRPr="00710552">
              <w:rPr>
                <w:rFonts w:ascii="Arial" w:hAnsi="Arial" w:cs="Arial"/>
                <w:b/>
                <w:color w:val="000000" w:themeColor="text1"/>
              </w:rPr>
              <w:t>Thani</w:t>
            </w:r>
            <w:proofErr w:type="spellEnd"/>
            <w:r w:rsidRPr="00710552">
              <w:rPr>
                <w:rFonts w:ascii="Arial" w:hAnsi="Arial" w:cs="Arial"/>
                <w:b/>
                <w:color w:val="000000" w:themeColor="text1"/>
              </w:rPr>
              <w:t xml:space="preserve"> </w:t>
            </w:r>
            <w:proofErr w:type="spellStart"/>
            <w:r w:rsidRPr="00710552">
              <w:rPr>
                <w:rFonts w:ascii="Arial" w:hAnsi="Arial" w:cs="Arial"/>
                <w:b/>
                <w:color w:val="000000" w:themeColor="text1"/>
              </w:rPr>
              <w:t>Gelendzhik</w:t>
            </w:r>
            <w:proofErr w:type="spellEnd"/>
            <w:r w:rsidRPr="00710552">
              <w:rPr>
                <w:rFonts w:ascii="Arial" w:hAnsi="Arial" w:cs="Arial"/>
                <w:b/>
                <w:color w:val="000000" w:themeColor="text1"/>
              </w:rPr>
              <w:t xml:space="preserve"> Marina</w:t>
            </w:r>
            <w:r w:rsidRPr="00710552">
              <w:rPr>
                <w:rFonts w:ascii="Arial" w:hAnsi="Arial" w:cs="Arial"/>
                <w:color w:val="000000" w:themeColor="text1"/>
              </w:rPr>
              <w:t>»</w:t>
            </w:r>
            <w:r w:rsidR="00B55A4D" w:rsidRPr="00710552">
              <w:rPr>
                <w:rFonts w:ascii="Arial" w:hAnsi="Arial" w:cs="Arial"/>
                <w:color w:val="000000" w:themeColor="text1"/>
                <w:cs/>
                <w:lang w:bidi="th-TH"/>
              </w:rPr>
              <w:t>.</w:t>
            </w:r>
          </w:p>
        </w:tc>
        <w:tc>
          <w:tcPr>
            <w:tcW w:w="4320" w:type="dxa"/>
          </w:tcPr>
          <w:p w14:paraId="61000000" w14:textId="2ABF5B12"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In Pursuant to the Letter of Intent dated July 24, 2025 executed by both Parties, the Owner intends to develop an upper-tier 5star international luxury resort in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Krasnodar, Russian Federation (the “</w:t>
            </w:r>
            <w:r w:rsidRPr="00710552">
              <w:rPr>
                <w:rFonts w:ascii="Arial" w:hAnsi="Arial" w:cs="Arial"/>
                <w:b/>
                <w:color w:val="000000" w:themeColor="text1"/>
                <w:lang w:val="en-US"/>
              </w:rPr>
              <w:t>Hotel</w:t>
            </w:r>
            <w:r w:rsidRPr="00710552">
              <w:rPr>
                <w:rFonts w:ascii="Arial" w:hAnsi="Arial" w:cs="Arial"/>
                <w:color w:val="000000" w:themeColor="text1"/>
                <w:lang w:val="en-US"/>
              </w:rPr>
              <w:t xml:space="preserve">”), </w:t>
            </w:r>
            <w:ins w:id="15" w:author="Arina Dovzhenko" w:date="2025-11-28T18:18:00Z" w16du:dateUtc="2025-11-28T15:18:00Z">
              <w:r w:rsidR="00294052">
                <w:rPr>
                  <w:rFonts w:ascii="Arial" w:hAnsi="Arial" w:cs="Arial"/>
                  <w:color w:val="000000" w:themeColor="text1"/>
                  <w:lang w:val="en-US"/>
                </w:rPr>
                <w:t xml:space="preserve">description of </w:t>
              </w:r>
              <w:r w:rsidR="00294052">
                <w:rPr>
                  <w:rFonts w:ascii="Arial" w:hAnsi="Arial" w:cs="Arial"/>
                  <w:color w:val="000000" w:themeColor="text1"/>
                  <w:lang w:val="en-US"/>
                </w:rPr>
                <w:lastRenderedPageBreak/>
                <w:t xml:space="preserve">which is provided in </w:t>
              </w:r>
              <w:r w:rsidR="00294052" w:rsidRPr="003819A2">
                <w:rPr>
                  <w:rFonts w:ascii="Arial" w:hAnsi="Arial" w:cs="Arial"/>
                  <w:b/>
                  <w:bCs/>
                  <w:color w:val="000000" w:themeColor="text1"/>
                  <w:u w:val="single"/>
                  <w:lang w:val="en-US"/>
                </w:rPr>
                <w:t>Schedule 4</w:t>
              </w:r>
              <w:r w:rsidR="00294052">
                <w:rPr>
                  <w:rFonts w:ascii="Arial" w:hAnsi="Arial" w:cs="Arial"/>
                  <w:color w:val="000000" w:themeColor="text1"/>
                  <w:lang w:val="en-US"/>
                </w:rPr>
                <w:t xml:space="preserve"> and </w:t>
              </w:r>
            </w:ins>
            <w:r w:rsidRPr="00710552">
              <w:rPr>
                <w:rFonts w:ascii="Arial" w:hAnsi="Arial" w:cs="Arial"/>
                <w:color w:val="000000" w:themeColor="text1"/>
                <w:lang w:val="en-US"/>
              </w:rPr>
              <w:t xml:space="preserve">which complies with the standard qualifications of the Dusit </w:t>
            </w:r>
            <w:del w:id="16" w:author="Arina Dovzhenko" w:date="2025-11-28T15:24:00Z" w16du:dateUtc="2025-11-28T12:24:00Z">
              <w:r w:rsidRPr="00710552" w:rsidDel="003F04A1">
                <w:rPr>
                  <w:rFonts w:ascii="Arial" w:hAnsi="Arial" w:cs="Arial"/>
                  <w:color w:val="000000" w:themeColor="text1"/>
                  <w:lang w:val="en-US"/>
                </w:rPr>
                <w:delText>B</w:delText>
              </w:r>
            </w:del>
            <w:ins w:id="17" w:author="Arina Dovzhenko" w:date="2025-11-28T15:24:00Z" w16du:dateUtc="2025-11-28T12:24:00Z">
              <w:r w:rsidR="003F04A1">
                <w:rPr>
                  <w:rFonts w:ascii="Arial" w:hAnsi="Arial" w:cs="Arial"/>
                  <w:color w:val="000000" w:themeColor="text1"/>
                  <w:lang w:val="en-US"/>
                </w:rPr>
                <w:t>b</w:t>
              </w:r>
            </w:ins>
            <w:r w:rsidRPr="00710552">
              <w:rPr>
                <w:rFonts w:ascii="Arial" w:hAnsi="Arial" w:cs="Arial"/>
                <w:color w:val="000000" w:themeColor="text1"/>
                <w:lang w:val="en-US"/>
              </w:rPr>
              <w:t xml:space="preserve">rand </w:t>
            </w:r>
            <w:del w:id="18" w:author="Arina Dovzhenko" w:date="2025-11-28T15:25:00Z" w16du:dateUtc="2025-11-28T12:25:00Z">
              <w:r w:rsidRPr="00710552" w:rsidDel="003F04A1">
                <w:rPr>
                  <w:rFonts w:ascii="Arial" w:hAnsi="Arial" w:cs="Arial"/>
                  <w:color w:val="000000" w:themeColor="text1"/>
                  <w:lang w:val="en-US"/>
                </w:rPr>
                <w:delText xml:space="preserve">Standards </w:delText>
              </w:r>
            </w:del>
            <w:ins w:id="19" w:author="Arina Dovzhenko" w:date="2025-11-28T15:25:00Z" w16du:dateUtc="2025-11-28T12:25:00Z">
              <w:r w:rsidR="003F04A1">
                <w:rPr>
                  <w:rFonts w:ascii="Arial" w:hAnsi="Arial" w:cs="Arial"/>
                  <w:color w:val="000000" w:themeColor="text1"/>
                  <w:lang w:val="en-US"/>
                </w:rPr>
                <w:t>s</w:t>
              </w:r>
              <w:r w:rsidR="003F04A1" w:rsidRPr="00710552">
                <w:rPr>
                  <w:rFonts w:ascii="Arial" w:hAnsi="Arial" w:cs="Arial"/>
                  <w:color w:val="000000" w:themeColor="text1"/>
                  <w:lang w:val="en-US"/>
                </w:rPr>
                <w:t xml:space="preserve">tandards </w:t>
              </w:r>
            </w:ins>
            <w:r w:rsidRPr="00710552">
              <w:rPr>
                <w:rFonts w:ascii="Arial" w:hAnsi="Arial" w:cs="Arial"/>
                <w:color w:val="000000" w:themeColor="text1"/>
                <w:lang w:val="en-US"/>
              </w:rPr>
              <w:t>(</w:t>
            </w:r>
            <w:del w:id="20" w:author="Arina Dovzhenko" w:date="2025-11-28T15:25:00Z" w16du:dateUtc="2025-11-28T12:25:00Z">
              <w:r w:rsidRPr="00710552" w:rsidDel="003F04A1">
                <w:rPr>
                  <w:rFonts w:ascii="Arial" w:hAnsi="Arial" w:cs="Arial"/>
                  <w:color w:val="000000" w:themeColor="text1"/>
                  <w:lang w:val="en-US"/>
                </w:rPr>
                <w:delText>as hereinafter defined</w:delText>
              </w:r>
            </w:del>
            <w:ins w:id="21" w:author="Arina Dovzhenko" w:date="2025-11-28T15:25:00Z" w16du:dateUtc="2025-11-28T12:25:00Z">
              <w:r w:rsidR="003F04A1">
                <w:rPr>
                  <w:rFonts w:ascii="Arial" w:hAnsi="Arial" w:cs="Arial"/>
                  <w:color w:val="000000" w:themeColor="text1"/>
                  <w:lang w:val="en-US"/>
                </w:rPr>
                <w:t xml:space="preserve">the </w:t>
              </w:r>
              <w:r w:rsidR="003F04A1" w:rsidRPr="003F04A1">
                <w:rPr>
                  <w:rFonts w:ascii="Arial" w:hAnsi="Arial" w:cs="Arial"/>
                  <w:b/>
                  <w:bCs/>
                  <w:color w:val="000000" w:themeColor="text1"/>
                  <w:lang w:val="en-US"/>
                  <w:rPrChange w:id="22" w:author="Arina Dovzhenko" w:date="2025-11-28T15:25:00Z" w16du:dateUtc="2025-11-28T12:25:00Z">
                    <w:rPr>
                      <w:rFonts w:ascii="Arial" w:hAnsi="Arial" w:cs="Arial"/>
                      <w:color w:val="000000" w:themeColor="text1"/>
                      <w:lang w:val="en-US"/>
                    </w:rPr>
                  </w:rPrChange>
                </w:rPr>
                <w:t>“Dusit Brand Standards</w:t>
              </w:r>
              <w:r w:rsidR="003F04A1">
                <w:rPr>
                  <w:rFonts w:ascii="Arial" w:hAnsi="Arial" w:cs="Arial"/>
                  <w:color w:val="000000" w:themeColor="text1"/>
                  <w:lang w:val="en-US"/>
                </w:rPr>
                <w:t>”</w:t>
              </w:r>
            </w:ins>
            <w:r w:rsidRPr="00710552">
              <w:rPr>
                <w:rFonts w:ascii="Arial" w:hAnsi="Arial" w:cs="Arial"/>
                <w:color w:val="000000" w:themeColor="text1"/>
                <w:lang w:val="en-US"/>
              </w:rPr>
              <w:t>) and is to be operated under the name “</w:t>
            </w:r>
            <w:r w:rsidRPr="00710552">
              <w:rPr>
                <w:rFonts w:ascii="Arial" w:hAnsi="Arial" w:cs="Arial"/>
                <w:b/>
                <w:color w:val="000000" w:themeColor="text1"/>
                <w:lang w:val="en-US"/>
              </w:rPr>
              <w:t xml:space="preserve">Dusit Thani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Marina</w:t>
            </w:r>
            <w:r w:rsidRPr="00710552">
              <w:rPr>
                <w:rFonts w:ascii="Arial" w:hAnsi="Arial" w:cs="Arial"/>
                <w:color w:val="000000" w:themeColor="text1"/>
                <w:lang w:val="en-US"/>
              </w:rPr>
              <w:t>”</w:t>
            </w:r>
            <w:r w:rsidR="00620DCE" w:rsidRPr="00710552">
              <w:rPr>
                <w:rFonts w:ascii="Arial" w:hAnsi="Arial" w:cs="Arial"/>
                <w:color w:val="000000" w:themeColor="text1"/>
                <w:cs/>
                <w:lang w:val="en-US" w:bidi="th-TH"/>
              </w:rPr>
              <w:t>.</w:t>
            </w:r>
          </w:p>
        </w:tc>
      </w:tr>
      <w:tr w:rsidR="00710552" w:rsidRPr="007B6CAE" w14:paraId="74178963" w14:textId="77777777">
        <w:tc>
          <w:tcPr>
            <w:tcW w:w="4320" w:type="dxa"/>
          </w:tcPr>
          <w:p w14:paraId="4B4C3DFE" w14:textId="7937300C" w:rsidR="006861AF" w:rsidRPr="007B6CAE" w:rsidRDefault="006861AF" w:rsidP="006861AF">
            <w:pPr>
              <w:pStyle w:val="af"/>
              <w:spacing w:before="120" w:after="120" w:line="276" w:lineRule="auto"/>
              <w:ind w:left="561"/>
              <w:jc w:val="both"/>
              <w:rPr>
                <w:rFonts w:ascii="Arial" w:hAnsi="Arial" w:cs="Arial"/>
                <w:color w:val="000000" w:themeColor="text1"/>
              </w:rPr>
            </w:pPr>
            <w:r w:rsidRPr="007B6CAE">
              <w:rPr>
                <w:rFonts w:ascii="Arial" w:hAnsi="Arial" w:cs="Arial"/>
                <w:color w:val="000000" w:themeColor="text1"/>
                <w:spacing w:val="-2"/>
              </w:rPr>
              <w:lastRenderedPageBreak/>
              <w:t>Отель, входящий в состав многофункционального комплекса премиум-класса «Марина Геленджик» на берегу Черного моря, представляет собой пятизвездочный гостиничный комплекс, включающий два десятиэтажных здания общей площадью (без террас и эксплуатируемых кровель) около 35 426,5 м².</w:t>
            </w:r>
          </w:p>
        </w:tc>
        <w:tc>
          <w:tcPr>
            <w:tcW w:w="4320" w:type="dxa"/>
          </w:tcPr>
          <w:p w14:paraId="46F3051A" w14:textId="22CA38BF" w:rsidR="006861AF" w:rsidRPr="00710552" w:rsidRDefault="006861AF" w:rsidP="006861AF">
            <w:pPr>
              <w:pStyle w:val="af"/>
              <w:spacing w:before="120" w:after="120" w:line="276" w:lineRule="auto"/>
              <w:ind w:left="494"/>
              <w:jc w:val="both"/>
              <w:rPr>
                <w:rFonts w:ascii="Arial" w:hAnsi="Arial" w:cs="Arial"/>
                <w:color w:val="000000" w:themeColor="text1"/>
                <w:lang w:val="en-US"/>
              </w:rPr>
            </w:pPr>
            <w:r w:rsidRPr="007B6CAE">
              <w:rPr>
                <w:rFonts w:ascii="Arial" w:hAnsi="Arial" w:cs="Arial"/>
                <w:color w:val="000000" w:themeColor="text1"/>
                <w:lang w:val="en-US"/>
              </w:rPr>
              <w:t xml:space="preserve">The Hotel, forming part of the premium-class multifunctional complex “Marina Gelendzhik” located on the Black Sea coast, is a five-star hospitality facility consisting of two 10-storey buildings with a total gross floor area (excluding terraces and roof decks) of approximately 35,426.5 </w:t>
            </w:r>
            <w:proofErr w:type="spellStart"/>
            <w:r w:rsidRPr="007B6CAE">
              <w:rPr>
                <w:rFonts w:ascii="Arial" w:hAnsi="Arial" w:cs="Arial"/>
                <w:color w:val="000000" w:themeColor="text1"/>
                <w:lang w:val="en-US"/>
              </w:rPr>
              <w:t>sq.m</w:t>
            </w:r>
            <w:proofErr w:type="spellEnd"/>
            <w:r w:rsidRPr="007B6CAE">
              <w:rPr>
                <w:rFonts w:ascii="Arial" w:hAnsi="Arial" w:cs="Arial"/>
                <w:color w:val="000000" w:themeColor="text1"/>
                <w:lang w:val="en-US"/>
              </w:rPr>
              <w:t>.</w:t>
            </w:r>
          </w:p>
        </w:tc>
      </w:tr>
      <w:tr w:rsidR="00710552" w:rsidRPr="007B6CAE" w14:paraId="6DE7F01E" w14:textId="77777777">
        <w:tc>
          <w:tcPr>
            <w:tcW w:w="4320" w:type="dxa"/>
          </w:tcPr>
          <w:p w14:paraId="62000000" w14:textId="1CF3152B"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Владелец  соглашается нанять DI для предоставления определенных технических, консультационных и других услуг в отношении планирования, проектирования и оснащения </w:t>
            </w:r>
            <w:del w:id="23" w:author="Arina Dovzhenko" w:date="2025-11-28T15:57:00Z" w16du:dateUtc="2025-11-28T12:57:00Z">
              <w:r w:rsidRPr="00710552" w:rsidDel="00437D97">
                <w:rPr>
                  <w:rFonts w:ascii="Arial" w:hAnsi="Arial" w:cs="Arial"/>
                  <w:color w:val="000000" w:themeColor="text1"/>
                  <w:spacing w:val="-2"/>
                </w:rPr>
                <w:delText>Гостиниц</w:delText>
              </w:r>
              <w:r w:rsidR="002D075C" w:rsidRPr="00710552" w:rsidDel="00437D97">
                <w:rPr>
                  <w:rFonts w:ascii="Arial" w:hAnsi="Arial" w:cs="Arial"/>
                  <w:color w:val="000000" w:themeColor="text1"/>
                  <w:spacing w:val="-2"/>
                </w:rPr>
                <w:delText>ы</w:delText>
              </w:r>
            </w:del>
            <w:ins w:id="24" w:author="Arina Dovzhenko" w:date="2025-11-28T15:57:00Z" w16du:dateUtc="2025-11-28T12:57:00Z">
              <w:r w:rsidR="00437D97">
                <w:rPr>
                  <w:rFonts w:ascii="Arial" w:hAnsi="Arial" w:cs="Arial"/>
                  <w:color w:val="000000" w:themeColor="text1"/>
                  <w:spacing w:val="-2"/>
                </w:rPr>
                <w:t>Отеля</w:t>
              </w:r>
            </w:ins>
            <w:r w:rsidRPr="00710552">
              <w:rPr>
                <w:rFonts w:ascii="Arial" w:hAnsi="Arial" w:cs="Arial"/>
                <w:color w:val="000000" w:themeColor="text1"/>
                <w:spacing w:val="-2"/>
              </w:rPr>
              <w:t xml:space="preserve">, </w:t>
            </w:r>
            <w:del w:id="25" w:author="Arina Dovzhenko" w:date="2025-11-28T15:29:00Z" w16du:dateUtc="2025-11-28T12:29:00Z">
              <w:r w:rsidRPr="00710552" w:rsidDel="003F04A1">
                <w:rPr>
                  <w:rFonts w:ascii="Arial" w:hAnsi="Arial" w:cs="Arial"/>
                  <w:color w:val="000000" w:themeColor="text1"/>
                  <w:spacing w:val="-2"/>
                </w:rPr>
                <w:delText xml:space="preserve">характеристик </w:delText>
              </w:r>
            </w:del>
            <w:ins w:id="26" w:author="Arina Dovzhenko" w:date="2025-11-28T15:29:00Z" w16du:dateUtc="2025-11-28T12:29:00Z">
              <w:r w:rsidR="003F04A1">
                <w:rPr>
                  <w:rFonts w:ascii="Arial" w:hAnsi="Arial" w:cs="Arial"/>
                  <w:color w:val="000000" w:themeColor="text1"/>
                  <w:spacing w:val="-2"/>
                </w:rPr>
                <w:t>спецификаций</w:t>
              </w:r>
              <w:r w:rsidR="003F04A1"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и стандартов для мебели, приспособлений и оборудования </w:t>
            </w:r>
            <w:del w:id="27" w:author="Arina Dovzhenko" w:date="2025-11-28T15:57:00Z" w16du:dateUtc="2025-11-28T12:57:00Z">
              <w:r w:rsidRPr="00710552" w:rsidDel="00437D97">
                <w:rPr>
                  <w:rFonts w:ascii="Arial" w:hAnsi="Arial" w:cs="Arial"/>
                  <w:color w:val="000000" w:themeColor="text1"/>
                  <w:spacing w:val="-2"/>
                </w:rPr>
                <w:delText>Гостиниц</w:delText>
              </w:r>
              <w:r w:rsidR="002D075C" w:rsidRPr="00710552" w:rsidDel="00437D97">
                <w:rPr>
                  <w:rFonts w:ascii="Arial" w:hAnsi="Arial" w:cs="Arial"/>
                  <w:color w:val="000000" w:themeColor="text1"/>
                  <w:spacing w:val="-2"/>
                </w:rPr>
                <w:delText>ы</w:delText>
              </w:r>
            </w:del>
            <w:ins w:id="28" w:author="Arina Dovzhenko" w:date="2025-11-28T15:57:00Z" w16du:dateUtc="2025-11-28T12:57:00Z">
              <w:r w:rsidR="00437D97">
                <w:rPr>
                  <w:rFonts w:ascii="Arial" w:hAnsi="Arial" w:cs="Arial"/>
                  <w:color w:val="000000" w:themeColor="text1"/>
                  <w:spacing w:val="-2"/>
                </w:rPr>
                <w:t>Отеля</w:t>
              </w:r>
            </w:ins>
            <w:r w:rsidRPr="00710552">
              <w:rPr>
                <w:rFonts w:ascii="Arial" w:hAnsi="Arial" w:cs="Arial"/>
                <w:color w:val="000000" w:themeColor="text1"/>
                <w:spacing w:val="-2"/>
              </w:rPr>
              <w:t xml:space="preserve">, чтобы позволить </w:t>
            </w:r>
            <w:del w:id="29" w:author="Arina Dovzhenko" w:date="2025-11-28T15:57:00Z" w16du:dateUtc="2025-11-28T12:57:00Z">
              <w:r w:rsidRPr="00710552" w:rsidDel="00437D97">
                <w:rPr>
                  <w:rFonts w:ascii="Arial" w:hAnsi="Arial" w:cs="Arial"/>
                  <w:color w:val="000000" w:themeColor="text1"/>
                  <w:spacing w:val="-2"/>
                </w:rPr>
                <w:delText>Гостиниц</w:delText>
              </w:r>
              <w:r w:rsidR="002D075C" w:rsidRPr="00710552" w:rsidDel="00437D97">
                <w:rPr>
                  <w:rFonts w:ascii="Arial" w:hAnsi="Arial" w:cs="Arial"/>
                  <w:color w:val="000000" w:themeColor="text1"/>
                  <w:spacing w:val="-2"/>
                </w:rPr>
                <w:delText>е</w:delText>
              </w:r>
              <w:r w:rsidRPr="00710552" w:rsidDel="00437D97">
                <w:rPr>
                  <w:rFonts w:ascii="Arial" w:hAnsi="Arial" w:cs="Arial"/>
                  <w:color w:val="000000" w:themeColor="text1"/>
                  <w:spacing w:val="-2"/>
                </w:rPr>
                <w:delText xml:space="preserve"> </w:delText>
              </w:r>
            </w:del>
            <w:ins w:id="30" w:author="Arina Dovzhenko" w:date="2025-11-28T15:57:00Z" w16du:dateUtc="2025-11-28T12:57:00Z">
              <w:r w:rsidR="00437D97">
                <w:rPr>
                  <w:rFonts w:ascii="Arial" w:hAnsi="Arial" w:cs="Arial"/>
                  <w:color w:val="000000" w:themeColor="text1"/>
                  <w:spacing w:val="-2"/>
                </w:rPr>
                <w:t>Отелю</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начать работу под товарным знаком DI, и DI соглашается предоставлять услуги в соответствии с положениями и условиями, изложенными в настоящем документе</w:t>
            </w:r>
            <w:r w:rsidR="00B55A4D" w:rsidRPr="00710552">
              <w:rPr>
                <w:rFonts w:ascii="Arial" w:hAnsi="Arial" w:cs="Arial"/>
                <w:color w:val="000000" w:themeColor="text1"/>
                <w:spacing w:val="-2"/>
                <w:cs/>
                <w:lang w:bidi="th-TH"/>
              </w:rPr>
              <w:t>.</w:t>
            </w:r>
          </w:p>
        </w:tc>
        <w:tc>
          <w:tcPr>
            <w:tcW w:w="4320" w:type="dxa"/>
          </w:tcPr>
          <w:p w14:paraId="63000000" w14:textId="2E8BF94B"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spacing w:val="-2"/>
                <w:lang w:val="en-US"/>
              </w:rPr>
            </w:pPr>
            <w:r w:rsidRPr="00710552">
              <w:rPr>
                <w:rFonts w:ascii="Arial" w:hAnsi="Arial" w:cs="Arial"/>
                <w:color w:val="000000" w:themeColor="text1"/>
                <w:lang w:val="en-US"/>
              </w:rPr>
              <w:t xml:space="preserve">The Owner agrees to engage DI to provide certain technical, consulting and other services with regard to the planning, design and furnishing of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specifications and the standards for the furniture, fixtures and equipment of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to enable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to commence business, as a Dusit branded property, and DI agrees to provide the services subject to the terms and conditions set out herein</w:t>
            </w:r>
            <w:r w:rsidR="00B55A4D" w:rsidRPr="00710552">
              <w:rPr>
                <w:rFonts w:ascii="Arial" w:hAnsi="Arial" w:cs="Arial"/>
                <w:color w:val="000000" w:themeColor="text1"/>
                <w:cs/>
                <w:lang w:val="en-US" w:bidi="th-TH"/>
              </w:rPr>
              <w:t>.</w:t>
            </w:r>
          </w:p>
        </w:tc>
      </w:tr>
      <w:tr w:rsidR="00710552" w:rsidRPr="007B6CAE" w14:paraId="75F393AD" w14:textId="77777777">
        <w:tc>
          <w:tcPr>
            <w:tcW w:w="4320" w:type="dxa"/>
          </w:tcPr>
          <w:p w14:paraId="64000000" w14:textId="719D7D78"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Поскольку строительство </w:t>
            </w:r>
            <w:del w:id="31" w:author="Arina Dovzhenko" w:date="2025-11-28T15:57:00Z" w16du:dateUtc="2025-11-28T12:57:00Z">
              <w:r w:rsidRPr="00710552" w:rsidDel="00437D97">
                <w:rPr>
                  <w:rFonts w:ascii="Arial" w:hAnsi="Arial" w:cs="Arial"/>
                  <w:color w:val="000000" w:themeColor="text1"/>
                  <w:spacing w:val="-2"/>
                </w:rPr>
                <w:delText xml:space="preserve">Гостиницы </w:delText>
              </w:r>
            </w:del>
            <w:ins w:id="32" w:author="Arina Dovzhenko" w:date="2025-11-28T15:57:00Z" w16du:dateUtc="2025-11-28T12:57:00Z">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началось до даты настоящего документа, Стороны соглашаются добросовестно сотрудничать и прилагать разумные коммерческие усилия для выявления, согласования и реализации решений, направленных на приведение </w:t>
            </w:r>
            <w:del w:id="33" w:author="Arina Dovzhenko" w:date="2025-11-28T15:57:00Z" w16du:dateUtc="2025-11-28T12:57:00Z">
              <w:r w:rsidRPr="00710552" w:rsidDel="00437D97">
                <w:rPr>
                  <w:rFonts w:ascii="Arial" w:hAnsi="Arial" w:cs="Arial"/>
                  <w:color w:val="000000" w:themeColor="text1"/>
                  <w:spacing w:val="-2"/>
                </w:rPr>
                <w:delText xml:space="preserve">Гостиницы </w:delText>
              </w:r>
            </w:del>
            <w:ins w:id="34" w:author="Arina Dovzhenko" w:date="2025-11-28T15:57:00Z" w16du:dateUtc="2025-11-28T12:57:00Z">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в соответствие со Стандартами бренда </w:t>
            </w:r>
            <w:proofErr w:type="spellStart"/>
            <w:r w:rsidRPr="00710552">
              <w:rPr>
                <w:rFonts w:ascii="Arial" w:hAnsi="Arial" w:cs="Arial"/>
                <w:color w:val="000000" w:themeColor="text1"/>
                <w:spacing w:val="-2"/>
              </w:rPr>
              <w:t>Dusit</w:t>
            </w:r>
            <w:proofErr w:type="spellEnd"/>
            <w:r w:rsidRPr="00710552">
              <w:rPr>
                <w:rFonts w:ascii="Arial" w:hAnsi="Arial" w:cs="Arial"/>
                <w:color w:val="000000" w:themeColor="text1"/>
                <w:spacing w:val="-2"/>
              </w:rPr>
              <w:t>, как указано в пункте 2.1 (e) настоящего Соглашения.</w:t>
            </w:r>
          </w:p>
        </w:tc>
        <w:tc>
          <w:tcPr>
            <w:tcW w:w="4320" w:type="dxa"/>
          </w:tcPr>
          <w:p w14:paraId="65000000" w14:textId="18CB2C08"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t xml:space="preserve">Due to the construction of the Hotel had commenced prior to the date hereof, the Parties agree </w:t>
            </w:r>
            <w:proofErr w:type="gramStart"/>
            <w:r w:rsidRPr="00710552">
              <w:rPr>
                <w:rFonts w:ascii="Arial" w:hAnsi="Arial" w:cs="Arial"/>
                <w:color w:val="000000" w:themeColor="text1"/>
                <w:lang w:val="en-US"/>
              </w:rPr>
              <w:t>to  cooperate</w:t>
            </w:r>
            <w:proofErr w:type="gramEnd"/>
            <w:r w:rsidRPr="00710552">
              <w:rPr>
                <w:rFonts w:ascii="Arial" w:hAnsi="Arial" w:cs="Arial"/>
                <w:color w:val="000000" w:themeColor="text1"/>
                <w:lang w:val="en-US"/>
              </w:rPr>
              <w:t xml:space="preserve"> in good faith and use commercially reasonable efforts to identify, agree upon, and implement solutions to align the Hotel with Dusit Brand Standards as set forth in Section 2.1 (e) of this Agreement.</w:t>
            </w:r>
          </w:p>
        </w:tc>
      </w:tr>
      <w:tr w:rsidR="00710552" w:rsidRPr="007B6CAE" w14:paraId="1C753987" w14:textId="77777777">
        <w:tc>
          <w:tcPr>
            <w:tcW w:w="4320" w:type="dxa"/>
            <w:tcBorders>
              <w:bottom w:val="single" w:sz="4" w:space="0" w:color="000000"/>
            </w:tcBorders>
          </w:tcPr>
          <w:p w14:paraId="66000000" w14:textId="69BAE6F0"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После даты настоящего Соглашения Владелец заключает </w:t>
            </w:r>
            <w:proofErr w:type="gramStart"/>
            <w:r w:rsidRPr="00710552">
              <w:rPr>
                <w:rFonts w:ascii="Arial" w:hAnsi="Arial" w:cs="Arial"/>
                <w:color w:val="000000" w:themeColor="text1"/>
                <w:spacing w:val="-2"/>
              </w:rPr>
              <w:t xml:space="preserve">договор  </w:t>
            </w:r>
            <w:r w:rsidRPr="00710552">
              <w:rPr>
                <w:rFonts w:ascii="Arial" w:hAnsi="Arial" w:cs="Arial"/>
                <w:color w:val="000000" w:themeColor="text1"/>
                <w:spacing w:val="-2"/>
              </w:rPr>
              <w:lastRenderedPageBreak/>
              <w:t>управления</w:t>
            </w:r>
            <w:proofErr w:type="gramEnd"/>
            <w:r w:rsidRPr="00710552">
              <w:rPr>
                <w:rFonts w:ascii="Arial" w:hAnsi="Arial" w:cs="Arial"/>
                <w:color w:val="000000" w:themeColor="text1"/>
                <w:spacing w:val="-2"/>
              </w:rPr>
              <w:t xml:space="preserve"> отелем с DI (в качестве </w:t>
            </w:r>
            <w:r w:rsidRPr="00710552">
              <w:rPr>
                <w:rFonts w:ascii="Arial" w:hAnsi="Arial" w:cs="Arial"/>
                <w:b/>
                <w:color w:val="000000" w:themeColor="text1"/>
                <w:spacing w:val="-2"/>
              </w:rPr>
              <w:t>«Оператора»</w:t>
            </w:r>
            <w:r w:rsidRPr="00710552">
              <w:rPr>
                <w:rFonts w:ascii="Arial" w:hAnsi="Arial" w:cs="Arial"/>
                <w:color w:val="000000" w:themeColor="text1"/>
                <w:spacing w:val="-2"/>
              </w:rPr>
              <w:t>), в соответствии с которым Оператор обязуется предоставлять Владел</w:t>
            </w:r>
            <w:r w:rsidR="002D075C" w:rsidRPr="00710552">
              <w:rPr>
                <w:rFonts w:ascii="Arial" w:hAnsi="Arial" w:cs="Arial"/>
                <w:color w:val="000000" w:themeColor="text1"/>
                <w:spacing w:val="-2"/>
              </w:rPr>
              <w:t>ь</w:t>
            </w:r>
            <w:r w:rsidRPr="00710552">
              <w:rPr>
                <w:rFonts w:ascii="Arial" w:hAnsi="Arial" w:cs="Arial"/>
                <w:color w:val="000000" w:themeColor="text1"/>
                <w:spacing w:val="-2"/>
              </w:rPr>
              <w:t xml:space="preserve">цу услуги по управлению </w:t>
            </w:r>
            <w:del w:id="35" w:author="Arina Dovzhenko" w:date="2025-11-28T15:57:00Z" w16du:dateUtc="2025-11-28T12:57:00Z">
              <w:r w:rsidRPr="00710552" w:rsidDel="00437D97">
                <w:rPr>
                  <w:rFonts w:ascii="Arial" w:hAnsi="Arial" w:cs="Arial"/>
                  <w:color w:val="000000" w:themeColor="text1"/>
                  <w:spacing w:val="-2"/>
                </w:rPr>
                <w:delText>Гостиниц</w:delText>
              </w:r>
              <w:r w:rsidR="002D075C" w:rsidRPr="00710552" w:rsidDel="00437D97">
                <w:rPr>
                  <w:rFonts w:ascii="Arial" w:hAnsi="Arial" w:cs="Arial"/>
                  <w:color w:val="000000" w:themeColor="text1"/>
                  <w:spacing w:val="-2"/>
                </w:rPr>
                <w:delText>ей</w:delText>
              </w:r>
              <w:r w:rsidRPr="00710552" w:rsidDel="00437D97">
                <w:rPr>
                  <w:rFonts w:ascii="Arial" w:hAnsi="Arial" w:cs="Arial"/>
                  <w:color w:val="000000" w:themeColor="text1"/>
                  <w:spacing w:val="-2"/>
                </w:rPr>
                <w:delText xml:space="preserve"> </w:delText>
              </w:r>
            </w:del>
            <w:ins w:id="36" w:author="Arina Dovzhenko" w:date="2025-11-28T15:57:00Z" w16du:dateUtc="2025-11-28T12:57:00Z">
              <w:r w:rsidR="00437D97">
                <w:rPr>
                  <w:rFonts w:ascii="Arial" w:hAnsi="Arial" w:cs="Arial"/>
                  <w:color w:val="000000" w:themeColor="text1"/>
                  <w:spacing w:val="-2"/>
                </w:rPr>
                <w:t>Отелем</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и другие вспомогательные услуги в отношении </w:t>
            </w:r>
            <w:del w:id="37" w:author="Arina Dovzhenko" w:date="2025-11-28T15:57:00Z" w16du:dateUtc="2025-11-28T12:57:00Z">
              <w:r w:rsidRPr="00710552" w:rsidDel="00437D97">
                <w:rPr>
                  <w:rFonts w:ascii="Arial" w:hAnsi="Arial" w:cs="Arial"/>
                  <w:color w:val="000000" w:themeColor="text1"/>
                  <w:spacing w:val="-2"/>
                </w:rPr>
                <w:delText>Гостиниц</w:delText>
              </w:r>
              <w:r w:rsidR="002D075C" w:rsidRPr="00710552" w:rsidDel="00437D97">
                <w:rPr>
                  <w:rFonts w:ascii="Arial" w:hAnsi="Arial" w:cs="Arial"/>
                  <w:color w:val="000000" w:themeColor="text1"/>
                  <w:spacing w:val="-2"/>
                </w:rPr>
                <w:delText>ы</w:delText>
              </w:r>
            </w:del>
            <w:ins w:id="38" w:author="Arina Dovzhenko" w:date="2025-11-28T15:57:00Z" w16du:dateUtc="2025-11-28T12:57:00Z">
              <w:r w:rsidR="00437D97">
                <w:rPr>
                  <w:rFonts w:ascii="Arial" w:hAnsi="Arial" w:cs="Arial"/>
                  <w:color w:val="000000" w:themeColor="text1"/>
                  <w:spacing w:val="-2"/>
                </w:rPr>
                <w:t>Отеля</w:t>
              </w:r>
            </w:ins>
            <w:r w:rsidRPr="00710552">
              <w:rPr>
                <w:rFonts w:ascii="Arial" w:hAnsi="Arial" w:cs="Arial"/>
                <w:color w:val="000000" w:themeColor="text1"/>
                <w:spacing w:val="-2"/>
              </w:rPr>
              <w:t xml:space="preserve">, при условии соблюдения его условий </w:t>
            </w:r>
            <w:r w:rsidRPr="00710552">
              <w:rPr>
                <w:rFonts w:ascii="Arial" w:hAnsi="Arial" w:cs="Arial"/>
                <w:b/>
                <w:color w:val="000000" w:themeColor="text1"/>
                <w:spacing w:val="-2"/>
              </w:rPr>
              <w:t>(«Договор управления отелем»</w:t>
            </w:r>
            <w:r w:rsidRPr="00710552">
              <w:rPr>
                <w:rFonts w:ascii="Arial" w:hAnsi="Arial" w:cs="Arial"/>
                <w:color w:val="000000" w:themeColor="text1"/>
                <w:spacing w:val="-2"/>
              </w:rPr>
              <w:t>)</w:t>
            </w:r>
            <w:r w:rsidR="00B55A4D" w:rsidRPr="00710552">
              <w:rPr>
                <w:rFonts w:ascii="Arial" w:hAnsi="Arial" w:cs="Arial"/>
                <w:color w:val="000000" w:themeColor="text1"/>
                <w:spacing w:val="-2"/>
                <w:cs/>
                <w:lang w:bidi="th-TH"/>
              </w:rPr>
              <w:t>.</w:t>
            </w:r>
          </w:p>
        </w:tc>
        <w:tc>
          <w:tcPr>
            <w:tcW w:w="4320" w:type="dxa"/>
            <w:tcBorders>
              <w:bottom w:val="single" w:sz="4" w:space="0" w:color="000000"/>
            </w:tcBorders>
          </w:tcPr>
          <w:p w14:paraId="67000000" w14:textId="303816B1"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After the date hereof, the Owner will enter into the hotel management agreement </w:t>
            </w:r>
            <w:r w:rsidRPr="00710552">
              <w:rPr>
                <w:rFonts w:ascii="Arial" w:hAnsi="Arial" w:cs="Arial"/>
                <w:color w:val="000000" w:themeColor="text1"/>
                <w:lang w:val="en-US"/>
              </w:rPr>
              <w:lastRenderedPageBreak/>
              <w:t>with DI (in such capacity, “</w:t>
            </w:r>
            <w:r w:rsidRPr="00710552">
              <w:rPr>
                <w:rFonts w:ascii="Arial" w:hAnsi="Arial" w:cs="Arial"/>
                <w:b/>
                <w:color w:val="000000" w:themeColor="text1"/>
                <w:lang w:val="en-US"/>
              </w:rPr>
              <w:t>Operator</w:t>
            </w:r>
            <w:r w:rsidRPr="00710552">
              <w:rPr>
                <w:rFonts w:ascii="Arial" w:hAnsi="Arial" w:cs="Arial"/>
                <w:color w:val="000000" w:themeColor="text1"/>
                <w:lang w:val="en-US"/>
              </w:rPr>
              <w:t xml:space="preserve">”), pursuant to which Operator shall provide the hotel management and other ancillary services to the Operator in regard to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subject to the terms and conditions thereof (“</w:t>
            </w:r>
            <w:r w:rsidRPr="00710552">
              <w:rPr>
                <w:rFonts w:ascii="Arial" w:hAnsi="Arial" w:cs="Arial"/>
                <w:b/>
                <w:color w:val="000000" w:themeColor="text1"/>
                <w:lang w:val="en-US"/>
              </w:rPr>
              <w:t>Hotel Management Agreement</w:t>
            </w:r>
            <w:r w:rsidRPr="00710552">
              <w:rPr>
                <w:rFonts w:ascii="Arial" w:hAnsi="Arial" w:cs="Arial"/>
                <w:color w:val="000000" w:themeColor="text1"/>
                <w:lang w:val="en-US"/>
              </w:rPr>
              <w:t>”)</w:t>
            </w:r>
            <w:r w:rsidR="00B55A4D" w:rsidRPr="00710552">
              <w:rPr>
                <w:rFonts w:ascii="Arial" w:hAnsi="Arial" w:cs="Arial"/>
                <w:color w:val="000000" w:themeColor="text1"/>
                <w:cs/>
                <w:lang w:val="en-US" w:bidi="th-TH"/>
              </w:rPr>
              <w:t>.</w:t>
            </w:r>
          </w:p>
        </w:tc>
      </w:tr>
      <w:tr w:rsidR="00710552" w:rsidRPr="007B6CAE" w14:paraId="582CB640" w14:textId="77777777">
        <w:tc>
          <w:tcPr>
            <w:tcW w:w="4320" w:type="dxa"/>
            <w:tcBorders>
              <w:bottom w:val="single" w:sz="4" w:space="0" w:color="000000"/>
            </w:tcBorders>
          </w:tcPr>
          <w:p w14:paraId="68000000" w14:textId="77777777" w:rsidR="00C95F17" w:rsidRPr="00710552" w:rsidRDefault="001C5FC3" w:rsidP="006861AF">
            <w:pPr>
              <w:spacing w:before="120" w:line="276" w:lineRule="auto"/>
              <w:ind w:left="561"/>
              <w:jc w:val="both"/>
              <w:rPr>
                <w:rFonts w:ascii="Arial" w:hAnsi="Arial" w:cs="Arial"/>
                <w:b/>
                <w:color w:val="000000" w:themeColor="text1"/>
                <w:spacing w:val="-2"/>
              </w:rPr>
            </w:pPr>
            <w:r w:rsidRPr="00710552">
              <w:rPr>
                <w:rFonts w:ascii="Arial" w:hAnsi="Arial" w:cs="Arial"/>
                <w:color w:val="000000" w:themeColor="text1"/>
                <w:spacing w:val="-2"/>
              </w:rPr>
              <w:lastRenderedPageBreak/>
              <w:t>Договор управления отелем вместе с настоящим Соглашением совместно именуются</w:t>
            </w:r>
            <w:r w:rsidRPr="00710552">
              <w:rPr>
                <w:rFonts w:ascii="Arial" w:hAnsi="Arial" w:cs="Arial"/>
                <w:b/>
                <w:color w:val="000000" w:themeColor="text1"/>
                <w:spacing w:val="-2"/>
              </w:rPr>
              <w:t xml:space="preserve"> «Соглашения об отеле».</w:t>
            </w:r>
          </w:p>
        </w:tc>
        <w:tc>
          <w:tcPr>
            <w:tcW w:w="4320" w:type="dxa"/>
            <w:tcBorders>
              <w:bottom w:val="single" w:sz="4" w:space="0" w:color="000000"/>
            </w:tcBorders>
          </w:tcPr>
          <w:p w14:paraId="69000000" w14:textId="77777777" w:rsidR="00C95F17" w:rsidRPr="00710552" w:rsidRDefault="001C5FC3" w:rsidP="006861AF">
            <w:pPr>
              <w:pStyle w:val="Parties"/>
              <w:spacing w:before="120" w:after="120" w:line="276" w:lineRule="auto"/>
              <w:ind w:left="494"/>
              <w:rPr>
                <w:rFonts w:ascii="Arial" w:hAnsi="Arial" w:cs="Arial"/>
                <w:b w:val="0"/>
                <w:color w:val="000000" w:themeColor="text1"/>
                <w:sz w:val="20"/>
                <w:lang w:val="en-US"/>
              </w:rPr>
            </w:pPr>
            <w:r w:rsidRPr="00710552">
              <w:rPr>
                <w:rFonts w:ascii="Arial" w:hAnsi="Arial" w:cs="Arial"/>
                <w:b w:val="0"/>
                <w:color w:val="000000" w:themeColor="text1"/>
                <w:sz w:val="20"/>
                <w:lang w:val="en-US"/>
              </w:rPr>
              <w:t xml:space="preserve">The Hotel Management Agreement together with this Agreement are collectively referred to as the </w:t>
            </w:r>
            <w:r w:rsidRPr="00710552">
              <w:rPr>
                <w:rFonts w:ascii="Arial" w:hAnsi="Arial" w:cs="Arial"/>
                <w:color w:val="000000" w:themeColor="text1"/>
                <w:sz w:val="20"/>
                <w:lang w:val="en-US"/>
              </w:rPr>
              <w:t>“Hotel Agreements</w:t>
            </w:r>
            <w:r w:rsidRPr="00710552">
              <w:rPr>
                <w:rFonts w:ascii="Arial" w:hAnsi="Arial" w:cs="Arial"/>
                <w:b w:val="0"/>
                <w:color w:val="000000" w:themeColor="text1"/>
                <w:sz w:val="20"/>
                <w:lang w:val="en-US"/>
              </w:rPr>
              <w:t>”.</w:t>
            </w:r>
          </w:p>
        </w:tc>
      </w:tr>
    </w:tbl>
    <w:p w14:paraId="6A000000" w14:textId="77777777" w:rsidR="00C95F17" w:rsidRPr="00710552" w:rsidRDefault="00C95F17">
      <w:pPr>
        <w:rPr>
          <w:rFonts w:ascii="Arial" w:hAnsi="Arial" w:cs="Arial"/>
          <w:color w:val="000000" w:themeColor="text1"/>
          <w:lang w:val="en-US"/>
        </w:rPr>
      </w:pPr>
    </w:p>
    <w:p w14:paraId="6B000000" w14:textId="77777777" w:rsidR="00C95F17" w:rsidRPr="00710552" w:rsidRDefault="001C5FC3" w:rsidP="006861AF">
      <w:pPr>
        <w:pStyle w:val="Body11"/>
        <w:widowControl w:val="0"/>
        <w:spacing w:before="120" w:after="120"/>
        <w:ind w:left="0"/>
        <w:rPr>
          <w:rFonts w:cs="Arial"/>
          <w:i/>
          <w:color w:val="000000" w:themeColor="text1"/>
        </w:rPr>
      </w:pPr>
      <w:r w:rsidRPr="00710552">
        <w:rPr>
          <w:rFonts w:cs="Arial"/>
          <w:i/>
          <w:color w:val="000000" w:themeColor="text1"/>
        </w:rPr>
        <w:t xml:space="preserve">** Эта страница намеренно оставлена пустой. </w:t>
      </w:r>
      <w:r w:rsidRPr="00710552">
        <w:rPr>
          <w:rFonts w:cs="Arial"/>
          <w:i/>
          <w:color w:val="000000" w:themeColor="text1"/>
          <w:lang w:val="en-US"/>
        </w:rPr>
        <w:t>**</w:t>
      </w:r>
      <w:r w:rsidRPr="00710552">
        <w:rPr>
          <w:rFonts w:cs="Arial"/>
          <w:i/>
          <w:color w:val="000000" w:themeColor="text1"/>
          <w:lang w:val="en-US"/>
        </w:rPr>
        <w:tab/>
        <w:t xml:space="preserve">** This page is intentionally left in blank. </w:t>
      </w:r>
      <w:r w:rsidRPr="00710552">
        <w:rPr>
          <w:rFonts w:cs="Arial"/>
          <w:i/>
          <w:color w:val="000000" w:themeColor="text1"/>
        </w:rPr>
        <w:t>**</w:t>
      </w:r>
    </w:p>
    <w:p w14:paraId="6C000000" w14:textId="77777777" w:rsidR="00C95F17" w:rsidRPr="00710552" w:rsidRDefault="001C5FC3">
      <w:pPr>
        <w:rPr>
          <w:rFonts w:ascii="Arial" w:hAnsi="Arial" w:cs="Arial"/>
          <w:color w:val="000000" w:themeColor="text1"/>
        </w:rPr>
      </w:pPr>
      <w:r w:rsidRPr="00710552">
        <w:rPr>
          <w:rFonts w:ascii="Arial" w:hAnsi="Arial" w:cs="Arial"/>
          <w:color w:val="000000" w:themeColor="text1"/>
        </w:rPr>
        <w:br w:type="page"/>
      </w:r>
    </w:p>
    <w:tbl>
      <w:tblPr>
        <w:tblStyle w:val="afffd"/>
        <w:tblW w:w="0" w:type="auto"/>
        <w:tblLayout w:type="fixed"/>
        <w:tblLook w:val="04A0" w:firstRow="1" w:lastRow="0" w:firstColumn="1" w:lastColumn="0" w:noHBand="0" w:noVBand="1"/>
      </w:tblPr>
      <w:tblGrid>
        <w:gridCol w:w="4495"/>
        <w:gridCol w:w="4430"/>
      </w:tblGrid>
      <w:tr w:rsidR="00710552" w:rsidRPr="007B6CAE" w14:paraId="465896A8" w14:textId="77777777">
        <w:tc>
          <w:tcPr>
            <w:tcW w:w="4495" w:type="dxa"/>
            <w:tcBorders>
              <w:top w:val="single" w:sz="4" w:space="0" w:color="000000"/>
            </w:tcBorders>
          </w:tcPr>
          <w:p w14:paraId="6D000000" w14:textId="77777777" w:rsidR="00C95F17" w:rsidRPr="00710552" w:rsidRDefault="001C5FC3" w:rsidP="00EC778B">
            <w:pPr>
              <w:pStyle w:val="af"/>
              <w:spacing w:before="120" w:after="120" w:line="276" w:lineRule="auto"/>
              <w:ind w:left="-28"/>
              <w:rPr>
                <w:rFonts w:ascii="Arial" w:hAnsi="Arial" w:cs="Arial"/>
                <w:b/>
                <w:color w:val="000000" w:themeColor="text1"/>
                <w:spacing w:val="-2"/>
              </w:rPr>
            </w:pPr>
            <w:r w:rsidRPr="00710552">
              <w:rPr>
                <w:rFonts w:ascii="Arial" w:hAnsi="Arial" w:cs="Arial"/>
                <w:b/>
                <w:color w:val="000000" w:themeColor="text1"/>
                <w:spacing w:val="-2"/>
              </w:rPr>
              <w:lastRenderedPageBreak/>
              <w:t xml:space="preserve">В Удостоверение чего </w:t>
            </w:r>
            <w:r w:rsidRPr="00710552">
              <w:rPr>
                <w:rFonts w:ascii="Arial" w:hAnsi="Arial" w:cs="Arial"/>
                <w:color w:val="000000" w:themeColor="text1"/>
                <w:spacing w:val="-2"/>
              </w:rPr>
              <w:t>Стороны подписали настоящий документ в день и год, указанные выше.</w:t>
            </w:r>
          </w:p>
        </w:tc>
        <w:tc>
          <w:tcPr>
            <w:tcW w:w="4430" w:type="dxa"/>
            <w:tcBorders>
              <w:top w:val="single" w:sz="4" w:space="0" w:color="000000"/>
            </w:tcBorders>
          </w:tcPr>
          <w:p w14:paraId="6E000000" w14:textId="77777777" w:rsidR="00C95F17" w:rsidRPr="00710552" w:rsidRDefault="001C5FC3" w:rsidP="00EC778B">
            <w:pPr>
              <w:pStyle w:val="af"/>
              <w:spacing w:before="120" w:after="120" w:line="276" w:lineRule="auto"/>
              <w:ind w:left="-28"/>
              <w:rPr>
                <w:rFonts w:ascii="Arial" w:hAnsi="Arial" w:cs="Arial"/>
                <w:color w:val="000000" w:themeColor="text1"/>
                <w:spacing w:val="-2"/>
                <w:lang w:val="en-US"/>
              </w:rPr>
            </w:pPr>
            <w:r w:rsidRPr="00710552">
              <w:rPr>
                <w:rFonts w:ascii="Arial" w:hAnsi="Arial" w:cs="Arial"/>
                <w:b/>
                <w:color w:val="000000" w:themeColor="text1"/>
                <w:spacing w:val="-2"/>
                <w:lang w:val="en-US"/>
              </w:rPr>
              <w:t>In Witness Whereof</w:t>
            </w:r>
            <w:r w:rsidRPr="00710552">
              <w:rPr>
                <w:rFonts w:ascii="Arial" w:hAnsi="Arial" w:cs="Arial"/>
                <w:color w:val="000000" w:themeColor="text1"/>
                <w:spacing w:val="-2"/>
                <w:lang w:val="en-US"/>
              </w:rPr>
              <w:t>, the Parties hereto have hereunto set their hands the day and year first above written.</w:t>
            </w:r>
          </w:p>
        </w:tc>
      </w:tr>
      <w:tr w:rsidR="00C95F17" w:rsidRPr="00710552" w14:paraId="4D793B36" w14:textId="77777777">
        <w:tc>
          <w:tcPr>
            <w:tcW w:w="4495" w:type="dxa"/>
          </w:tcPr>
          <w:p w14:paraId="6F000000" w14:textId="77777777" w:rsidR="00C95F17" w:rsidRPr="00710552" w:rsidRDefault="001C5FC3" w:rsidP="00EC778B">
            <w:pPr>
              <w:spacing w:before="120" w:after="0" w:line="360" w:lineRule="auto"/>
              <w:rPr>
                <w:rFonts w:ascii="Arial" w:hAnsi="Arial" w:cs="Arial"/>
                <w:color w:val="000000" w:themeColor="text1"/>
                <w:spacing w:val="-2"/>
              </w:rPr>
            </w:pPr>
            <w:r w:rsidRPr="00710552">
              <w:rPr>
                <w:rFonts w:ascii="Arial" w:hAnsi="Arial" w:cs="Arial"/>
                <w:color w:val="000000" w:themeColor="text1"/>
                <w:spacing w:val="-2"/>
              </w:rPr>
              <w:t>Подписано за и от имени</w:t>
            </w:r>
          </w:p>
          <w:p w14:paraId="70000000" w14:textId="534C15B5" w:rsidR="00C95F17" w:rsidRPr="00710552" w:rsidRDefault="001C5FC3">
            <w:pPr>
              <w:spacing w:after="0" w:line="360" w:lineRule="auto"/>
              <w:rPr>
                <w:rFonts w:ascii="Arial" w:hAnsi="Arial" w:cs="Arial"/>
                <w:b/>
                <w:color w:val="000000" w:themeColor="text1"/>
                <w:spacing w:val="-2"/>
              </w:rPr>
            </w:pPr>
            <w:proofErr w:type="gramStart"/>
            <w:r w:rsidRPr="00710552">
              <w:rPr>
                <w:rFonts w:ascii="Arial" w:hAnsi="Arial" w:cs="Arial"/>
                <w:color w:val="000000" w:themeColor="text1"/>
                <w:spacing w:val="-2"/>
              </w:rPr>
              <w:t xml:space="preserve">От </w:t>
            </w:r>
            <w:r w:rsidRPr="00710552">
              <w:rPr>
                <w:rFonts w:ascii="Arial" w:hAnsi="Arial" w:cs="Arial"/>
                <w:b/>
                <w:color w:val="000000" w:themeColor="text1"/>
                <w:spacing w:val="-2"/>
              </w:rPr>
              <w:t>Владел</w:t>
            </w:r>
            <w:proofErr w:type="gramEnd"/>
            <w:del w:id="39" w:author="Arina Dovzhenko" w:date="2025-11-28T15:29:00Z" w16du:dateUtc="2025-11-28T12:29:00Z">
              <w:r w:rsidRPr="00710552" w:rsidDel="003F04A1">
                <w:rPr>
                  <w:rFonts w:ascii="Arial" w:hAnsi="Arial" w:cs="Arial"/>
                  <w:b/>
                  <w:color w:val="000000" w:themeColor="text1"/>
                  <w:spacing w:val="-2"/>
                </w:rPr>
                <w:delText>е</w:delText>
              </w:r>
            </w:del>
            <w:ins w:id="40" w:author="Arina Dovzhenko" w:date="2025-11-28T15:29:00Z" w16du:dateUtc="2025-11-28T12:29:00Z">
              <w:r w:rsidR="003F04A1">
                <w:rPr>
                  <w:rFonts w:ascii="Arial" w:hAnsi="Arial" w:cs="Arial"/>
                  <w:b/>
                  <w:color w:val="000000" w:themeColor="text1"/>
                  <w:spacing w:val="-2"/>
                </w:rPr>
                <w:t>ь</w:t>
              </w:r>
            </w:ins>
            <w:r w:rsidRPr="00710552">
              <w:rPr>
                <w:rFonts w:ascii="Arial" w:hAnsi="Arial" w:cs="Arial"/>
                <w:b/>
                <w:color w:val="000000" w:themeColor="text1"/>
                <w:spacing w:val="-2"/>
              </w:rPr>
              <w:t>ца:</w:t>
            </w:r>
          </w:p>
          <w:p w14:paraId="71000000" w14:textId="77777777" w:rsidR="00C95F17" w:rsidRPr="00710552" w:rsidRDefault="00C95F17">
            <w:pPr>
              <w:spacing w:after="0" w:line="360" w:lineRule="auto"/>
              <w:rPr>
                <w:rFonts w:ascii="Arial" w:hAnsi="Arial" w:cs="Arial"/>
                <w:b/>
                <w:color w:val="000000" w:themeColor="text1"/>
                <w:spacing w:val="-2"/>
              </w:rPr>
            </w:pPr>
          </w:p>
          <w:p w14:paraId="72000000" w14:textId="21E6AD6D" w:rsidR="00C95F17" w:rsidRPr="00710552" w:rsidRDefault="00C95F17">
            <w:pPr>
              <w:spacing w:after="0" w:line="360" w:lineRule="auto"/>
              <w:rPr>
                <w:rFonts w:ascii="Arial" w:hAnsi="Arial" w:cs="Arial"/>
                <w:b/>
                <w:color w:val="000000" w:themeColor="text1"/>
                <w:spacing w:val="-2"/>
              </w:rPr>
            </w:pPr>
          </w:p>
          <w:p w14:paraId="2997E140" w14:textId="77777777" w:rsidR="00EC778B" w:rsidRPr="00710552" w:rsidRDefault="00EC778B">
            <w:pPr>
              <w:spacing w:after="0" w:line="360" w:lineRule="auto"/>
              <w:rPr>
                <w:rFonts w:ascii="Arial" w:hAnsi="Arial" w:cs="Arial"/>
                <w:b/>
                <w:color w:val="000000" w:themeColor="text1"/>
                <w:spacing w:val="-2"/>
              </w:rPr>
            </w:pPr>
          </w:p>
          <w:p w14:paraId="73000000" w14:textId="77777777" w:rsidR="00C95F17" w:rsidRPr="00710552" w:rsidRDefault="001C5FC3">
            <w:pPr>
              <w:spacing w:after="0" w:line="360" w:lineRule="auto"/>
              <w:rPr>
                <w:rFonts w:ascii="Arial" w:hAnsi="Arial" w:cs="Arial"/>
                <w:color w:val="000000" w:themeColor="text1"/>
              </w:rPr>
            </w:pPr>
            <w:r w:rsidRPr="00710552">
              <w:rPr>
                <w:rFonts w:ascii="Arial" w:hAnsi="Arial" w:cs="Arial"/>
                <w:color w:val="000000" w:themeColor="text1"/>
                <w:spacing w:val="-2"/>
              </w:rPr>
              <w:t>_________________________</w:t>
            </w:r>
          </w:p>
          <w:p w14:paraId="74000000" w14:textId="77777777" w:rsidR="00C95F17" w:rsidRPr="00710552" w:rsidRDefault="001C5FC3">
            <w:pPr>
              <w:spacing w:after="0" w:line="360" w:lineRule="auto"/>
              <w:rPr>
                <w:rFonts w:ascii="Arial" w:hAnsi="Arial" w:cs="Arial"/>
                <w:color w:val="000000" w:themeColor="text1"/>
                <w:spacing w:val="-2"/>
              </w:rPr>
            </w:pPr>
            <w:r w:rsidRPr="00710552">
              <w:rPr>
                <w:rFonts w:ascii="Arial" w:hAnsi="Arial" w:cs="Arial"/>
                <w:color w:val="000000" w:themeColor="text1"/>
              </w:rPr>
              <w:t xml:space="preserve">Г-н </w:t>
            </w:r>
            <w:r w:rsidRPr="00710552">
              <w:rPr>
                <w:rFonts w:ascii="Arial" w:hAnsi="Arial" w:cs="Arial"/>
                <w:color w:val="000000" w:themeColor="text1"/>
                <w:spacing w:val="-2"/>
              </w:rPr>
              <w:t>Колбину Владимиру Петровичу</w:t>
            </w:r>
          </w:p>
          <w:p w14:paraId="75000000" w14:textId="77777777" w:rsidR="00C95F17" w:rsidRPr="00710552" w:rsidRDefault="001C5FC3">
            <w:pPr>
              <w:spacing w:after="0" w:line="360" w:lineRule="auto"/>
              <w:rPr>
                <w:rFonts w:ascii="Arial" w:hAnsi="Arial" w:cs="Arial"/>
                <w:color w:val="000000" w:themeColor="text1"/>
                <w:spacing w:val="-2"/>
              </w:rPr>
            </w:pPr>
            <w:r w:rsidRPr="00710552">
              <w:rPr>
                <w:rFonts w:ascii="Arial" w:hAnsi="Arial" w:cs="Arial"/>
                <w:color w:val="000000" w:themeColor="text1"/>
                <w:spacing w:val="-2"/>
              </w:rPr>
              <w:t>Генеральный директор</w:t>
            </w:r>
          </w:p>
          <w:p w14:paraId="76000000" w14:textId="77777777" w:rsidR="00C95F17" w:rsidRPr="00710552" w:rsidRDefault="00C95F17" w:rsidP="00EC778B">
            <w:pPr>
              <w:pStyle w:val="af"/>
              <w:spacing w:after="120"/>
              <w:ind w:left="-28"/>
              <w:rPr>
                <w:rFonts w:ascii="Arial" w:hAnsi="Arial" w:cs="Arial"/>
                <w:i/>
                <w:color w:val="000000" w:themeColor="text1"/>
              </w:rPr>
            </w:pPr>
          </w:p>
          <w:p w14:paraId="77000000" w14:textId="77777777" w:rsidR="00C95F17" w:rsidRPr="00710552" w:rsidRDefault="001C5FC3">
            <w:pPr>
              <w:pStyle w:val="af"/>
              <w:rPr>
                <w:rFonts w:ascii="Arial" w:hAnsi="Arial" w:cs="Arial"/>
                <w:i/>
                <w:color w:val="000000" w:themeColor="text1"/>
              </w:rPr>
            </w:pPr>
            <w:r w:rsidRPr="00710552">
              <w:rPr>
                <w:rFonts w:ascii="Arial" w:hAnsi="Arial" w:cs="Arial"/>
                <w:i/>
                <w:color w:val="000000" w:themeColor="text1"/>
              </w:rPr>
              <w:t>Печать Компании</w:t>
            </w:r>
          </w:p>
          <w:p w14:paraId="78000000" w14:textId="77777777" w:rsidR="00C95F17" w:rsidRPr="00710552" w:rsidRDefault="00C95F17" w:rsidP="00EC778B">
            <w:pPr>
              <w:pStyle w:val="af"/>
              <w:spacing w:after="120"/>
              <w:ind w:left="-29"/>
              <w:rPr>
                <w:rFonts w:ascii="Arial" w:hAnsi="Arial" w:cs="Arial"/>
                <w:b/>
                <w:color w:val="000000" w:themeColor="text1"/>
              </w:rPr>
            </w:pPr>
          </w:p>
          <w:p w14:paraId="79000000" w14:textId="77777777" w:rsidR="00C95F17" w:rsidRPr="00710552" w:rsidRDefault="00C95F17" w:rsidP="00EC778B">
            <w:pPr>
              <w:pStyle w:val="af"/>
              <w:spacing w:after="120"/>
              <w:rPr>
                <w:rFonts w:ascii="Arial" w:hAnsi="Arial" w:cs="Arial"/>
                <w:b/>
                <w:color w:val="000000" w:themeColor="text1"/>
              </w:rPr>
            </w:pPr>
          </w:p>
          <w:p w14:paraId="7A000000" w14:textId="77777777" w:rsidR="00C95F17" w:rsidRPr="00710552" w:rsidRDefault="001C5FC3" w:rsidP="00EC778B">
            <w:pPr>
              <w:pStyle w:val="af"/>
              <w:spacing w:after="120" w:line="276" w:lineRule="auto"/>
              <w:ind w:left="-28"/>
              <w:rPr>
                <w:rFonts w:ascii="Arial" w:hAnsi="Arial" w:cs="Arial"/>
                <w:color w:val="000000" w:themeColor="text1"/>
              </w:rPr>
            </w:pPr>
            <w:r w:rsidRPr="00710552">
              <w:rPr>
                <w:rFonts w:ascii="Arial" w:hAnsi="Arial" w:cs="Arial"/>
                <w:color w:val="000000" w:themeColor="text1"/>
              </w:rPr>
              <w:t>Подписано за и от имени</w:t>
            </w:r>
          </w:p>
          <w:p w14:paraId="7B000000" w14:textId="77777777" w:rsidR="00C95F17" w:rsidRPr="00710552" w:rsidRDefault="001C5FC3" w:rsidP="00EC778B">
            <w:pPr>
              <w:pStyle w:val="af"/>
              <w:spacing w:after="120" w:line="276" w:lineRule="auto"/>
              <w:ind w:left="-28"/>
              <w:rPr>
                <w:rFonts w:ascii="Arial" w:hAnsi="Arial" w:cs="Arial"/>
                <w:b/>
                <w:color w:val="000000" w:themeColor="text1"/>
              </w:rPr>
            </w:pPr>
            <w:r w:rsidRPr="00710552">
              <w:rPr>
                <w:rFonts w:ascii="Arial" w:hAnsi="Arial" w:cs="Arial"/>
                <w:color w:val="000000" w:themeColor="text1"/>
              </w:rPr>
              <w:t>От</w:t>
            </w:r>
            <w:r w:rsidRPr="00710552">
              <w:rPr>
                <w:rFonts w:ascii="Arial" w:hAnsi="Arial" w:cs="Arial"/>
                <w:b/>
                <w:color w:val="000000" w:themeColor="text1"/>
              </w:rPr>
              <w:t xml:space="preserve"> DI:</w:t>
            </w:r>
          </w:p>
          <w:p w14:paraId="7C000000" w14:textId="73132500" w:rsidR="00C95F17" w:rsidRPr="00710552" w:rsidRDefault="00C95F17" w:rsidP="00EC778B">
            <w:pPr>
              <w:pStyle w:val="af"/>
              <w:spacing w:after="120" w:line="276" w:lineRule="auto"/>
              <w:ind w:left="-28"/>
              <w:rPr>
                <w:rFonts w:ascii="Arial" w:hAnsi="Arial" w:cs="Arial"/>
                <w:b/>
                <w:color w:val="000000" w:themeColor="text1"/>
              </w:rPr>
            </w:pPr>
          </w:p>
          <w:p w14:paraId="407F619E" w14:textId="77777777" w:rsidR="00EC778B" w:rsidRPr="00710552" w:rsidRDefault="00EC778B" w:rsidP="00EC778B">
            <w:pPr>
              <w:pStyle w:val="af"/>
              <w:spacing w:after="120" w:line="276" w:lineRule="auto"/>
              <w:ind w:left="-28"/>
              <w:rPr>
                <w:rFonts w:ascii="Arial" w:hAnsi="Arial" w:cs="Arial"/>
                <w:b/>
                <w:color w:val="000000" w:themeColor="text1"/>
              </w:rPr>
            </w:pPr>
          </w:p>
          <w:p w14:paraId="7D000000" w14:textId="77777777" w:rsidR="00C95F17" w:rsidRPr="00710552" w:rsidRDefault="001C5FC3" w:rsidP="00EC778B">
            <w:pPr>
              <w:pStyle w:val="af"/>
              <w:spacing w:after="120" w:line="276" w:lineRule="auto"/>
              <w:ind w:left="-28"/>
              <w:rPr>
                <w:rFonts w:ascii="Arial" w:hAnsi="Arial" w:cs="Arial"/>
                <w:color w:val="000000" w:themeColor="text1"/>
              </w:rPr>
            </w:pPr>
            <w:r w:rsidRPr="00710552">
              <w:rPr>
                <w:rFonts w:ascii="Arial" w:hAnsi="Arial" w:cs="Arial"/>
                <w:color w:val="000000" w:themeColor="text1"/>
              </w:rPr>
              <w:t>____________________________</w:t>
            </w:r>
          </w:p>
          <w:p w14:paraId="7E000000" w14:textId="77777777" w:rsidR="00C95F17" w:rsidRPr="00710552" w:rsidRDefault="001C5FC3" w:rsidP="00EC778B">
            <w:pPr>
              <w:pStyle w:val="af"/>
              <w:spacing w:after="120" w:line="276" w:lineRule="auto"/>
              <w:ind w:left="-29"/>
              <w:rPr>
                <w:rFonts w:ascii="Arial" w:hAnsi="Arial" w:cs="Arial"/>
                <w:color w:val="000000" w:themeColor="text1"/>
              </w:rPr>
            </w:pPr>
            <w:r w:rsidRPr="00710552">
              <w:rPr>
                <w:rFonts w:ascii="Arial" w:hAnsi="Arial" w:cs="Arial"/>
                <w:color w:val="000000" w:themeColor="text1"/>
              </w:rPr>
              <w:t xml:space="preserve">Г-н </w:t>
            </w:r>
            <w:proofErr w:type="spellStart"/>
            <w:r w:rsidRPr="00710552">
              <w:rPr>
                <w:rFonts w:ascii="Arial" w:hAnsi="Arial" w:cs="Arial"/>
                <w:color w:val="000000" w:themeColor="text1"/>
              </w:rPr>
              <w:t>Сирадеж</w:t>
            </w:r>
            <w:proofErr w:type="spellEnd"/>
            <w:r w:rsidRPr="00710552">
              <w:rPr>
                <w:rFonts w:ascii="Arial" w:hAnsi="Arial" w:cs="Arial"/>
                <w:color w:val="000000" w:themeColor="text1"/>
              </w:rPr>
              <w:t xml:space="preserve"> </w:t>
            </w:r>
            <w:proofErr w:type="spellStart"/>
            <w:r w:rsidRPr="00710552">
              <w:rPr>
                <w:rFonts w:ascii="Arial" w:hAnsi="Arial" w:cs="Arial"/>
                <w:color w:val="000000" w:themeColor="text1"/>
              </w:rPr>
              <w:t>Донаваник</w:t>
            </w:r>
            <w:proofErr w:type="spellEnd"/>
          </w:p>
          <w:p w14:paraId="7F000000" w14:textId="77777777" w:rsidR="00C95F17" w:rsidRPr="00710552" w:rsidRDefault="001C5FC3" w:rsidP="00EC778B">
            <w:pPr>
              <w:pStyle w:val="af"/>
              <w:spacing w:after="120" w:line="276" w:lineRule="auto"/>
              <w:ind w:left="-29"/>
              <w:rPr>
                <w:rFonts w:ascii="Arial" w:hAnsi="Arial" w:cs="Arial"/>
                <w:color w:val="000000" w:themeColor="text1"/>
              </w:rPr>
            </w:pPr>
            <w:r w:rsidRPr="00710552">
              <w:rPr>
                <w:rFonts w:ascii="Arial" w:hAnsi="Arial" w:cs="Arial"/>
                <w:color w:val="000000" w:themeColor="text1"/>
              </w:rPr>
              <w:t>Уполномоченный директор</w:t>
            </w:r>
          </w:p>
          <w:p w14:paraId="4F9889F7" w14:textId="77777777" w:rsidR="00C95F17" w:rsidRPr="00710552" w:rsidRDefault="001C5FC3" w:rsidP="00EC778B">
            <w:pPr>
              <w:spacing w:line="276" w:lineRule="auto"/>
              <w:rPr>
                <w:rFonts w:ascii="Arial" w:hAnsi="Arial" w:cs="Arial"/>
                <w:i/>
                <w:color w:val="000000" w:themeColor="text1"/>
                <w:spacing w:val="-2"/>
              </w:rPr>
            </w:pPr>
            <w:r w:rsidRPr="00710552">
              <w:rPr>
                <w:rFonts w:ascii="Arial" w:hAnsi="Arial" w:cs="Arial"/>
                <w:i/>
                <w:color w:val="000000" w:themeColor="text1"/>
                <w:spacing w:val="-2"/>
              </w:rPr>
              <w:t>Печать Компании</w:t>
            </w:r>
          </w:p>
          <w:p w14:paraId="29F1A7E4" w14:textId="77777777" w:rsidR="00C95F17" w:rsidRPr="00710552" w:rsidRDefault="00C95F17" w:rsidP="00EC778B">
            <w:pPr>
              <w:spacing w:line="276" w:lineRule="auto"/>
              <w:rPr>
                <w:rFonts w:ascii="Arial" w:hAnsi="Arial" w:cs="Arial"/>
                <w:b/>
                <w:color w:val="000000" w:themeColor="text1"/>
                <w:spacing w:val="-2"/>
              </w:rPr>
            </w:pPr>
          </w:p>
          <w:p w14:paraId="36C2A388" w14:textId="77777777" w:rsidR="00C95F17" w:rsidRPr="00710552" w:rsidRDefault="00C95F17" w:rsidP="00EC778B">
            <w:pPr>
              <w:spacing w:line="276" w:lineRule="auto"/>
              <w:rPr>
                <w:rFonts w:ascii="Arial" w:hAnsi="Arial" w:cs="Arial"/>
                <w:b/>
                <w:color w:val="000000" w:themeColor="text1"/>
                <w:spacing w:val="-2"/>
              </w:rPr>
            </w:pPr>
          </w:p>
          <w:p w14:paraId="640859BE" w14:textId="77777777" w:rsidR="00C95F17" w:rsidRPr="00710552" w:rsidRDefault="00C95F17" w:rsidP="00EC778B">
            <w:pPr>
              <w:spacing w:line="276" w:lineRule="auto"/>
              <w:rPr>
                <w:rFonts w:ascii="Arial" w:hAnsi="Arial" w:cs="Arial"/>
                <w:b/>
                <w:color w:val="000000" w:themeColor="text1"/>
                <w:spacing w:val="-2"/>
              </w:rPr>
            </w:pPr>
          </w:p>
          <w:p w14:paraId="2F67B6D9" w14:textId="77777777" w:rsidR="00C95F17" w:rsidRPr="00710552" w:rsidRDefault="001C5FC3" w:rsidP="00EC778B">
            <w:pPr>
              <w:spacing w:line="276" w:lineRule="auto"/>
              <w:rPr>
                <w:rFonts w:ascii="Arial" w:hAnsi="Arial" w:cs="Arial"/>
                <w:b/>
                <w:color w:val="000000" w:themeColor="text1"/>
                <w:spacing w:val="-2"/>
              </w:rPr>
            </w:pPr>
            <w:r w:rsidRPr="00710552">
              <w:rPr>
                <w:rFonts w:ascii="Arial" w:hAnsi="Arial" w:cs="Arial"/>
                <w:b/>
                <w:color w:val="000000" w:themeColor="text1"/>
                <w:spacing w:val="-2"/>
              </w:rPr>
              <w:t>Свидетель</w:t>
            </w:r>
          </w:p>
          <w:p w14:paraId="38DE8118" w14:textId="77777777" w:rsidR="00C95F17" w:rsidRPr="00710552" w:rsidRDefault="00C95F17" w:rsidP="00EC778B">
            <w:pPr>
              <w:spacing w:line="276" w:lineRule="auto"/>
              <w:rPr>
                <w:rFonts w:ascii="Arial" w:hAnsi="Arial" w:cs="Arial"/>
                <w:b/>
                <w:color w:val="000000" w:themeColor="text1"/>
                <w:spacing w:val="-2"/>
              </w:rPr>
            </w:pPr>
          </w:p>
          <w:p w14:paraId="4B0B3C87" w14:textId="77777777" w:rsidR="00C95F17" w:rsidRPr="00710552" w:rsidRDefault="00C95F17" w:rsidP="00EC778B">
            <w:pPr>
              <w:spacing w:line="276" w:lineRule="auto"/>
              <w:rPr>
                <w:rFonts w:ascii="Arial" w:hAnsi="Arial" w:cs="Arial"/>
                <w:b/>
                <w:color w:val="000000" w:themeColor="text1"/>
                <w:spacing w:val="-2"/>
              </w:rPr>
            </w:pPr>
          </w:p>
          <w:p w14:paraId="091DD379" w14:textId="77777777" w:rsidR="00C95F17" w:rsidRPr="00710552" w:rsidRDefault="001C5FC3" w:rsidP="00EC778B">
            <w:pPr>
              <w:spacing w:line="276" w:lineRule="auto"/>
              <w:rPr>
                <w:rFonts w:ascii="Arial" w:hAnsi="Arial" w:cs="Arial"/>
                <w:color w:val="000000" w:themeColor="text1"/>
                <w:spacing w:val="-2"/>
              </w:rPr>
            </w:pPr>
            <w:r w:rsidRPr="00710552">
              <w:rPr>
                <w:rFonts w:ascii="Arial" w:hAnsi="Arial" w:cs="Arial"/>
                <w:color w:val="000000" w:themeColor="text1"/>
                <w:spacing w:val="-2"/>
              </w:rPr>
              <w:t>_____________________________</w:t>
            </w:r>
          </w:p>
          <w:p w14:paraId="584686EC" w14:textId="77777777" w:rsidR="00C95F17" w:rsidRPr="00710552" w:rsidRDefault="001C5FC3" w:rsidP="00EC778B">
            <w:pPr>
              <w:pStyle w:val="af"/>
              <w:spacing w:after="120" w:line="276" w:lineRule="auto"/>
              <w:ind w:left="90"/>
              <w:rPr>
                <w:rFonts w:ascii="Arial" w:hAnsi="Arial" w:cs="Arial"/>
                <w:color w:val="000000" w:themeColor="text1"/>
                <w:spacing w:val="-2"/>
              </w:rPr>
            </w:pPr>
            <w:r w:rsidRPr="00710552">
              <w:rPr>
                <w:rFonts w:ascii="Arial" w:hAnsi="Arial" w:cs="Arial"/>
                <w:color w:val="000000" w:themeColor="text1"/>
                <w:spacing w:val="-2"/>
              </w:rPr>
              <w:t xml:space="preserve">Г-жа </w:t>
            </w:r>
            <w:proofErr w:type="spellStart"/>
            <w:r w:rsidRPr="00710552">
              <w:rPr>
                <w:rFonts w:ascii="Arial" w:hAnsi="Arial" w:cs="Arial"/>
                <w:color w:val="000000" w:themeColor="text1"/>
                <w:spacing w:val="-2"/>
              </w:rPr>
              <w:t>Порнпим</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Хиранпрадит</w:t>
            </w:r>
            <w:proofErr w:type="spellEnd"/>
          </w:p>
          <w:p w14:paraId="24B2EDE4" w14:textId="77777777" w:rsidR="00C95F17" w:rsidRPr="00710552" w:rsidRDefault="001C5FC3" w:rsidP="00EC778B">
            <w:pPr>
              <w:pStyle w:val="af"/>
              <w:spacing w:after="120" w:line="276" w:lineRule="auto"/>
              <w:ind w:left="90"/>
              <w:rPr>
                <w:rFonts w:ascii="Arial" w:hAnsi="Arial" w:cs="Arial"/>
                <w:color w:val="000000" w:themeColor="text1"/>
                <w:spacing w:val="-2"/>
              </w:rPr>
            </w:pPr>
            <w:r w:rsidRPr="00710552">
              <w:rPr>
                <w:rFonts w:ascii="Arial" w:hAnsi="Arial" w:cs="Arial"/>
                <w:color w:val="000000" w:themeColor="text1"/>
                <w:spacing w:val="-2"/>
              </w:rPr>
              <w:t>Директор по развитию бизнеса</w:t>
            </w:r>
          </w:p>
          <w:p w14:paraId="71C159ED" w14:textId="11B0D220" w:rsidR="00C95F17" w:rsidRPr="00710552" w:rsidRDefault="00C95F17">
            <w:pPr>
              <w:spacing w:after="0" w:line="360" w:lineRule="auto"/>
              <w:rPr>
                <w:rFonts w:ascii="Arial" w:hAnsi="Arial" w:cs="Arial"/>
                <w:color w:val="000000" w:themeColor="text1"/>
              </w:rPr>
            </w:pPr>
          </w:p>
        </w:tc>
        <w:tc>
          <w:tcPr>
            <w:tcW w:w="4430" w:type="dxa"/>
          </w:tcPr>
          <w:p w14:paraId="21A3D16F" w14:textId="77777777" w:rsidR="00C95F17" w:rsidRPr="00710552" w:rsidRDefault="001C5FC3" w:rsidP="00EC778B">
            <w:pPr>
              <w:pStyle w:val="af"/>
              <w:spacing w:before="120" w:after="0" w:line="360" w:lineRule="auto"/>
              <w:ind w:left="-28"/>
              <w:rPr>
                <w:rFonts w:ascii="Arial" w:hAnsi="Arial" w:cs="Arial"/>
                <w:color w:val="000000" w:themeColor="text1"/>
                <w:lang w:val="en-US"/>
              </w:rPr>
            </w:pPr>
            <w:r w:rsidRPr="00710552">
              <w:rPr>
                <w:rFonts w:ascii="Arial" w:hAnsi="Arial" w:cs="Arial"/>
                <w:color w:val="000000" w:themeColor="text1"/>
                <w:lang w:val="en-US"/>
              </w:rPr>
              <w:t>Signed for and on behalf of</w:t>
            </w:r>
          </w:p>
          <w:p w14:paraId="24A65E60" w14:textId="77777777" w:rsidR="00C95F17" w:rsidRPr="00710552" w:rsidRDefault="001C5FC3">
            <w:pPr>
              <w:pStyle w:val="af"/>
              <w:spacing w:after="0" w:line="360" w:lineRule="auto"/>
              <w:ind w:left="-29"/>
              <w:rPr>
                <w:rFonts w:ascii="Arial" w:hAnsi="Arial" w:cs="Arial"/>
                <w:color w:val="000000" w:themeColor="text1"/>
                <w:lang w:val="en-US"/>
              </w:rPr>
            </w:pPr>
            <w:r w:rsidRPr="00710552">
              <w:rPr>
                <w:rFonts w:ascii="Arial" w:hAnsi="Arial" w:cs="Arial"/>
                <w:b/>
                <w:color w:val="000000" w:themeColor="text1"/>
                <w:lang w:val="en-US"/>
              </w:rPr>
              <w:t>The Owner</w:t>
            </w:r>
            <w:r w:rsidRPr="00710552">
              <w:rPr>
                <w:rFonts w:ascii="Arial" w:hAnsi="Arial" w:cs="Arial"/>
                <w:color w:val="000000" w:themeColor="text1"/>
                <w:lang w:val="en-US"/>
              </w:rPr>
              <w:t xml:space="preserve"> by:</w:t>
            </w:r>
          </w:p>
          <w:p w14:paraId="1D7F548E" w14:textId="77777777" w:rsidR="00C95F17" w:rsidRPr="00710552" w:rsidRDefault="00C95F17">
            <w:pPr>
              <w:pStyle w:val="af"/>
              <w:spacing w:after="0" w:line="360" w:lineRule="auto"/>
              <w:ind w:left="-29"/>
              <w:rPr>
                <w:rFonts w:ascii="Arial" w:hAnsi="Arial" w:cs="Arial"/>
                <w:color w:val="000000" w:themeColor="text1"/>
                <w:lang w:val="en-US"/>
              </w:rPr>
            </w:pPr>
          </w:p>
          <w:p w14:paraId="38DB9098" w14:textId="77777777" w:rsidR="00C95F17" w:rsidRPr="00710552" w:rsidRDefault="00C95F17">
            <w:pPr>
              <w:pStyle w:val="af"/>
              <w:spacing w:after="0" w:line="360" w:lineRule="auto"/>
              <w:ind w:left="-29"/>
              <w:rPr>
                <w:rFonts w:ascii="Arial" w:hAnsi="Arial" w:cs="Arial"/>
                <w:color w:val="000000" w:themeColor="text1"/>
                <w:lang w:val="en-US"/>
              </w:rPr>
            </w:pPr>
          </w:p>
          <w:p w14:paraId="5A46FC39" w14:textId="77777777" w:rsidR="00C95F17" w:rsidRPr="00710552" w:rsidRDefault="00C95F17">
            <w:pPr>
              <w:pStyle w:val="af"/>
              <w:spacing w:after="0" w:line="360" w:lineRule="auto"/>
              <w:ind w:left="-29"/>
              <w:rPr>
                <w:rFonts w:ascii="Arial" w:hAnsi="Arial" w:cs="Arial"/>
                <w:color w:val="000000" w:themeColor="text1"/>
                <w:lang w:val="en-US"/>
              </w:rPr>
            </w:pPr>
          </w:p>
          <w:p w14:paraId="7046EAD9" w14:textId="77777777" w:rsidR="00C95F17" w:rsidRPr="00710552" w:rsidRDefault="001C5FC3">
            <w:pPr>
              <w:spacing w:after="0" w:line="360" w:lineRule="auto"/>
              <w:ind w:left="-29"/>
              <w:rPr>
                <w:rFonts w:ascii="Arial" w:hAnsi="Arial" w:cs="Arial"/>
                <w:color w:val="000000" w:themeColor="text1"/>
                <w:lang w:val="en-US"/>
              </w:rPr>
            </w:pPr>
            <w:r w:rsidRPr="00710552">
              <w:rPr>
                <w:rFonts w:ascii="Arial" w:hAnsi="Arial" w:cs="Arial"/>
                <w:color w:val="000000" w:themeColor="text1"/>
                <w:spacing w:val="-2"/>
                <w:lang w:val="en-US"/>
              </w:rPr>
              <w:t>______________________________</w:t>
            </w:r>
          </w:p>
          <w:p w14:paraId="6BAC865C" w14:textId="77777777" w:rsidR="00C95F17" w:rsidRPr="00710552" w:rsidRDefault="001C5FC3">
            <w:pPr>
              <w:pStyle w:val="af"/>
              <w:spacing w:after="0" w:line="360" w:lineRule="auto"/>
              <w:ind w:left="-29"/>
              <w:rPr>
                <w:rFonts w:ascii="Arial" w:hAnsi="Arial" w:cs="Arial"/>
                <w:color w:val="000000" w:themeColor="text1"/>
                <w:lang w:val="en-US"/>
              </w:rPr>
            </w:pPr>
            <w:r w:rsidRPr="00710552">
              <w:rPr>
                <w:rFonts w:ascii="Arial" w:hAnsi="Arial" w:cs="Arial"/>
                <w:color w:val="000000" w:themeColor="text1"/>
                <w:lang w:val="en-US"/>
              </w:rPr>
              <w:t xml:space="preserve">Mr. Vladimir Petrovich Kolbin </w:t>
            </w:r>
          </w:p>
          <w:p w14:paraId="54AB5741" w14:textId="77777777" w:rsidR="00C95F17" w:rsidRPr="00710552" w:rsidRDefault="001C5FC3">
            <w:pPr>
              <w:pStyle w:val="af"/>
              <w:spacing w:after="0" w:line="360" w:lineRule="auto"/>
              <w:ind w:left="-29"/>
              <w:rPr>
                <w:rFonts w:ascii="Arial" w:hAnsi="Arial" w:cs="Arial"/>
                <w:color w:val="000000" w:themeColor="text1"/>
                <w:highlight w:val="yellow"/>
                <w:lang w:val="en-US"/>
              </w:rPr>
            </w:pPr>
            <w:r w:rsidRPr="00710552">
              <w:rPr>
                <w:rFonts w:ascii="Arial" w:hAnsi="Arial" w:cs="Arial"/>
                <w:color w:val="000000" w:themeColor="text1"/>
                <w:lang w:val="en-US"/>
              </w:rPr>
              <w:t>General Director</w:t>
            </w:r>
          </w:p>
          <w:p w14:paraId="4C3F3EBD" w14:textId="77777777" w:rsidR="00C95F17" w:rsidRPr="00710552" w:rsidRDefault="00C95F17">
            <w:pPr>
              <w:pStyle w:val="af"/>
              <w:spacing w:after="0" w:line="360" w:lineRule="auto"/>
              <w:ind w:left="-29"/>
              <w:rPr>
                <w:rFonts w:ascii="Arial" w:hAnsi="Arial" w:cs="Arial"/>
                <w:color w:val="000000" w:themeColor="text1"/>
                <w:lang w:val="en-US"/>
              </w:rPr>
            </w:pPr>
          </w:p>
          <w:p w14:paraId="3156C89B" w14:textId="77777777" w:rsidR="00C95F17" w:rsidRPr="00710552" w:rsidRDefault="001C5FC3">
            <w:pPr>
              <w:pStyle w:val="af"/>
              <w:spacing w:after="0" w:line="360" w:lineRule="auto"/>
              <w:ind w:left="-29"/>
              <w:rPr>
                <w:rFonts w:ascii="Arial" w:hAnsi="Arial" w:cs="Arial"/>
                <w:i/>
                <w:color w:val="000000" w:themeColor="text1"/>
                <w:lang w:val="en-US"/>
              </w:rPr>
            </w:pPr>
            <w:r w:rsidRPr="00710552">
              <w:rPr>
                <w:rFonts w:ascii="Arial" w:hAnsi="Arial" w:cs="Arial"/>
                <w:i/>
                <w:color w:val="000000" w:themeColor="text1"/>
                <w:lang w:val="en-US"/>
              </w:rPr>
              <w:t>Company Seal:</w:t>
            </w:r>
          </w:p>
          <w:p w14:paraId="695AA405" w14:textId="77777777" w:rsidR="00C95F17" w:rsidRPr="00710552" w:rsidRDefault="00C95F17" w:rsidP="00EC778B">
            <w:pPr>
              <w:pStyle w:val="af"/>
              <w:spacing w:after="120" w:line="360" w:lineRule="auto"/>
              <w:ind w:left="-28"/>
              <w:rPr>
                <w:rFonts w:ascii="Arial" w:hAnsi="Arial" w:cs="Arial"/>
                <w:color w:val="000000" w:themeColor="text1"/>
                <w:lang w:val="en-US"/>
              </w:rPr>
            </w:pPr>
          </w:p>
          <w:p w14:paraId="5553391E" w14:textId="77777777" w:rsidR="00C95F17" w:rsidRPr="00710552" w:rsidRDefault="00C95F17" w:rsidP="00EC778B">
            <w:pPr>
              <w:pStyle w:val="af"/>
              <w:spacing w:after="120" w:line="360" w:lineRule="auto"/>
              <w:ind w:left="-28"/>
              <w:rPr>
                <w:rFonts w:ascii="Arial" w:hAnsi="Arial" w:cs="Arial"/>
                <w:color w:val="000000" w:themeColor="text1"/>
                <w:lang w:val="en-US"/>
              </w:rPr>
            </w:pPr>
          </w:p>
          <w:p w14:paraId="7D45B70C" w14:textId="77777777" w:rsidR="00C95F17" w:rsidRPr="00710552" w:rsidRDefault="001C5FC3" w:rsidP="00EC778B">
            <w:pPr>
              <w:pStyle w:val="af"/>
              <w:spacing w:after="120" w:line="276" w:lineRule="auto"/>
              <w:ind w:left="-29"/>
              <w:rPr>
                <w:rFonts w:ascii="Arial" w:hAnsi="Arial" w:cs="Arial"/>
                <w:color w:val="000000" w:themeColor="text1"/>
                <w:lang w:val="en-US"/>
              </w:rPr>
            </w:pPr>
            <w:r w:rsidRPr="00710552">
              <w:rPr>
                <w:rFonts w:ascii="Arial" w:hAnsi="Arial" w:cs="Arial"/>
                <w:color w:val="000000" w:themeColor="text1"/>
                <w:lang w:val="en-US"/>
              </w:rPr>
              <w:t>Signed for and on behalf of</w:t>
            </w:r>
          </w:p>
          <w:p w14:paraId="768C4F0D" w14:textId="77777777" w:rsidR="00C95F17" w:rsidRPr="00710552" w:rsidRDefault="001C5FC3" w:rsidP="00EC778B">
            <w:pPr>
              <w:pStyle w:val="af"/>
              <w:spacing w:after="120" w:line="276" w:lineRule="auto"/>
              <w:ind w:left="-29"/>
              <w:rPr>
                <w:rFonts w:ascii="Arial" w:hAnsi="Arial" w:cs="Arial"/>
                <w:color w:val="000000" w:themeColor="text1"/>
                <w:lang w:val="en-US"/>
              </w:rPr>
            </w:pPr>
            <w:r w:rsidRPr="00710552">
              <w:rPr>
                <w:rFonts w:ascii="Arial" w:hAnsi="Arial" w:cs="Arial"/>
                <w:b/>
                <w:color w:val="000000" w:themeColor="text1"/>
                <w:lang w:val="en-US"/>
              </w:rPr>
              <w:t xml:space="preserve">DI </w:t>
            </w:r>
            <w:r w:rsidRPr="00710552">
              <w:rPr>
                <w:rFonts w:ascii="Arial" w:hAnsi="Arial" w:cs="Arial"/>
                <w:color w:val="000000" w:themeColor="text1"/>
                <w:lang w:val="en-US"/>
              </w:rPr>
              <w:t>by:</w:t>
            </w:r>
          </w:p>
          <w:p w14:paraId="7FC1A420" w14:textId="77777777" w:rsidR="00C95F17" w:rsidRPr="00710552" w:rsidRDefault="00C95F17" w:rsidP="00EC778B">
            <w:pPr>
              <w:pStyle w:val="af"/>
              <w:spacing w:after="120" w:line="276" w:lineRule="auto"/>
              <w:ind w:left="-29"/>
              <w:rPr>
                <w:rFonts w:ascii="Arial" w:hAnsi="Arial" w:cs="Arial"/>
                <w:color w:val="000000" w:themeColor="text1"/>
                <w:lang w:val="en-US"/>
              </w:rPr>
            </w:pPr>
          </w:p>
          <w:p w14:paraId="329BBF87" w14:textId="15D005D6" w:rsidR="00C95F17" w:rsidRPr="00710552" w:rsidRDefault="00C95F17" w:rsidP="00EC778B">
            <w:pPr>
              <w:pStyle w:val="af"/>
              <w:spacing w:after="120" w:line="276" w:lineRule="auto"/>
              <w:rPr>
                <w:rFonts w:ascii="Arial" w:hAnsi="Arial" w:cs="Arial"/>
                <w:color w:val="000000" w:themeColor="text1"/>
                <w:spacing w:val="-2"/>
                <w:lang w:val="en-US"/>
              </w:rPr>
            </w:pPr>
          </w:p>
          <w:p w14:paraId="1C0F6620" w14:textId="77777777" w:rsidR="00C95F17" w:rsidRPr="00710552" w:rsidRDefault="001C5FC3" w:rsidP="00EC778B">
            <w:pPr>
              <w:spacing w:line="276" w:lineRule="auto"/>
              <w:ind w:left="-28"/>
              <w:rPr>
                <w:rFonts w:ascii="Arial" w:hAnsi="Arial" w:cs="Arial"/>
                <w:color w:val="000000" w:themeColor="text1"/>
                <w:lang w:val="en-US"/>
              </w:rPr>
            </w:pPr>
            <w:r w:rsidRPr="00710552">
              <w:rPr>
                <w:rFonts w:ascii="Arial" w:hAnsi="Arial" w:cs="Arial"/>
                <w:color w:val="000000" w:themeColor="text1"/>
                <w:spacing w:val="-2"/>
                <w:lang w:val="en-US"/>
              </w:rPr>
              <w:t>______________________________</w:t>
            </w:r>
          </w:p>
          <w:p w14:paraId="15CDA96D" w14:textId="77777777" w:rsidR="00C95F17" w:rsidRPr="00710552" w:rsidRDefault="001C5FC3" w:rsidP="00EC778B">
            <w:pPr>
              <w:widowControl w:val="0"/>
              <w:spacing w:line="276" w:lineRule="auto"/>
              <w:ind w:left="-29"/>
              <w:rPr>
                <w:rFonts w:ascii="Arial" w:hAnsi="Arial" w:cs="Arial"/>
                <w:color w:val="000000" w:themeColor="text1"/>
                <w:lang w:val="en-US"/>
              </w:rPr>
            </w:pPr>
            <w:r w:rsidRPr="00710552">
              <w:rPr>
                <w:rFonts w:ascii="Arial" w:hAnsi="Arial" w:cs="Arial"/>
                <w:color w:val="000000" w:themeColor="text1"/>
                <w:lang w:val="en-US"/>
              </w:rPr>
              <w:t>Mr. Siradej Donavanik</w:t>
            </w:r>
          </w:p>
          <w:p w14:paraId="0DE97F3C" w14:textId="77777777" w:rsidR="00C95F17" w:rsidRPr="00710552" w:rsidRDefault="001C5FC3" w:rsidP="00EC778B">
            <w:pPr>
              <w:pStyle w:val="af"/>
              <w:spacing w:after="120" w:line="276" w:lineRule="auto"/>
              <w:ind w:left="-28"/>
              <w:rPr>
                <w:rFonts w:ascii="Arial" w:hAnsi="Arial" w:cs="Arial"/>
                <w:color w:val="000000" w:themeColor="text1"/>
                <w:lang w:val="en-US"/>
              </w:rPr>
            </w:pPr>
            <w:r w:rsidRPr="00710552">
              <w:rPr>
                <w:rFonts w:ascii="Arial" w:hAnsi="Arial" w:cs="Arial"/>
                <w:color w:val="000000" w:themeColor="text1"/>
                <w:lang w:val="en-US"/>
              </w:rPr>
              <w:t>Authorized Director</w:t>
            </w:r>
          </w:p>
          <w:p w14:paraId="3C89B9C1" w14:textId="77777777" w:rsidR="00C95F17" w:rsidRPr="00710552" w:rsidRDefault="001C5FC3" w:rsidP="00EC778B">
            <w:pPr>
              <w:pStyle w:val="af"/>
              <w:spacing w:after="120" w:line="276" w:lineRule="auto"/>
              <w:ind w:left="-28"/>
              <w:rPr>
                <w:rFonts w:ascii="Arial" w:hAnsi="Arial" w:cs="Arial"/>
                <w:i/>
                <w:color w:val="000000" w:themeColor="text1"/>
                <w:lang w:val="en-US"/>
              </w:rPr>
            </w:pPr>
            <w:r w:rsidRPr="00710552">
              <w:rPr>
                <w:rFonts w:ascii="Arial" w:hAnsi="Arial" w:cs="Arial"/>
                <w:i/>
                <w:color w:val="000000" w:themeColor="text1"/>
                <w:lang w:val="en-US"/>
              </w:rPr>
              <w:t>Company Seal:</w:t>
            </w:r>
          </w:p>
          <w:p w14:paraId="0AA7F869"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68F178B5"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12B0AA2C"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1E7D1B79" w14:textId="77777777" w:rsidR="00C95F17" w:rsidRPr="00710552" w:rsidRDefault="001C5FC3" w:rsidP="00EC778B">
            <w:pPr>
              <w:pStyle w:val="af"/>
              <w:spacing w:after="120" w:line="276" w:lineRule="auto"/>
              <w:ind w:left="-28"/>
              <w:rPr>
                <w:rFonts w:ascii="Arial" w:hAnsi="Arial" w:cs="Arial"/>
                <w:b/>
                <w:color w:val="000000" w:themeColor="text1"/>
                <w:spacing w:val="-2"/>
                <w:lang w:val="en-US"/>
              </w:rPr>
            </w:pPr>
            <w:r w:rsidRPr="00710552">
              <w:rPr>
                <w:rFonts w:ascii="Arial" w:hAnsi="Arial" w:cs="Arial"/>
                <w:b/>
                <w:color w:val="000000" w:themeColor="text1"/>
                <w:spacing w:val="-2"/>
                <w:lang w:val="en-US"/>
              </w:rPr>
              <w:t>Witness</w:t>
            </w:r>
          </w:p>
          <w:p w14:paraId="4093C15B" w14:textId="77777777" w:rsidR="00C95F17" w:rsidRPr="00710552" w:rsidRDefault="00C95F17" w:rsidP="00EC778B">
            <w:pPr>
              <w:pStyle w:val="af"/>
              <w:spacing w:after="120" w:line="276" w:lineRule="auto"/>
              <w:ind w:left="-28"/>
              <w:rPr>
                <w:rFonts w:ascii="Arial" w:hAnsi="Arial" w:cs="Arial"/>
                <w:b/>
                <w:color w:val="000000" w:themeColor="text1"/>
                <w:spacing w:val="-2"/>
                <w:lang w:val="en-US"/>
              </w:rPr>
            </w:pPr>
          </w:p>
          <w:p w14:paraId="7F6D9613" w14:textId="77777777" w:rsidR="00C95F17" w:rsidRPr="00710552" w:rsidRDefault="00C95F17" w:rsidP="00EC778B">
            <w:pPr>
              <w:pStyle w:val="af"/>
              <w:spacing w:after="120" w:line="276" w:lineRule="auto"/>
              <w:ind w:left="-28"/>
              <w:rPr>
                <w:rFonts w:ascii="Arial" w:hAnsi="Arial" w:cs="Arial"/>
                <w:b/>
                <w:color w:val="000000" w:themeColor="text1"/>
                <w:spacing w:val="-2"/>
                <w:lang w:val="en-US"/>
              </w:rPr>
            </w:pPr>
          </w:p>
          <w:p w14:paraId="2614181D" w14:textId="77777777" w:rsidR="00C95F17" w:rsidRPr="00710552" w:rsidRDefault="001C5FC3" w:rsidP="00EC778B">
            <w:pPr>
              <w:pStyle w:val="af"/>
              <w:spacing w:after="120" w:line="276" w:lineRule="auto"/>
              <w:ind w:left="-28"/>
              <w:rPr>
                <w:rFonts w:ascii="Arial" w:hAnsi="Arial" w:cs="Arial"/>
                <w:color w:val="000000" w:themeColor="text1"/>
                <w:spacing w:val="-2"/>
                <w:lang w:val="en-US"/>
              </w:rPr>
            </w:pPr>
            <w:r w:rsidRPr="00710552">
              <w:rPr>
                <w:rFonts w:ascii="Arial" w:hAnsi="Arial" w:cs="Arial"/>
                <w:color w:val="000000" w:themeColor="text1"/>
                <w:spacing w:val="-2"/>
                <w:lang w:val="en-US"/>
              </w:rPr>
              <w:t>____________________________</w:t>
            </w:r>
          </w:p>
          <w:p w14:paraId="6BEDD29F" w14:textId="77777777" w:rsidR="00C95F17" w:rsidRPr="00710552" w:rsidRDefault="001C5FC3" w:rsidP="00EC778B">
            <w:pPr>
              <w:pStyle w:val="af"/>
              <w:spacing w:after="120" w:line="276" w:lineRule="auto"/>
              <w:ind w:left="-28"/>
              <w:rPr>
                <w:rFonts w:ascii="Arial" w:hAnsi="Arial" w:cs="Arial"/>
                <w:color w:val="000000" w:themeColor="text1"/>
                <w:spacing w:val="-2"/>
                <w:lang w:val="en-US"/>
              </w:rPr>
            </w:pPr>
            <w:r w:rsidRPr="00710552">
              <w:rPr>
                <w:rFonts w:ascii="Arial" w:hAnsi="Arial" w:cs="Arial"/>
                <w:color w:val="000000" w:themeColor="text1"/>
                <w:spacing w:val="-2"/>
                <w:lang w:val="en-US"/>
              </w:rPr>
              <w:t xml:space="preserve">Ms. </w:t>
            </w:r>
            <w:proofErr w:type="spellStart"/>
            <w:r w:rsidRPr="00710552">
              <w:rPr>
                <w:rFonts w:ascii="Arial" w:hAnsi="Arial" w:cs="Arial"/>
                <w:color w:val="000000" w:themeColor="text1"/>
                <w:spacing w:val="-2"/>
                <w:lang w:val="en-US"/>
              </w:rPr>
              <w:t>Pornpim</w:t>
            </w:r>
            <w:proofErr w:type="spellEnd"/>
            <w:r w:rsidRPr="00710552">
              <w:rPr>
                <w:rFonts w:ascii="Arial" w:hAnsi="Arial" w:cs="Arial"/>
                <w:color w:val="000000" w:themeColor="text1"/>
                <w:spacing w:val="-2"/>
                <w:lang w:val="en-US"/>
              </w:rPr>
              <w:t xml:space="preserve"> </w:t>
            </w:r>
            <w:proofErr w:type="spellStart"/>
            <w:r w:rsidRPr="00710552">
              <w:rPr>
                <w:rFonts w:ascii="Arial" w:hAnsi="Arial" w:cs="Arial"/>
                <w:color w:val="000000" w:themeColor="text1"/>
                <w:spacing w:val="-2"/>
                <w:lang w:val="en-US"/>
              </w:rPr>
              <w:t>Hiranpradit</w:t>
            </w:r>
            <w:proofErr w:type="spellEnd"/>
            <w:r w:rsidRPr="00710552">
              <w:rPr>
                <w:rFonts w:ascii="Arial" w:hAnsi="Arial" w:cs="Arial"/>
                <w:color w:val="000000" w:themeColor="text1"/>
                <w:spacing w:val="-2"/>
                <w:lang w:val="en-US"/>
              </w:rPr>
              <w:t xml:space="preserve"> </w:t>
            </w:r>
          </w:p>
          <w:p w14:paraId="1DB5FF8C" w14:textId="77777777" w:rsidR="00C95F17" w:rsidRPr="00710552" w:rsidRDefault="001C5FC3" w:rsidP="00EC778B">
            <w:pPr>
              <w:pStyle w:val="af"/>
              <w:spacing w:after="120" w:line="276" w:lineRule="auto"/>
              <w:ind w:left="-28"/>
              <w:rPr>
                <w:rFonts w:ascii="Arial" w:hAnsi="Arial" w:cs="Arial"/>
                <w:b/>
                <w:color w:val="000000" w:themeColor="text1"/>
                <w:spacing w:val="-2"/>
                <w:lang w:val="en-US"/>
              </w:rPr>
            </w:pPr>
            <w:r w:rsidRPr="00710552">
              <w:rPr>
                <w:rFonts w:ascii="Arial" w:hAnsi="Arial" w:cs="Arial"/>
                <w:color w:val="000000" w:themeColor="text1"/>
                <w:spacing w:val="-2"/>
                <w:lang w:val="en-US"/>
              </w:rPr>
              <w:t>Director – Business Development</w:t>
            </w:r>
          </w:p>
          <w:p w14:paraId="42763FC5" w14:textId="70CBE9F1" w:rsidR="00C95F17" w:rsidRPr="00710552" w:rsidRDefault="00C95F17" w:rsidP="00EC778B">
            <w:pPr>
              <w:pStyle w:val="af"/>
              <w:spacing w:after="0" w:line="360" w:lineRule="auto"/>
              <w:rPr>
                <w:rFonts w:ascii="Arial" w:hAnsi="Arial" w:cs="Arial"/>
                <w:b/>
                <w:color w:val="000000" w:themeColor="text1"/>
                <w:spacing w:val="-2"/>
                <w:lang w:val="en-US"/>
              </w:rPr>
            </w:pPr>
          </w:p>
        </w:tc>
      </w:tr>
    </w:tbl>
    <w:p w14:paraId="3EE16DDE" w14:textId="77777777" w:rsidR="00C95F17" w:rsidRPr="00710552" w:rsidRDefault="00C95F17">
      <w:pPr>
        <w:spacing w:after="0" w:line="360" w:lineRule="auto"/>
        <w:rPr>
          <w:rFonts w:ascii="Arial" w:hAnsi="Arial" w:cs="Arial"/>
          <w:color w:val="000000" w:themeColor="text1"/>
          <w:spacing w:val="-2"/>
          <w:lang w:val="en-US"/>
        </w:rPr>
      </w:pPr>
      <w:bookmarkStart w:id="41" w:name="Cursor_loc"/>
      <w:bookmarkEnd w:id="41"/>
    </w:p>
    <w:p w14:paraId="6940C306" w14:textId="77777777" w:rsidR="00C95F17" w:rsidRPr="00710552" w:rsidRDefault="001C5FC3">
      <w:pPr>
        <w:rPr>
          <w:rFonts w:ascii="Arial" w:hAnsi="Arial" w:cs="Arial"/>
          <w:b/>
          <w:color w:val="000000" w:themeColor="text1"/>
          <w:spacing w:val="-2"/>
          <w:u w:val="single"/>
          <w:lang w:val="en-US"/>
        </w:rPr>
      </w:pPr>
      <w:r w:rsidRPr="00710552">
        <w:rPr>
          <w:rFonts w:ascii="Arial" w:hAnsi="Arial" w:cs="Arial"/>
          <w:b/>
          <w:color w:val="000000" w:themeColor="text1"/>
          <w:spacing w:val="-2"/>
          <w:u w:val="single"/>
          <w:lang w:val="en-US"/>
        </w:rPr>
        <w:br w:type="page"/>
      </w:r>
    </w:p>
    <w:p w14:paraId="7486B42A" w14:textId="77777777" w:rsidR="00C95F17" w:rsidRPr="00710552" w:rsidRDefault="001C5FC3">
      <w:pPr>
        <w:pStyle w:val="af"/>
        <w:spacing w:after="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lastRenderedPageBreak/>
        <w:t xml:space="preserve">Содержание / </w:t>
      </w:r>
      <w:proofErr w:type="spellStart"/>
      <w:r w:rsidRPr="00710552">
        <w:rPr>
          <w:rFonts w:ascii="Arial" w:hAnsi="Arial" w:cs="Arial"/>
          <w:b/>
          <w:color w:val="000000" w:themeColor="text1"/>
          <w:spacing w:val="-2"/>
          <w:u w:val="single"/>
        </w:rPr>
        <w:t>Table</w:t>
      </w:r>
      <w:proofErr w:type="spellEnd"/>
      <w:r w:rsidRPr="00710552">
        <w:rPr>
          <w:rFonts w:ascii="Arial" w:hAnsi="Arial" w:cs="Arial"/>
          <w:b/>
          <w:color w:val="000000" w:themeColor="text1"/>
          <w:spacing w:val="-2"/>
          <w:u w:val="single"/>
        </w:rPr>
        <w:t xml:space="preserve"> </w:t>
      </w:r>
      <w:proofErr w:type="spellStart"/>
      <w:r w:rsidRPr="00710552">
        <w:rPr>
          <w:rFonts w:ascii="Arial" w:hAnsi="Arial" w:cs="Arial"/>
          <w:b/>
          <w:color w:val="000000" w:themeColor="text1"/>
          <w:spacing w:val="-2"/>
          <w:u w:val="single"/>
        </w:rPr>
        <w:t>of</w:t>
      </w:r>
      <w:proofErr w:type="spellEnd"/>
      <w:r w:rsidRPr="00710552">
        <w:rPr>
          <w:rFonts w:ascii="Arial" w:hAnsi="Arial" w:cs="Arial"/>
          <w:b/>
          <w:color w:val="000000" w:themeColor="text1"/>
          <w:spacing w:val="-2"/>
          <w:u w:val="single"/>
        </w:rPr>
        <w:t xml:space="preserve"> </w:t>
      </w:r>
      <w:proofErr w:type="spellStart"/>
      <w:r w:rsidRPr="00710552">
        <w:rPr>
          <w:rFonts w:ascii="Arial" w:hAnsi="Arial" w:cs="Arial"/>
          <w:b/>
          <w:color w:val="000000" w:themeColor="text1"/>
          <w:spacing w:val="-2"/>
          <w:u w:val="single"/>
        </w:rPr>
        <w:t>Contents</w:t>
      </w:r>
      <w:proofErr w:type="spellEnd"/>
    </w:p>
    <w:p w14:paraId="6EBA9A2E" w14:textId="77777777" w:rsidR="00C95F17" w:rsidRPr="00710552" w:rsidRDefault="00C95F17">
      <w:pPr>
        <w:pStyle w:val="af"/>
        <w:spacing w:after="0" w:line="276" w:lineRule="auto"/>
        <w:jc w:val="center"/>
        <w:rPr>
          <w:rFonts w:ascii="Arial" w:hAnsi="Arial" w:cs="Arial"/>
          <w:b/>
          <w:color w:val="000000" w:themeColor="text1"/>
          <w:spacing w:val="-2"/>
          <w:u w:val="single"/>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A0" w:firstRow="1" w:lastRow="0" w:firstColumn="1" w:lastColumn="0" w:noHBand="0" w:noVBand="1"/>
      </w:tblPr>
      <w:tblGrid>
        <w:gridCol w:w="1795"/>
        <w:gridCol w:w="5036"/>
        <w:gridCol w:w="2094"/>
      </w:tblGrid>
      <w:tr w:rsidR="00710552" w:rsidRPr="00710552" w14:paraId="7439D57B" w14:textId="77777777">
        <w:trPr>
          <w:tblHeader/>
          <w:jc w:val="center"/>
        </w:trPr>
        <w:tc>
          <w:tcPr>
            <w:tcW w:w="1795" w:type="dxa"/>
            <w:tcBorders>
              <w:top w:val="dotted" w:sz="4" w:space="0" w:color="000000"/>
              <w:left w:val="dotted" w:sz="4" w:space="0" w:color="000000"/>
              <w:bottom w:val="dotted" w:sz="4" w:space="0" w:color="000000"/>
              <w:right w:val="dotted" w:sz="4" w:space="0" w:color="000000"/>
            </w:tcBorders>
            <w:shd w:val="clear" w:color="auto" w:fill="5F7380"/>
          </w:tcPr>
          <w:p w14:paraId="07B9B859" w14:textId="77777777" w:rsidR="00C95F17" w:rsidRPr="00710552" w:rsidRDefault="001C5FC3">
            <w:pPr>
              <w:spacing w:before="12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t xml:space="preserve">Раздел / </w:t>
            </w:r>
            <w:proofErr w:type="spellStart"/>
            <w:r w:rsidRPr="00710552">
              <w:rPr>
                <w:rFonts w:ascii="Arial" w:hAnsi="Arial" w:cs="Arial"/>
                <w:b/>
                <w:color w:val="000000" w:themeColor="text1"/>
                <w:spacing w:val="-2"/>
                <w:u w:val="single"/>
              </w:rPr>
              <w:t>Section</w:t>
            </w:r>
            <w:proofErr w:type="spellEnd"/>
          </w:p>
        </w:tc>
        <w:tc>
          <w:tcPr>
            <w:tcW w:w="5036" w:type="dxa"/>
            <w:tcBorders>
              <w:top w:val="dotted" w:sz="4" w:space="0" w:color="000000"/>
              <w:left w:val="dotted" w:sz="4" w:space="0" w:color="000000"/>
              <w:bottom w:val="dotted" w:sz="4" w:space="0" w:color="000000"/>
              <w:right w:val="dotted" w:sz="4" w:space="0" w:color="000000"/>
            </w:tcBorders>
            <w:shd w:val="clear" w:color="auto" w:fill="5F7380"/>
          </w:tcPr>
          <w:p w14:paraId="7AE1D584" w14:textId="77777777" w:rsidR="00C95F17" w:rsidRPr="00710552" w:rsidRDefault="00C95F17">
            <w:pPr>
              <w:spacing w:before="120" w:line="276" w:lineRule="auto"/>
              <w:rPr>
                <w:rFonts w:ascii="Arial" w:hAnsi="Arial" w:cs="Arial"/>
                <w:b/>
                <w:color w:val="000000" w:themeColor="text1"/>
                <w:spacing w:val="-2"/>
                <w:u w:val="single"/>
              </w:rPr>
            </w:pPr>
          </w:p>
        </w:tc>
        <w:tc>
          <w:tcPr>
            <w:tcW w:w="2094" w:type="dxa"/>
            <w:tcBorders>
              <w:top w:val="dotted" w:sz="4" w:space="0" w:color="000000"/>
              <w:left w:val="dotted" w:sz="4" w:space="0" w:color="000000"/>
              <w:bottom w:val="dotted" w:sz="4" w:space="0" w:color="000000"/>
              <w:right w:val="dotted" w:sz="4" w:space="0" w:color="000000"/>
            </w:tcBorders>
            <w:shd w:val="clear" w:color="auto" w:fill="5F7380"/>
          </w:tcPr>
          <w:p w14:paraId="44C92915" w14:textId="77777777" w:rsidR="00C95F17" w:rsidRPr="00710552" w:rsidRDefault="001C5FC3">
            <w:pPr>
              <w:tabs>
                <w:tab w:val="left" w:pos="190"/>
                <w:tab w:val="center" w:pos="474"/>
              </w:tabs>
              <w:spacing w:before="12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t>Страница/ Page</w:t>
            </w:r>
          </w:p>
        </w:tc>
      </w:tr>
      <w:tr w:rsidR="00710552" w:rsidRPr="00710552" w14:paraId="0868AECD"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9BFBB21" w14:textId="77777777" w:rsidR="00C95F17" w:rsidRPr="00710552" w:rsidRDefault="001C5FC3">
            <w:pPr>
              <w:spacing w:before="120" w:line="276" w:lineRule="auto"/>
              <w:jc w:val="center"/>
              <w:rPr>
                <w:rFonts w:ascii="Arial" w:hAnsi="Arial" w:cs="Arial"/>
                <w:b/>
                <w:smallCaps/>
                <w:color w:val="000000" w:themeColor="text1"/>
                <w:spacing w:val="-2"/>
              </w:rPr>
            </w:pPr>
            <w:r w:rsidRPr="00710552">
              <w:rPr>
                <w:rFonts w:ascii="Arial" w:hAnsi="Arial" w:cs="Arial"/>
                <w:b/>
                <w:color w:val="000000" w:themeColor="text1"/>
                <w:spacing w:val="-2"/>
              </w:rPr>
              <w:t xml:space="preserve">Часть 1 / </w:t>
            </w:r>
            <w:proofErr w:type="spellStart"/>
            <w:r w:rsidRPr="00710552">
              <w:rPr>
                <w:rFonts w:ascii="Arial" w:hAnsi="Arial" w:cs="Arial"/>
                <w:b/>
                <w:color w:val="000000" w:themeColor="text1"/>
                <w:spacing w:val="-2"/>
              </w:rPr>
              <w:t>Part</w:t>
            </w:r>
            <w:proofErr w:type="spellEnd"/>
            <w:r w:rsidRPr="00710552">
              <w:rPr>
                <w:rFonts w:ascii="Arial" w:hAnsi="Arial" w:cs="Arial"/>
                <w:b/>
                <w:color w:val="000000" w:themeColor="text1"/>
                <w:spacing w:val="-2"/>
              </w:rPr>
              <w:t xml:space="preserve"> 1</w:t>
            </w:r>
          </w:p>
        </w:tc>
        <w:tc>
          <w:tcPr>
            <w:tcW w:w="5036" w:type="dxa"/>
            <w:tcBorders>
              <w:top w:val="dotted" w:sz="4" w:space="0" w:color="000000"/>
              <w:left w:val="dotted" w:sz="4" w:space="0" w:color="000000"/>
              <w:bottom w:val="dotted" w:sz="4" w:space="0" w:color="000000"/>
              <w:right w:val="dotted" w:sz="4" w:space="0" w:color="000000"/>
            </w:tcBorders>
          </w:tcPr>
          <w:p w14:paraId="7B7ACD1B" w14:textId="77777777" w:rsidR="00C95F17" w:rsidRPr="00710552" w:rsidRDefault="001C5FC3">
            <w:pPr>
              <w:spacing w:before="120" w:line="276" w:lineRule="auto"/>
              <w:rPr>
                <w:rFonts w:ascii="Arial" w:hAnsi="Arial" w:cs="Arial"/>
                <w:b/>
                <w:smallCaps/>
                <w:color w:val="000000" w:themeColor="text1"/>
                <w:spacing w:val="-2"/>
              </w:rPr>
            </w:pPr>
            <w:r w:rsidRPr="00710552">
              <w:rPr>
                <w:rFonts w:ascii="Arial" w:hAnsi="Arial" w:cs="Arial"/>
                <w:b/>
                <w:color w:val="000000" w:themeColor="text1"/>
                <w:spacing w:val="-2"/>
              </w:rPr>
              <w:t xml:space="preserve">Ключевые условия / Key </w:t>
            </w:r>
            <w:proofErr w:type="spellStart"/>
            <w:r w:rsidRPr="00710552">
              <w:rPr>
                <w:rFonts w:ascii="Arial" w:hAnsi="Arial" w:cs="Arial"/>
                <w:b/>
                <w:color w:val="000000" w:themeColor="text1"/>
                <w:spacing w:val="-2"/>
              </w:rPr>
              <w:t>Terms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11B8922" w14:textId="1840A67C"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9</w:t>
            </w:r>
          </w:p>
        </w:tc>
      </w:tr>
      <w:tr w:rsidR="00710552" w:rsidRPr="00710552" w14:paraId="4FC85B60" w14:textId="77777777" w:rsidTr="00FB3A71">
        <w:trPr>
          <w:jc w:val="center"/>
        </w:trPr>
        <w:tc>
          <w:tcPr>
            <w:tcW w:w="1795" w:type="dxa"/>
            <w:tcBorders>
              <w:top w:val="dotted" w:sz="4" w:space="0" w:color="000000"/>
              <w:left w:val="dotted" w:sz="4" w:space="0" w:color="000000"/>
              <w:bottom w:val="dotted" w:sz="4" w:space="0" w:color="000000"/>
              <w:right w:val="dotted" w:sz="4" w:space="0" w:color="000000"/>
            </w:tcBorders>
          </w:tcPr>
          <w:p w14:paraId="3306B2F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Часть 2 / </w:t>
            </w:r>
            <w:proofErr w:type="spellStart"/>
            <w:r w:rsidRPr="00710552">
              <w:rPr>
                <w:rFonts w:ascii="Arial" w:hAnsi="Arial" w:cs="Arial"/>
                <w:b/>
                <w:color w:val="000000" w:themeColor="text1"/>
                <w:spacing w:val="-2"/>
              </w:rPr>
              <w:t>Part</w:t>
            </w:r>
            <w:proofErr w:type="spellEnd"/>
            <w:r w:rsidRPr="00710552">
              <w:rPr>
                <w:rFonts w:ascii="Arial" w:hAnsi="Arial" w:cs="Arial"/>
                <w:b/>
                <w:color w:val="000000" w:themeColor="text1"/>
                <w:spacing w:val="-2"/>
              </w:rPr>
              <w:t xml:space="preserve"> </w:t>
            </w:r>
            <w:r w:rsidRPr="00710552">
              <w:rPr>
                <w:rFonts w:ascii="Arial" w:hAnsi="Arial" w:cs="Arial"/>
                <w:b/>
                <w:smallCaps/>
                <w:color w:val="000000" w:themeColor="text1"/>
                <w:spacing w:val="-2"/>
              </w:rPr>
              <w:t>2</w:t>
            </w:r>
          </w:p>
        </w:tc>
        <w:tc>
          <w:tcPr>
            <w:tcW w:w="5036" w:type="dxa"/>
            <w:tcBorders>
              <w:top w:val="dotted" w:sz="4" w:space="0" w:color="000000"/>
              <w:left w:val="dotted" w:sz="4" w:space="0" w:color="000000"/>
              <w:bottom w:val="dotted" w:sz="4" w:space="0" w:color="000000"/>
              <w:right w:val="dotted" w:sz="4" w:space="0" w:color="000000"/>
            </w:tcBorders>
          </w:tcPr>
          <w:p w14:paraId="230C3B98" w14:textId="77777777" w:rsidR="00C95F17" w:rsidRPr="00710552" w:rsidRDefault="001C5FC3">
            <w:pPr>
              <w:spacing w:before="120" w:line="276" w:lineRule="auto"/>
              <w:rPr>
                <w:rFonts w:ascii="Arial" w:hAnsi="Arial" w:cs="Arial"/>
                <w:b/>
                <w:caps/>
                <w:color w:val="000000" w:themeColor="text1"/>
                <w:spacing w:val="-2"/>
                <w:lang w:val="en-US"/>
              </w:rPr>
            </w:pPr>
            <w:r w:rsidRPr="00710552">
              <w:rPr>
                <w:rFonts w:ascii="Arial" w:hAnsi="Arial" w:cs="Arial"/>
                <w:b/>
                <w:color w:val="000000" w:themeColor="text1"/>
                <w:spacing w:val="-2"/>
              </w:rPr>
              <w:t>Общие</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условия</w:t>
            </w:r>
            <w:r w:rsidRPr="00710552">
              <w:rPr>
                <w:rFonts w:ascii="Arial" w:hAnsi="Arial" w:cs="Arial"/>
                <w:b/>
                <w:color w:val="000000" w:themeColor="text1"/>
                <w:spacing w:val="-2"/>
                <w:lang w:val="en-US"/>
              </w:rPr>
              <w:t xml:space="preserve"> / General Terms and Conditions</w:t>
            </w:r>
          </w:p>
        </w:tc>
        <w:tc>
          <w:tcPr>
            <w:tcW w:w="2094" w:type="dxa"/>
            <w:tcBorders>
              <w:top w:val="dotted" w:sz="4" w:space="0" w:color="000000"/>
              <w:left w:val="dotted" w:sz="4" w:space="0" w:color="000000"/>
              <w:bottom w:val="dotted" w:sz="4" w:space="0" w:color="000000"/>
              <w:right w:val="dotted" w:sz="4" w:space="0" w:color="000000"/>
            </w:tcBorders>
          </w:tcPr>
          <w:p w14:paraId="275700D9" w14:textId="3F1FB082"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10</w:t>
            </w:r>
          </w:p>
        </w:tc>
      </w:tr>
      <w:tr w:rsidR="00710552" w:rsidRPr="00710552" w14:paraId="08DBC8E3"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46643D8"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w:t>
            </w:r>
          </w:p>
        </w:tc>
        <w:tc>
          <w:tcPr>
            <w:tcW w:w="5036" w:type="dxa"/>
            <w:tcBorders>
              <w:top w:val="dotted" w:sz="4" w:space="0" w:color="000000"/>
              <w:left w:val="dotted" w:sz="4" w:space="0" w:color="000000"/>
              <w:bottom w:val="dotted" w:sz="4" w:space="0" w:color="000000"/>
              <w:right w:val="dotted" w:sz="4" w:space="0" w:color="000000"/>
            </w:tcBorders>
          </w:tcPr>
          <w:p w14:paraId="7245AABB" w14:textId="5358B4BA" w:rsidR="00C95F17" w:rsidRPr="00710552" w:rsidRDefault="00553CAF">
            <w:pPr>
              <w:spacing w:before="120" w:line="276" w:lineRule="auto"/>
              <w:rPr>
                <w:rFonts w:ascii="Arial" w:hAnsi="Arial" w:cs="Arial"/>
                <w:b/>
                <w:color w:val="000000" w:themeColor="text1"/>
                <w:spacing w:val="-2"/>
                <w:u w:val="single"/>
                <w:lang w:val="en-US"/>
              </w:rPr>
            </w:pPr>
            <w:r>
              <w:rPr>
                <w:rFonts w:ascii="Arial" w:hAnsi="Arial" w:cs="Arial"/>
                <w:b/>
                <w:color w:val="000000" w:themeColor="text1"/>
                <w:spacing w:val="-2"/>
              </w:rPr>
              <w:t>Определения</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и</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Толкование</w:t>
            </w:r>
            <w:r w:rsidR="001C5FC3" w:rsidRPr="00710552">
              <w:rPr>
                <w:rFonts w:ascii="Arial" w:hAnsi="Arial" w:cs="Arial"/>
                <w:b/>
                <w:color w:val="000000" w:themeColor="text1"/>
                <w:spacing w:val="-2"/>
                <w:lang w:val="en-US"/>
              </w:rPr>
              <w:t xml:space="preserve"> / Definitions and Interpretation</w:t>
            </w:r>
          </w:p>
        </w:tc>
        <w:tc>
          <w:tcPr>
            <w:tcW w:w="2094" w:type="dxa"/>
            <w:tcBorders>
              <w:top w:val="dotted" w:sz="4" w:space="0" w:color="000000"/>
              <w:left w:val="dotted" w:sz="4" w:space="0" w:color="000000"/>
              <w:bottom w:val="dotted" w:sz="4" w:space="0" w:color="000000"/>
              <w:right w:val="dotted" w:sz="4" w:space="0" w:color="000000"/>
            </w:tcBorders>
          </w:tcPr>
          <w:p w14:paraId="75B3AC09" w14:textId="5D8B6615"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fldChar w:fldCharType="begin"/>
            </w:r>
            <w:r w:rsidRPr="00710552">
              <w:rPr>
                <w:rFonts w:ascii="Arial" w:hAnsi="Arial" w:cs="Arial"/>
                <w:color w:val="000000" w:themeColor="text1"/>
                <w:spacing w:val="-2"/>
              </w:rPr>
              <w:instrText>PAGEREF _Ref417199444 \h</w:instrText>
            </w:r>
            <w:r w:rsidRPr="00710552">
              <w:rPr>
                <w:rFonts w:ascii="Arial" w:hAnsi="Arial" w:cs="Arial"/>
                <w:color w:val="000000" w:themeColor="text1"/>
                <w:spacing w:val="-2"/>
              </w:rPr>
            </w:r>
            <w:r w:rsidRPr="00710552">
              <w:rPr>
                <w:rFonts w:ascii="Arial" w:hAnsi="Arial" w:cs="Arial"/>
                <w:color w:val="000000" w:themeColor="text1"/>
                <w:spacing w:val="-2"/>
              </w:rPr>
              <w:fldChar w:fldCharType="separate"/>
            </w:r>
            <w:r w:rsidR="00222C7A">
              <w:rPr>
                <w:rFonts w:ascii="Arial" w:hAnsi="Arial" w:cs="Arial"/>
                <w:noProof/>
                <w:color w:val="000000" w:themeColor="text1"/>
                <w:spacing w:val="-2"/>
              </w:rPr>
              <w:t>10</w:t>
            </w:r>
            <w:r w:rsidRPr="00710552">
              <w:rPr>
                <w:rFonts w:ascii="Arial" w:hAnsi="Arial" w:cs="Arial"/>
                <w:color w:val="000000" w:themeColor="text1"/>
                <w:spacing w:val="-2"/>
              </w:rPr>
              <w:fldChar w:fldCharType="end"/>
            </w:r>
          </w:p>
        </w:tc>
      </w:tr>
      <w:tr w:rsidR="00710552" w:rsidRPr="00710552" w14:paraId="3C15FF7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2B66A6E"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w:t>
            </w:r>
          </w:p>
        </w:tc>
        <w:tc>
          <w:tcPr>
            <w:tcW w:w="5036" w:type="dxa"/>
            <w:tcBorders>
              <w:top w:val="dotted" w:sz="4" w:space="0" w:color="000000"/>
              <w:left w:val="dotted" w:sz="4" w:space="0" w:color="000000"/>
              <w:bottom w:val="dotted" w:sz="4" w:space="0" w:color="000000"/>
              <w:right w:val="dotted" w:sz="4" w:space="0" w:color="000000"/>
            </w:tcBorders>
          </w:tcPr>
          <w:p w14:paraId="5B1DE01E" w14:textId="212E5D13" w:rsidR="00C95F17" w:rsidRPr="00710552" w:rsidRDefault="00553CAF">
            <w:pPr>
              <w:spacing w:before="120" w:line="276" w:lineRule="auto"/>
              <w:rPr>
                <w:rFonts w:ascii="Arial" w:hAnsi="Arial" w:cs="Arial"/>
                <w:b/>
                <w:caps/>
                <w:color w:val="000000" w:themeColor="text1"/>
                <w:spacing w:val="-2"/>
              </w:rPr>
            </w:pPr>
            <w:r>
              <w:rPr>
                <w:rFonts w:ascii="Arial" w:hAnsi="Arial" w:cs="Arial"/>
                <w:color w:val="000000" w:themeColor="text1"/>
                <w:spacing w:val="-2"/>
              </w:rPr>
              <w:t>Определения</w:t>
            </w:r>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Definitions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42BB6F1" w14:textId="78B2B351"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10</w:t>
            </w:r>
          </w:p>
        </w:tc>
      </w:tr>
      <w:tr w:rsidR="00710552" w:rsidRPr="00710552" w14:paraId="3960823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F534E5"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1.2</w:t>
            </w:r>
          </w:p>
        </w:tc>
        <w:tc>
          <w:tcPr>
            <w:tcW w:w="5036" w:type="dxa"/>
            <w:tcBorders>
              <w:top w:val="dotted" w:sz="4" w:space="0" w:color="000000"/>
              <w:left w:val="dotted" w:sz="4" w:space="0" w:color="000000"/>
              <w:bottom w:val="dotted" w:sz="4" w:space="0" w:color="000000"/>
              <w:right w:val="dotted" w:sz="4" w:space="0" w:color="000000"/>
            </w:tcBorders>
          </w:tcPr>
          <w:p w14:paraId="03FAFA6E"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Толкование / </w:t>
            </w:r>
            <w:proofErr w:type="spellStart"/>
            <w:r w:rsidRPr="00710552">
              <w:rPr>
                <w:rFonts w:ascii="Arial" w:hAnsi="Arial" w:cs="Arial"/>
                <w:color w:val="000000" w:themeColor="text1"/>
                <w:spacing w:val="-2"/>
              </w:rPr>
              <w:t>Interpretation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E65FB24" w14:textId="1640C2F6"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15</w:t>
            </w:r>
          </w:p>
        </w:tc>
      </w:tr>
      <w:tr w:rsidR="00710552" w:rsidRPr="00710552" w14:paraId="036B958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6709EFF"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2.</w:t>
            </w:r>
          </w:p>
        </w:tc>
        <w:tc>
          <w:tcPr>
            <w:tcW w:w="5036" w:type="dxa"/>
            <w:tcBorders>
              <w:top w:val="dotted" w:sz="4" w:space="0" w:color="000000"/>
              <w:left w:val="dotted" w:sz="4" w:space="0" w:color="000000"/>
              <w:bottom w:val="dotted" w:sz="4" w:space="0" w:color="000000"/>
              <w:right w:val="dotted" w:sz="4" w:space="0" w:color="000000"/>
            </w:tcBorders>
          </w:tcPr>
          <w:p w14:paraId="699071C1"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Назначение / </w:t>
            </w:r>
            <w:proofErr w:type="spellStart"/>
            <w:r w:rsidRPr="00710552">
              <w:rPr>
                <w:rFonts w:ascii="Arial" w:hAnsi="Arial" w:cs="Arial"/>
                <w:b/>
                <w:color w:val="000000" w:themeColor="text1"/>
                <w:spacing w:val="-2"/>
              </w:rPr>
              <w:t>Appointment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568E023" w14:textId="484440CF"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16</w:t>
            </w:r>
          </w:p>
        </w:tc>
      </w:tr>
      <w:tr w:rsidR="00710552" w:rsidRPr="00710552" w14:paraId="657DFD4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1551F35"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2.1</w:t>
            </w:r>
          </w:p>
        </w:tc>
        <w:tc>
          <w:tcPr>
            <w:tcW w:w="5036" w:type="dxa"/>
            <w:tcBorders>
              <w:top w:val="dotted" w:sz="4" w:space="0" w:color="000000"/>
              <w:left w:val="dotted" w:sz="4" w:space="0" w:color="000000"/>
              <w:bottom w:val="dotted" w:sz="4" w:space="0" w:color="000000"/>
              <w:right w:val="dotted" w:sz="4" w:space="0" w:color="000000"/>
            </w:tcBorders>
          </w:tcPr>
          <w:p w14:paraId="499B1E0D" w14:textId="77777777" w:rsidR="00C95F17" w:rsidRPr="00710552" w:rsidRDefault="001C5FC3">
            <w:pPr>
              <w:spacing w:before="120" w:line="276" w:lineRule="auto"/>
              <w:rPr>
                <w:rFonts w:ascii="Arial" w:hAnsi="Arial" w:cs="Arial"/>
                <w:color w:val="000000" w:themeColor="text1"/>
              </w:rPr>
            </w:pPr>
            <w:r w:rsidRPr="00710552">
              <w:rPr>
                <w:rFonts w:ascii="Arial" w:hAnsi="Arial" w:cs="Arial"/>
                <w:color w:val="000000" w:themeColor="text1"/>
                <w:spacing w:val="-2"/>
              </w:rPr>
              <w:t>Техническая и проектная поддержка</w:t>
            </w:r>
            <w:r w:rsidRPr="00710552">
              <w:rPr>
                <w:rFonts w:ascii="Arial" w:hAnsi="Arial" w:cs="Arial"/>
                <w:color w:val="000000" w:themeColor="text1"/>
              </w:rPr>
              <w:t xml:space="preserve"> /</w:t>
            </w:r>
          </w:p>
          <w:p w14:paraId="5EDCC4D8" w14:textId="77777777" w:rsidR="00C95F17" w:rsidRPr="00710552" w:rsidRDefault="001C5FC3">
            <w:pPr>
              <w:spacing w:before="120" w:line="276" w:lineRule="auto"/>
              <w:rPr>
                <w:rFonts w:ascii="Arial" w:hAnsi="Arial" w:cs="Arial"/>
                <w:b/>
                <w:caps/>
                <w:color w:val="000000" w:themeColor="text1"/>
                <w:spacing w:val="-2"/>
              </w:rPr>
            </w:pPr>
            <w:proofErr w:type="spellStart"/>
            <w:r w:rsidRPr="00710552">
              <w:rPr>
                <w:rFonts w:ascii="Arial" w:hAnsi="Arial" w:cs="Arial"/>
                <w:color w:val="000000" w:themeColor="text1"/>
                <w:spacing w:val="-2"/>
              </w:rPr>
              <w:t>Technical</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and</w:t>
            </w:r>
            <w:proofErr w:type="spellEnd"/>
            <w:r w:rsidRPr="00710552">
              <w:rPr>
                <w:rFonts w:ascii="Arial" w:hAnsi="Arial" w:cs="Arial"/>
                <w:color w:val="000000" w:themeColor="text1"/>
                <w:spacing w:val="-2"/>
              </w:rPr>
              <w:t xml:space="preserve"> Design Support</w:t>
            </w:r>
          </w:p>
        </w:tc>
        <w:tc>
          <w:tcPr>
            <w:tcW w:w="2094" w:type="dxa"/>
            <w:tcBorders>
              <w:top w:val="dotted" w:sz="4" w:space="0" w:color="000000"/>
              <w:left w:val="dotted" w:sz="4" w:space="0" w:color="000000"/>
              <w:bottom w:val="dotted" w:sz="4" w:space="0" w:color="000000"/>
              <w:right w:val="dotted" w:sz="4" w:space="0" w:color="000000"/>
            </w:tcBorders>
          </w:tcPr>
          <w:p w14:paraId="5678706E" w14:textId="27F5555A"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16</w:t>
            </w:r>
          </w:p>
        </w:tc>
      </w:tr>
      <w:tr w:rsidR="00710552" w:rsidRPr="00710552" w14:paraId="150C9E0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D69A9E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2.2</w:t>
            </w:r>
          </w:p>
        </w:tc>
        <w:tc>
          <w:tcPr>
            <w:tcW w:w="5036" w:type="dxa"/>
            <w:tcBorders>
              <w:top w:val="dotted" w:sz="4" w:space="0" w:color="000000"/>
              <w:left w:val="dotted" w:sz="4" w:space="0" w:color="000000"/>
              <w:bottom w:val="dotted" w:sz="4" w:space="0" w:color="000000"/>
              <w:right w:val="dotted" w:sz="4" w:space="0" w:color="000000"/>
            </w:tcBorders>
          </w:tcPr>
          <w:p w14:paraId="49A74C4C"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Исключения / </w:t>
            </w:r>
            <w:proofErr w:type="spellStart"/>
            <w:r w:rsidRPr="00710552">
              <w:rPr>
                <w:rFonts w:ascii="Arial" w:hAnsi="Arial" w:cs="Arial"/>
                <w:color w:val="000000" w:themeColor="text1"/>
                <w:spacing w:val="-2"/>
              </w:rPr>
              <w:t>Exclusions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226C97D" w14:textId="4D0705C8"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18</w:t>
            </w:r>
          </w:p>
        </w:tc>
      </w:tr>
      <w:tr w:rsidR="00710552" w:rsidRPr="00710552" w14:paraId="15180D6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016147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3.</w:t>
            </w:r>
          </w:p>
        </w:tc>
        <w:tc>
          <w:tcPr>
            <w:tcW w:w="5036" w:type="dxa"/>
            <w:tcBorders>
              <w:top w:val="dotted" w:sz="4" w:space="0" w:color="000000"/>
              <w:left w:val="dotted" w:sz="4" w:space="0" w:color="000000"/>
              <w:bottom w:val="dotted" w:sz="4" w:space="0" w:color="000000"/>
              <w:right w:val="dotted" w:sz="4" w:space="0" w:color="000000"/>
            </w:tcBorders>
          </w:tcPr>
          <w:p w14:paraId="0A1B97A9" w14:textId="5C93DBAA" w:rsidR="00C95F17" w:rsidRPr="00C75E30" w:rsidRDefault="00C75E30">
            <w:pPr>
              <w:spacing w:before="120" w:line="276" w:lineRule="auto"/>
              <w:rPr>
                <w:rFonts w:ascii="Arial" w:hAnsi="Arial" w:cs="Arial"/>
                <w:color w:val="000000" w:themeColor="text1"/>
                <w:spacing w:val="-2"/>
                <w:rPrChange w:id="42" w:author="Arina Dovzhenko" w:date="2025-11-28T15:30:00Z" w16du:dateUtc="2025-11-28T12:30:00Z">
                  <w:rPr>
                    <w:rFonts w:ascii="Arial" w:hAnsi="Arial" w:cs="Arial"/>
                    <w:color w:val="000000" w:themeColor="text1"/>
                    <w:spacing w:val="-2"/>
                    <w:lang w:val="en-US"/>
                  </w:rPr>
                </w:rPrChange>
              </w:rPr>
            </w:pPr>
            <w:r>
              <w:rPr>
                <w:rFonts w:ascii="Arial" w:hAnsi="Arial" w:cs="Arial"/>
                <w:b/>
                <w:color w:val="000000" w:themeColor="text1"/>
                <w:spacing w:val="-2"/>
              </w:rPr>
              <w:t>Вознаграждение</w:t>
            </w:r>
            <w:r w:rsidRPr="00C75E30">
              <w:rPr>
                <w:rFonts w:ascii="Arial" w:hAnsi="Arial" w:cs="Arial"/>
                <w:b/>
                <w:color w:val="000000" w:themeColor="text1"/>
                <w:spacing w:val="-2"/>
              </w:rPr>
              <w:t xml:space="preserve"> </w:t>
            </w:r>
            <w:r w:rsidR="001C5FC3" w:rsidRPr="00710552">
              <w:rPr>
                <w:rFonts w:ascii="Arial" w:hAnsi="Arial" w:cs="Arial"/>
                <w:b/>
                <w:color w:val="000000" w:themeColor="text1"/>
                <w:spacing w:val="-2"/>
              </w:rPr>
              <w:t>и</w:t>
            </w:r>
            <w:r w:rsidR="001C5FC3" w:rsidRPr="00C75E30">
              <w:rPr>
                <w:rFonts w:ascii="Arial" w:hAnsi="Arial" w:cs="Arial"/>
                <w:b/>
                <w:color w:val="000000" w:themeColor="text1"/>
                <w:spacing w:val="-2"/>
                <w:rPrChange w:id="43" w:author="Arina Dovzhenko" w:date="2025-11-28T15:30:00Z" w16du:dateUtc="2025-11-28T12:30:00Z">
                  <w:rPr>
                    <w:rFonts w:ascii="Arial" w:hAnsi="Arial" w:cs="Arial"/>
                    <w:b/>
                    <w:color w:val="000000" w:themeColor="text1"/>
                    <w:spacing w:val="-2"/>
                    <w:lang w:val="en-US"/>
                  </w:rPr>
                </w:rPrChange>
              </w:rPr>
              <w:t xml:space="preserve"> </w:t>
            </w:r>
            <w:r w:rsidR="001C5FC3" w:rsidRPr="00710552">
              <w:rPr>
                <w:rFonts w:ascii="Arial" w:hAnsi="Arial" w:cs="Arial"/>
                <w:b/>
                <w:color w:val="000000" w:themeColor="text1"/>
                <w:spacing w:val="-2"/>
              </w:rPr>
              <w:t>Оплата</w:t>
            </w:r>
            <w:r w:rsidR="001C5FC3" w:rsidRPr="00C75E30">
              <w:rPr>
                <w:rFonts w:ascii="Arial" w:hAnsi="Arial" w:cs="Arial"/>
                <w:b/>
                <w:color w:val="000000" w:themeColor="text1"/>
                <w:spacing w:val="-2"/>
                <w:rPrChange w:id="44" w:author="Arina Dovzhenko" w:date="2025-11-28T15:30:00Z" w16du:dateUtc="2025-11-28T12:30:00Z">
                  <w:rPr>
                    <w:rFonts w:ascii="Arial" w:hAnsi="Arial" w:cs="Arial"/>
                    <w:b/>
                    <w:color w:val="000000" w:themeColor="text1"/>
                    <w:spacing w:val="-2"/>
                    <w:lang w:val="en-US"/>
                  </w:rPr>
                </w:rPrChange>
              </w:rPr>
              <w:t xml:space="preserve"> / </w:t>
            </w:r>
            <w:r w:rsidR="001C5FC3" w:rsidRPr="00553CAF">
              <w:rPr>
                <w:rFonts w:ascii="Arial" w:hAnsi="Arial" w:cs="Arial"/>
                <w:b/>
                <w:color w:val="000000" w:themeColor="text1"/>
                <w:spacing w:val="-2"/>
                <w:lang w:val="en-US"/>
              </w:rPr>
              <w:t>Fee</w:t>
            </w:r>
            <w:r w:rsidR="001C5FC3" w:rsidRPr="00C75E30">
              <w:rPr>
                <w:rFonts w:ascii="Arial" w:hAnsi="Arial" w:cs="Arial"/>
                <w:b/>
                <w:color w:val="000000" w:themeColor="text1"/>
                <w:spacing w:val="-2"/>
                <w:rPrChange w:id="45" w:author="Arina Dovzhenko" w:date="2025-11-28T15:30:00Z" w16du:dateUtc="2025-11-28T12:30:00Z">
                  <w:rPr>
                    <w:rFonts w:ascii="Arial" w:hAnsi="Arial" w:cs="Arial"/>
                    <w:b/>
                    <w:color w:val="000000" w:themeColor="text1"/>
                    <w:spacing w:val="-2"/>
                    <w:lang w:val="en-US"/>
                  </w:rPr>
                </w:rPrChange>
              </w:rPr>
              <w:t xml:space="preserve"> </w:t>
            </w:r>
            <w:r w:rsidR="001C5FC3" w:rsidRPr="00553CAF">
              <w:rPr>
                <w:rFonts w:ascii="Arial" w:hAnsi="Arial" w:cs="Arial"/>
                <w:b/>
                <w:color w:val="000000" w:themeColor="text1"/>
                <w:spacing w:val="-2"/>
                <w:lang w:val="en-US"/>
              </w:rPr>
              <w:t>and</w:t>
            </w:r>
            <w:r w:rsidR="001C5FC3" w:rsidRPr="00C75E30">
              <w:rPr>
                <w:rFonts w:ascii="Arial" w:hAnsi="Arial" w:cs="Arial"/>
                <w:b/>
                <w:color w:val="000000" w:themeColor="text1"/>
                <w:spacing w:val="-2"/>
                <w:rPrChange w:id="46" w:author="Arina Dovzhenko" w:date="2025-11-28T15:30:00Z" w16du:dateUtc="2025-11-28T12:30:00Z">
                  <w:rPr>
                    <w:rFonts w:ascii="Arial" w:hAnsi="Arial" w:cs="Arial"/>
                    <w:b/>
                    <w:color w:val="000000" w:themeColor="text1"/>
                    <w:spacing w:val="-2"/>
                    <w:lang w:val="en-US"/>
                  </w:rPr>
                </w:rPrChange>
              </w:rPr>
              <w:t xml:space="preserve"> </w:t>
            </w:r>
            <w:r w:rsidR="001C5FC3" w:rsidRPr="00553CAF">
              <w:rPr>
                <w:rFonts w:ascii="Arial" w:hAnsi="Arial" w:cs="Arial"/>
                <w:b/>
                <w:color w:val="000000" w:themeColor="text1"/>
                <w:spacing w:val="-2"/>
                <w:lang w:val="en-US"/>
              </w:rPr>
              <w:t>Payment</w:t>
            </w:r>
          </w:p>
        </w:tc>
        <w:tc>
          <w:tcPr>
            <w:tcW w:w="2094" w:type="dxa"/>
            <w:tcBorders>
              <w:top w:val="dotted" w:sz="4" w:space="0" w:color="000000"/>
              <w:left w:val="dotted" w:sz="4" w:space="0" w:color="000000"/>
              <w:bottom w:val="dotted" w:sz="4" w:space="0" w:color="000000"/>
              <w:right w:val="dotted" w:sz="4" w:space="0" w:color="000000"/>
            </w:tcBorders>
          </w:tcPr>
          <w:p w14:paraId="5F95E8FD" w14:textId="11498C5F"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18</w:t>
            </w:r>
          </w:p>
        </w:tc>
      </w:tr>
      <w:tr w:rsidR="00710552" w:rsidRPr="00710552" w14:paraId="6F82A89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6C6D393"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3.1</w:t>
            </w:r>
          </w:p>
        </w:tc>
        <w:tc>
          <w:tcPr>
            <w:tcW w:w="5036" w:type="dxa"/>
            <w:tcBorders>
              <w:top w:val="dotted" w:sz="4" w:space="0" w:color="000000"/>
              <w:left w:val="dotted" w:sz="4" w:space="0" w:color="000000"/>
              <w:bottom w:val="dotted" w:sz="4" w:space="0" w:color="000000"/>
              <w:right w:val="dotted" w:sz="4" w:space="0" w:color="000000"/>
            </w:tcBorders>
          </w:tcPr>
          <w:p w14:paraId="24AFA038" w14:textId="6EC4936B" w:rsidR="00C95F17" w:rsidRPr="00710552" w:rsidRDefault="001C5FC3" w:rsidP="00553CAF">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Плата за Техническую </w:t>
            </w:r>
            <w:ins w:id="47" w:author="Arina Dovzhenko" w:date="2025-11-28T15:31:00Z" w16du:dateUtc="2025-11-28T12:31:00Z">
              <w:r w:rsidR="00C75E30">
                <w:rPr>
                  <w:rFonts w:ascii="Arial" w:hAnsi="Arial" w:cs="Arial"/>
                  <w:color w:val="000000" w:themeColor="text1"/>
                  <w:spacing w:val="-2"/>
                </w:rPr>
                <w:t xml:space="preserve">и проектную </w:t>
              </w:r>
            </w:ins>
            <w:r w:rsidR="00553CAF" w:rsidRPr="00710552">
              <w:rPr>
                <w:rFonts w:ascii="Arial" w:hAnsi="Arial" w:cs="Arial"/>
                <w:color w:val="000000" w:themeColor="text1"/>
                <w:spacing w:val="-2"/>
              </w:rPr>
              <w:t xml:space="preserve">поддержку </w:t>
            </w:r>
            <w:del w:id="48" w:author="Arina Dovzhenko" w:date="2025-11-28T15:31:00Z" w16du:dateUtc="2025-11-28T12:31:00Z">
              <w:r w:rsidRPr="00710552" w:rsidDel="00C75E30">
                <w:rPr>
                  <w:rFonts w:ascii="Arial" w:hAnsi="Arial" w:cs="Arial"/>
                  <w:color w:val="000000" w:themeColor="text1"/>
                  <w:spacing w:val="-2"/>
                </w:rPr>
                <w:delText xml:space="preserve">и </w:delText>
              </w:r>
              <w:r w:rsidR="00553CAF" w:rsidDel="00C75E30">
                <w:rPr>
                  <w:rFonts w:ascii="Arial" w:hAnsi="Arial" w:cs="Arial"/>
                  <w:color w:val="000000" w:themeColor="text1"/>
                  <w:spacing w:val="-2"/>
                </w:rPr>
                <w:delText>проектирование</w:delText>
              </w:r>
              <w:r w:rsidRPr="00710552" w:rsidDel="00C75E30">
                <w:rPr>
                  <w:rFonts w:ascii="Arial" w:hAnsi="Arial" w:cs="Arial"/>
                  <w:color w:val="000000" w:themeColor="text1"/>
                  <w:spacing w:val="-2"/>
                </w:rPr>
                <w:delText xml:space="preserve"> </w:delText>
              </w:r>
            </w:del>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Technical</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and</w:t>
            </w:r>
            <w:proofErr w:type="spellEnd"/>
            <w:r w:rsidRPr="00710552">
              <w:rPr>
                <w:rFonts w:ascii="Arial" w:hAnsi="Arial" w:cs="Arial"/>
                <w:color w:val="000000" w:themeColor="text1"/>
                <w:spacing w:val="-2"/>
              </w:rPr>
              <w:t xml:space="preserve"> Design Support </w:t>
            </w:r>
            <w:proofErr w:type="spellStart"/>
            <w:r w:rsidRPr="00710552">
              <w:rPr>
                <w:rFonts w:ascii="Arial" w:hAnsi="Arial" w:cs="Arial"/>
                <w:color w:val="000000" w:themeColor="text1"/>
                <w:spacing w:val="-2"/>
              </w:rPr>
              <w:t>Fee</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00A25AD1" w14:textId="5835CA40"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w:t>
            </w:r>
            <w:r w:rsidR="00553CAF">
              <w:rPr>
                <w:rFonts w:ascii="Arial" w:hAnsi="Arial" w:cs="Arial"/>
                <w:color w:val="000000" w:themeColor="text1"/>
                <w:spacing w:val="-2"/>
              </w:rPr>
              <w:t>8</w:t>
            </w:r>
          </w:p>
        </w:tc>
      </w:tr>
      <w:tr w:rsidR="00710552" w:rsidRPr="00710552" w14:paraId="402BB1F8"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28995B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3.2</w:t>
            </w:r>
          </w:p>
        </w:tc>
        <w:tc>
          <w:tcPr>
            <w:tcW w:w="5036" w:type="dxa"/>
            <w:tcBorders>
              <w:top w:val="dotted" w:sz="4" w:space="0" w:color="000000"/>
              <w:left w:val="dotted" w:sz="4" w:space="0" w:color="000000"/>
              <w:bottom w:val="dotted" w:sz="4" w:space="0" w:color="000000"/>
              <w:right w:val="dotted" w:sz="4" w:space="0" w:color="000000"/>
            </w:tcBorders>
          </w:tcPr>
          <w:p w14:paraId="7340BCEE"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Оплата / </w:t>
            </w:r>
            <w:proofErr w:type="spellStart"/>
            <w:r w:rsidRPr="00710552">
              <w:rPr>
                <w:rFonts w:ascii="Arial" w:hAnsi="Arial" w:cs="Arial"/>
                <w:color w:val="000000" w:themeColor="text1"/>
                <w:spacing w:val="-2"/>
              </w:rPr>
              <w:t>Payment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59CEC8E" w14:textId="3F2E9F22"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19</w:t>
            </w:r>
          </w:p>
        </w:tc>
      </w:tr>
      <w:tr w:rsidR="00710552" w:rsidRPr="00710552" w14:paraId="41F2FDAB"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7573B47"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3.3</w:t>
            </w:r>
          </w:p>
        </w:tc>
        <w:tc>
          <w:tcPr>
            <w:tcW w:w="5036" w:type="dxa"/>
            <w:tcBorders>
              <w:top w:val="dotted" w:sz="4" w:space="0" w:color="000000"/>
              <w:left w:val="dotted" w:sz="4" w:space="0" w:color="000000"/>
              <w:bottom w:val="dotted" w:sz="4" w:space="0" w:color="000000"/>
              <w:right w:val="dotted" w:sz="4" w:space="0" w:color="000000"/>
            </w:tcBorders>
          </w:tcPr>
          <w:p w14:paraId="1889F7E0" w14:textId="47453DAD" w:rsidR="00C95F17" w:rsidRPr="00553CAF" w:rsidRDefault="00553CAF">
            <w:pPr>
              <w:spacing w:before="120" w:line="276" w:lineRule="auto"/>
              <w:rPr>
                <w:rFonts w:ascii="Arial" w:hAnsi="Arial" w:cs="Arial"/>
                <w:color w:val="000000" w:themeColor="text1"/>
                <w:spacing w:val="-2"/>
                <w:lang w:val="en-US"/>
              </w:rPr>
            </w:pPr>
            <w:r>
              <w:rPr>
                <w:rFonts w:ascii="Arial" w:hAnsi="Arial" w:cs="Arial"/>
                <w:color w:val="000000" w:themeColor="text1"/>
                <w:spacing w:val="-2"/>
              </w:rPr>
              <w:t>Просрочка</w:t>
            </w:r>
            <w:r w:rsidRPr="00553CAF">
              <w:rPr>
                <w:rFonts w:ascii="Arial" w:hAnsi="Arial" w:cs="Arial"/>
                <w:color w:val="000000" w:themeColor="text1"/>
                <w:spacing w:val="-2"/>
                <w:lang w:val="en-US"/>
              </w:rPr>
              <w:t xml:space="preserve"> </w:t>
            </w:r>
            <w:r>
              <w:rPr>
                <w:rFonts w:ascii="Arial" w:hAnsi="Arial" w:cs="Arial"/>
                <w:color w:val="000000" w:themeColor="text1"/>
                <w:spacing w:val="-2"/>
              </w:rPr>
              <w:t>платежа</w:t>
            </w:r>
            <w:r w:rsidRPr="00553CAF">
              <w:rPr>
                <w:rFonts w:ascii="Arial" w:hAnsi="Arial" w:cs="Arial"/>
                <w:color w:val="000000" w:themeColor="text1"/>
                <w:spacing w:val="-2"/>
                <w:lang w:val="en-US"/>
              </w:rPr>
              <w:t xml:space="preserve"> / </w:t>
            </w:r>
            <w:r>
              <w:rPr>
                <w:rFonts w:ascii="Arial" w:hAnsi="Arial" w:cs="Arial"/>
                <w:color w:val="000000" w:themeColor="text1"/>
                <w:spacing w:val="-2"/>
                <w:lang w:val="en-US"/>
              </w:rPr>
              <w:t>Delay in</w:t>
            </w:r>
            <w:r w:rsidR="001C5FC3" w:rsidRPr="00553CAF">
              <w:rPr>
                <w:rFonts w:ascii="Arial" w:hAnsi="Arial" w:cs="Arial"/>
                <w:color w:val="000000" w:themeColor="text1"/>
                <w:spacing w:val="-2"/>
                <w:lang w:val="en-US"/>
              </w:rPr>
              <w:t xml:space="preserve"> Payment</w:t>
            </w:r>
          </w:p>
        </w:tc>
        <w:tc>
          <w:tcPr>
            <w:tcW w:w="2094" w:type="dxa"/>
            <w:tcBorders>
              <w:top w:val="dotted" w:sz="4" w:space="0" w:color="000000"/>
              <w:left w:val="dotted" w:sz="4" w:space="0" w:color="000000"/>
              <w:bottom w:val="dotted" w:sz="4" w:space="0" w:color="000000"/>
              <w:right w:val="dotted" w:sz="4" w:space="0" w:color="000000"/>
            </w:tcBorders>
          </w:tcPr>
          <w:p w14:paraId="7FF7011F" w14:textId="4DBB2140" w:rsidR="00C95F17" w:rsidRPr="00553CAF" w:rsidRDefault="00553CAF">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20</w:t>
            </w:r>
          </w:p>
        </w:tc>
      </w:tr>
      <w:tr w:rsidR="00710552" w:rsidRPr="00710552" w14:paraId="4B2DAB7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1FA6942"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4.</w:t>
            </w:r>
          </w:p>
        </w:tc>
        <w:tc>
          <w:tcPr>
            <w:tcW w:w="5036" w:type="dxa"/>
            <w:tcBorders>
              <w:top w:val="dotted" w:sz="4" w:space="0" w:color="000000"/>
              <w:left w:val="dotted" w:sz="4" w:space="0" w:color="000000"/>
              <w:bottom w:val="dotted" w:sz="4" w:space="0" w:color="000000"/>
              <w:right w:val="dotted" w:sz="4" w:space="0" w:color="000000"/>
            </w:tcBorders>
          </w:tcPr>
          <w:p w14:paraId="1EA4BE2E" w14:textId="77777777" w:rsidR="00C95F17" w:rsidRPr="00710552" w:rsidRDefault="001C5FC3">
            <w:pPr>
              <w:spacing w:before="120" w:line="276" w:lineRule="auto"/>
              <w:rPr>
                <w:rFonts w:ascii="Arial" w:hAnsi="Arial" w:cs="Arial"/>
                <w:b/>
                <w:color w:val="000000" w:themeColor="text1"/>
                <w:spacing w:val="-2"/>
                <w:lang w:val="en-US"/>
              </w:rPr>
            </w:pPr>
            <w:r w:rsidRPr="00710552">
              <w:rPr>
                <w:rFonts w:ascii="Arial" w:hAnsi="Arial" w:cs="Arial"/>
                <w:b/>
                <w:color w:val="000000" w:themeColor="text1"/>
                <w:spacing w:val="-2"/>
              </w:rPr>
              <w:t>Счета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и</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налоги</w:t>
            </w:r>
            <w:r w:rsidRPr="00710552">
              <w:rPr>
                <w:rFonts w:ascii="Arial" w:hAnsi="Arial" w:cs="Arial"/>
                <w:b/>
                <w:color w:val="000000" w:themeColor="text1"/>
                <w:spacing w:val="-2"/>
                <w:lang w:val="en-US"/>
              </w:rPr>
              <w:t xml:space="preserve"> / Invoices and Taxes</w:t>
            </w:r>
          </w:p>
        </w:tc>
        <w:tc>
          <w:tcPr>
            <w:tcW w:w="2094" w:type="dxa"/>
            <w:tcBorders>
              <w:top w:val="dotted" w:sz="4" w:space="0" w:color="000000"/>
              <w:left w:val="dotted" w:sz="4" w:space="0" w:color="000000"/>
              <w:bottom w:val="dotted" w:sz="4" w:space="0" w:color="000000"/>
              <w:right w:val="dotted" w:sz="4" w:space="0" w:color="000000"/>
            </w:tcBorders>
          </w:tcPr>
          <w:p w14:paraId="31209CD7" w14:textId="36EA809E" w:rsidR="00C95F17" w:rsidRPr="00553CAF" w:rsidRDefault="00553CAF">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21</w:t>
            </w:r>
          </w:p>
        </w:tc>
      </w:tr>
      <w:tr w:rsidR="00710552" w:rsidRPr="00710552" w14:paraId="6A28F32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16BE88"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4.1</w:t>
            </w:r>
          </w:p>
        </w:tc>
        <w:tc>
          <w:tcPr>
            <w:tcW w:w="5036" w:type="dxa"/>
            <w:tcBorders>
              <w:top w:val="dotted" w:sz="4" w:space="0" w:color="000000"/>
              <w:left w:val="dotted" w:sz="4" w:space="0" w:color="000000"/>
              <w:bottom w:val="dotted" w:sz="4" w:space="0" w:color="000000"/>
              <w:right w:val="dotted" w:sz="4" w:space="0" w:color="000000"/>
            </w:tcBorders>
          </w:tcPr>
          <w:p w14:paraId="2D982EE4"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Счета / </w:t>
            </w:r>
            <w:proofErr w:type="spellStart"/>
            <w:r w:rsidRPr="00710552">
              <w:rPr>
                <w:rFonts w:ascii="Arial" w:hAnsi="Arial" w:cs="Arial"/>
                <w:color w:val="000000" w:themeColor="text1"/>
                <w:spacing w:val="-2"/>
              </w:rPr>
              <w:t>Invoices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24B9F3E" w14:textId="3BD115C3"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fldChar w:fldCharType="begin"/>
            </w:r>
            <w:r w:rsidRPr="00710552">
              <w:rPr>
                <w:rFonts w:ascii="Arial" w:hAnsi="Arial" w:cs="Arial"/>
                <w:color w:val="000000" w:themeColor="text1"/>
                <w:spacing w:val="-2"/>
              </w:rPr>
              <w:instrText>PAGEREF _Ref417199515 \h</w:instrText>
            </w:r>
            <w:r w:rsidRPr="00710552">
              <w:rPr>
                <w:rFonts w:ascii="Arial" w:hAnsi="Arial" w:cs="Arial"/>
                <w:color w:val="000000" w:themeColor="text1"/>
                <w:spacing w:val="-2"/>
              </w:rPr>
            </w:r>
            <w:r w:rsidRPr="00710552">
              <w:rPr>
                <w:rFonts w:ascii="Arial" w:hAnsi="Arial" w:cs="Arial"/>
                <w:color w:val="000000" w:themeColor="text1"/>
                <w:spacing w:val="-2"/>
              </w:rPr>
              <w:fldChar w:fldCharType="separate"/>
            </w:r>
            <w:r w:rsidR="00222C7A">
              <w:rPr>
                <w:rFonts w:ascii="Arial" w:hAnsi="Arial" w:cs="Arial"/>
                <w:noProof/>
                <w:color w:val="000000" w:themeColor="text1"/>
                <w:spacing w:val="-2"/>
              </w:rPr>
              <w:t>21</w:t>
            </w:r>
            <w:r w:rsidRPr="00710552">
              <w:rPr>
                <w:rFonts w:ascii="Arial" w:hAnsi="Arial" w:cs="Arial"/>
                <w:color w:val="000000" w:themeColor="text1"/>
                <w:spacing w:val="-2"/>
              </w:rPr>
              <w:fldChar w:fldCharType="end"/>
            </w:r>
          </w:p>
        </w:tc>
      </w:tr>
      <w:tr w:rsidR="00710552" w:rsidRPr="00710552" w14:paraId="2393B1A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003F827"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4.2</w:t>
            </w:r>
          </w:p>
        </w:tc>
        <w:tc>
          <w:tcPr>
            <w:tcW w:w="5036" w:type="dxa"/>
            <w:tcBorders>
              <w:top w:val="dotted" w:sz="4" w:space="0" w:color="000000"/>
              <w:left w:val="dotted" w:sz="4" w:space="0" w:color="000000"/>
              <w:bottom w:val="dotted" w:sz="4" w:space="0" w:color="000000"/>
              <w:right w:val="dotted" w:sz="4" w:space="0" w:color="000000"/>
            </w:tcBorders>
          </w:tcPr>
          <w:p w14:paraId="7353CEBA"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Налоги / </w:t>
            </w:r>
            <w:proofErr w:type="spellStart"/>
            <w:r w:rsidRPr="00710552">
              <w:rPr>
                <w:rFonts w:ascii="Arial" w:hAnsi="Arial" w:cs="Arial"/>
                <w:color w:val="000000" w:themeColor="text1"/>
                <w:spacing w:val="-2"/>
              </w:rPr>
              <w:t>Taxes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712E9840" w14:textId="756325EF" w:rsidR="00C95F17" w:rsidRPr="00553CAF" w:rsidRDefault="00553CAF">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21</w:t>
            </w:r>
          </w:p>
        </w:tc>
      </w:tr>
      <w:tr w:rsidR="00710552" w:rsidRPr="00710552" w14:paraId="460BE5D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4125A5B"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5.</w:t>
            </w:r>
          </w:p>
        </w:tc>
        <w:tc>
          <w:tcPr>
            <w:tcW w:w="5036" w:type="dxa"/>
            <w:tcBorders>
              <w:top w:val="dotted" w:sz="4" w:space="0" w:color="000000"/>
              <w:left w:val="dotted" w:sz="4" w:space="0" w:color="000000"/>
              <w:bottom w:val="dotted" w:sz="4" w:space="0" w:color="000000"/>
              <w:right w:val="dotted" w:sz="4" w:space="0" w:color="000000"/>
            </w:tcBorders>
          </w:tcPr>
          <w:p w14:paraId="7F215256" w14:textId="764629A5" w:rsidR="00C95F17" w:rsidRPr="00710552" w:rsidRDefault="00553CAF">
            <w:pPr>
              <w:spacing w:before="120" w:line="276" w:lineRule="auto"/>
              <w:rPr>
                <w:rFonts w:ascii="Arial" w:hAnsi="Arial" w:cs="Arial"/>
                <w:b/>
                <w:color w:val="000000" w:themeColor="text1"/>
                <w:spacing w:val="-2"/>
                <w:lang w:val="en-US"/>
              </w:rPr>
            </w:pPr>
            <w:r>
              <w:rPr>
                <w:rFonts w:ascii="Arial" w:hAnsi="Arial" w:cs="Arial"/>
                <w:b/>
                <w:color w:val="000000" w:themeColor="text1"/>
                <w:spacing w:val="-2"/>
              </w:rPr>
              <w:t>Обязанности</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Владельца</w:t>
            </w:r>
            <w:r w:rsidR="001C5FC3" w:rsidRPr="00710552">
              <w:rPr>
                <w:rFonts w:ascii="Arial" w:hAnsi="Arial" w:cs="Arial"/>
                <w:b/>
                <w:color w:val="000000" w:themeColor="text1"/>
                <w:spacing w:val="-2"/>
                <w:lang w:val="en-US"/>
              </w:rPr>
              <w:t xml:space="preserve"> / </w:t>
            </w:r>
          </w:p>
          <w:p w14:paraId="3C60A20E"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b/>
                <w:color w:val="000000" w:themeColor="text1"/>
                <w:spacing w:val="-2"/>
                <w:lang w:val="en-US"/>
              </w:rPr>
              <w:t>Owner’s Obligations and Undertakings</w:t>
            </w:r>
          </w:p>
        </w:tc>
        <w:tc>
          <w:tcPr>
            <w:tcW w:w="2094" w:type="dxa"/>
            <w:tcBorders>
              <w:top w:val="dotted" w:sz="4" w:space="0" w:color="000000"/>
              <w:left w:val="dotted" w:sz="4" w:space="0" w:color="000000"/>
              <w:bottom w:val="dotted" w:sz="4" w:space="0" w:color="000000"/>
              <w:right w:val="dotted" w:sz="4" w:space="0" w:color="000000"/>
            </w:tcBorders>
          </w:tcPr>
          <w:p w14:paraId="6235D3D1" w14:textId="33593354"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fldChar w:fldCharType="begin"/>
            </w:r>
            <w:r w:rsidRPr="00710552">
              <w:rPr>
                <w:rFonts w:ascii="Arial" w:hAnsi="Arial" w:cs="Arial"/>
                <w:color w:val="000000" w:themeColor="text1"/>
                <w:spacing w:val="-2"/>
              </w:rPr>
              <w:instrText>PAGEREF _Ref63678252 \h</w:instrText>
            </w:r>
            <w:r w:rsidRPr="00710552">
              <w:rPr>
                <w:rFonts w:ascii="Arial" w:hAnsi="Arial" w:cs="Arial"/>
                <w:color w:val="000000" w:themeColor="text1"/>
                <w:spacing w:val="-2"/>
              </w:rPr>
            </w:r>
            <w:r w:rsidRPr="00710552">
              <w:rPr>
                <w:rFonts w:ascii="Arial" w:hAnsi="Arial" w:cs="Arial"/>
                <w:color w:val="000000" w:themeColor="text1"/>
                <w:spacing w:val="-2"/>
              </w:rPr>
              <w:fldChar w:fldCharType="separate"/>
            </w:r>
            <w:r w:rsidR="00222C7A">
              <w:rPr>
                <w:rFonts w:ascii="Arial" w:hAnsi="Arial" w:cs="Arial"/>
                <w:noProof/>
                <w:color w:val="000000" w:themeColor="text1"/>
                <w:spacing w:val="-2"/>
              </w:rPr>
              <w:t>23</w:t>
            </w:r>
            <w:r w:rsidRPr="00710552">
              <w:rPr>
                <w:rFonts w:ascii="Arial" w:hAnsi="Arial" w:cs="Arial"/>
                <w:color w:val="000000" w:themeColor="text1"/>
                <w:spacing w:val="-2"/>
              </w:rPr>
              <w:fldChar w:fldCharType="end"/>
            </w:r>
          </w:p>
        </w:tc>
      </w:tr>
      <w:tr w:rsidR="00710552" w:rsidRPr="00710552" w14:paraId="467EC3E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17E79E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6.</w:t>
            </w:r>
          </w:p>
        </w:tc>
        <w:tc>
          <w:tcPr>
            <w:tcW w:w="5036" w:type="dxa"/>
            <w:tcBorders>
              <w:top w:val="dotted" w:sz="4" w:space="0" w:color="000000"/>
              <w:left w:val="dotted" w:sz="4" w:space="0" w:color="000000"/>
              <w:bottom w:val="dotted" w:sz="4" w:space="0" w:color="000000"/>
              <w:right w:val="dotted" w:sz="4" w:space="0" w:color="000000"/>
            </w:tcBorders>
          </w:tcPr>
          <w:p w14:paraId="7C1736E1" w14:textId="520FE809" w:rsidR="00C95F17" w:rsidRPr="00710552" w:rsidRDefault="001C5FC3" w:rsidP="00553CAF">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Период </w:t>
            </w:r>
            <w:r w:rsidR="00553CAF">
              <w:rPr>
                <w:rFonts w:ascii="Arial" w:hAnsi="Arial" w:cs="Arial"/>
                <w:b/>
                <w:color w:val="000000" w:themeColor="text1"/>
                <w:spacing w:val="-2"/>
              </w:rPr>
              <w:t>проверки</w:t>
            </w:r>
            <w:r w:rsidRPr="00710552">
              <w:rPr>
                <w:rFonts w:ascii="Arial" w:hAnsi="Arial" w:cs="Arial"/>
                <w:b/>
                <w:color w:val="000000" w:themeColor="text1"/>
                <w:spacing w:val="-2"/>
              </w:rPr>
              <w:t xml:space="preserve"> DI / DI Review </w:t>
            </w:r>
            <w:proofErr w:type="spellStart"/>
            <w:r w:rsidRPr="00710552">
              <w:rPr>
                <w:rFonts w:ascii="Arial" w:hAnsi="Arial" w:cs="Arial"/>
                <w:b/>
                <w:color w:val="000000" w:themeColor="text1"/>
                <w:spacing w:val="-2"/>
              </w:rPr>
              <w:t>Period</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1A15D23" w14:textId="7297ADBE"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w:t>
            </w:r>
            <w:r w:rsidR="00553CAF">
              <w:rPr>
                <w:rFonts w:ascii="Arial" w:hAnsi="Arial" w:cs="Arial"/>
                <w:color w:val="000000" w:themeColor="text1"/>
                <w:spacing w:val="-2"/>
              </w:rPr>
              <w:t>8</w:t>
            </w:r>
          </w:p>
        </w:tc>
      </w:tr>
      <w:tr w:rsidR="00710552" w:rsidRPr="00710552" w14:paraId="429D6F8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82D8979"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7.</w:t>
            </w:r>
          </w:p>
        </w:tc>
        <w:tc>
          <w:tcPr>
            <w:tcW w:w="5036" w:type="dxa"/>
            <w:tcBorders>
              <w:top w:val="dotted" w:sz="4" w:space="0" w:color="000000"/>
              <w:left w:val="dotted" w:sz="4" w:space="0" w:color="000000"/>
              <w:bottom w:val="dotted" w:sz="4" w:space="0" w:color="000000"/>
              <w:right w:val="dotted" w:sz="4" w:space="0" w:color="000000"/>
            </w:tcBorders>
          </w:tcPr>
          <w:p w14:paraId="55FFAEAA" w14:textId="5654E23F" w:rsidR="00C95F17" w:rsidRPr="00710552" w:rsidRDefault="001C5FC3" w:rsidP="00553CAF">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Срок действия и </w:t>
            </w:r>
            <w:r w:rsidR="00553CAF">
              <w:rPr>
                <w:rFonts w:ascii="Arial" w:hAnsi="Arial" w:cs="Arial"/>
                <w:b/>
                <w:color w:val="000000" w:themeColor="text1"/>
                <w:spacing w:val="-2"/>
              </w:rPr>
              <w:t>прекращение действия</w:t>
            </w:r>
            <w:r w:rsidRPr="00710552">
              <w:rPr>
                <w:rFonts w:ascii="Arial" w:hAnsi="Arial" w:cs="Arial"/>
                <w:b/>
                <w:color w:val="000000" w:themeColor="text1"/>
                <w:spacing w:val="-2"/>
              </w:rPr>
              <w:t xml:space="preserve"> / </w:t>
            </w:r>
            <w:proofErr w:type="spellStart"/>
            <w:r w:rsidRPr="00710552">
              <w:rPr>
                <w:rFonts w:ascii="Arial" w:hAnsi="Arial" w:cs="Arial"/>
                <w:b/>
                <w:color w:val="000000" w:themeColor="text1"/>
                <w:spacing w:val="-2"/>
              </w:rPr>
              <w:t>Term</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and</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Termination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CDC8314" w14:textId="1D2D3ADC"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w:t>
            </w:r>
            <w:r w:rsidR="00553CAF">
              <w:rPr>
                <w:rFonts w:ascii="Arial" w:hAnsi="Arial" w:cs="Arial"/>
                <w:color w:val="000000" w:themeColor="text1"/>
                <w:spacing w:val="-2"/>
              </w:rPr>
              <w:t>9</w:t>
            </w:r>
          </w:p>
        </w:tc>
      </w:tr>
      <w:tr w:rsidR="00710552" w:rsidRPr="00710552" w14:paraId="3ED0F6C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CCB8E8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7.1</w:t>
            </w:r>
          </w:p>
        </w:tc>
        <w:tc>
          <w:tcPr>
            <w:tcW w:w="5036" w:type="dxa"/>
            <w:tcBorders>
              <w:top w:val="dotted" w:sz="4" w:space="0" w:color="000000"/>
              <w:left w:val="dotted" w:sz="4" w:space="0" w:color="000000"/>
              <w:bottom w:val="dotted" w:sz="4" w:space="0" w:color="000000"/>
              <w:right w:val="dotted" w:sz="4" w:space="0" w:color="000000"/>
            </w:tcBorders>
          </w:tcPr>
          <w:p w14:paraId="182731F3" w14:textId="74272840" w:rsidR="00C95F17" w:rsidRPr="00553CAF"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Срок</w:t>
            </w:r>
            <w:r w:rsidRPr="00553CAF">
              <w:rPr>
                <w:rFonts w:ascii="Arial" w:hAnsi="Arial" w:cs="Arial"/>
                <w:color w:val="000000" w:themeColor="text1"/>
                <w:spacing w:val="-2"/>
              </w:rPr>
              <w:t xml:space="preserve"> </w:t>
            </w:r>
            <w:r w:rsidRPr="00710552">
              <w:rPr>
                <w:rFonts w:ascii="Arial" w:hAnsi="Arial" w:cs="Arial"/>
                <w:color w:val="000000" w:themeColor="text1"/>
                <w:spacing w:val="-2"/>
              </w:rPr>
              <w:t>действия</w:t>
            </w:r>
            <w:r w:rsidRPr="00553CAF">
              <w:rPr>
                <w:rFonts w:ascii="Arial" w:hAnsi="Arial" w:cs="Arial"/>
                <w:color w:val="000000" w:themeColor="text1"/>
                <w:spacing w:val="-2"/>
              </w:rPr>
              <w:t xml:space="preserve"> </w:t>
            </w:r>
            <w:r w:rsidR="00553CAF">
              <w:rPr>
                <w:rFonts w:ascii="Arial" w:hAnsi="Arial" w:cs="Arial"/>
                <w:color w:val="000000" w:themeColor="text1"/>
                <w:spacing w:val="-2"/>
              </w:rPr>
              <w:t xml:space="preserve">соглашения </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Term</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of</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Agreement</w:t>
            </w:r>
          </w:p>
        </w:tc>
        <w:tc>
          <w:tcPr>
            <w:tcW w:w="2094" w:type="dxa"/>
            <w:tcBorders>
              <w:top w:val="dotted" w:sz="4" w:space="0" w:color="000000"/>
              <w:left w:val="dotted" w:sz="4" w:space="0" w:color="000000"/>
              <w:bottom w:val="dotted" w:sz="4" w:space="0" w:color="000000"/>
              <w:right w:val="dotted" w:sz="4" w:space="0" w:color="000000"/>
            </w:tcBorders>
          </w:tcPr>
          <w:p w14:paraId="32B40282" w14:textId="781AC1D9"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29</w:t>
            </w:r>
          </w:p>
        </w:tc>
      </w:tr>
      <w:tr w:rsidR="00710552" w:rsidRPr="00710552" w14:paraId="675F2B7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1987ABF"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7.2</w:t>
            </w:r>
          </w:p>
        </w:tc>
        <w:tc>
          <w:tcPr>
            <w:tcW w:w="5036" w:type="dxa"/>
            <w:tcBorders>
              <w:top w:val="dotted" w:sz="4" w:space="0" w:color="000000"/>
              <w:left w:val="dotted" w:sz="4" w:space="0" w:color="000000"/>
              <w:bottom w:val="dotted" w:sz="4" w:space="0" w:color="000000"/>
              <w:right w:val="dotted" w:sz="4" w:space="0" w:color="000000"/>
            </w:tcBorders>
          </w:tcPr>
          <w:p w14:paraId="01A9E9A7" w14:textId="0601ABFC"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Отложенная</w:t>
            </w:r>
            <w:r w:rsidRPr="00710552">
              <w:rPr>
                <w:rFonts w:ascii="Arial" w:hAnsi="Arial" w:cs="Arial"/>
                <w:color w:val="000000" w:themeColor="text1"/>
                <w:spacing w:val="-2"/>
                <w:lang w:val="en-US"/>
              </w:rPr>
              <w:t xml:space="preserve"> </w:t>
            </w:r>
            <w:del w:id="49" w:author="Arina Dovzhenko" w:date="2025-11-28T15:44:00Z" w16du:dateUtc="2025-11-28T12:44:00Z">
              <w:r w:rsidRPr="00710552" w:rsidDel="007B528C">
                <w:rPr>
                  <w:rFonts w:ascii="Arial" w:hAnsi="Arial" w:cs="Arial"/>
                  <w:color w:val="000000" w:themeColor="text1"/>
                  <w:spacing w:val="-2"/>
                </w:rPr>
                <w:delText>д</w:delText>
              </w:r>
            </w:del>
            <w:ins w:id="50" w:author="Arina Dovzhenko" w:date="2025-11-28T15:44:00Z" w16du:dateUtc="2025-11-28T12:44:00Z">
              <w:r w:rsidR="007B528C">
                <w:rPr>
                  <w:rFonts w:ascii="Arial" w:hAnsi="Arial" w:cs="Arial"/>
                  <w:color w:val="000000" w:themeColor="text1"/>
                  <w:spacing w:val="-2"/>
                </w:rPr>
                <w:t>Д</w:t>
              </w:r>
            </w:ins>
            <w:r w:rsidRPr="00710552">
              <w:rPr>
                <w:rFonts w:ascii="Arial" w:hAnsi="Arial" w:cs="Arial"/>
                <w:color w:val="000000" w:themeColor="text1"/>
                <w:spacing w:val="-2"/>
              </w:rPr>
              <w:t>ата</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начала</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эксплуатации</w:t>
            </w:r>
            <w:r w:rsidRPr="00710552">
              <w:rPr>
                <w:rFonts w:ascii="Arial" w:hAnsi="Arial" w:cs="Arial"/>
                <w:color w:val="000000" w:themeColor="text1"/>
                <w:spacing w:val="-2"/>
                <w:lang w:val="en-US"/>
              </w:rPr>
              <w:t xml:space="preserve"> /</w:t>
            </w:r>
          </w:p>
          <w:p w14:paraId="6E754D4F"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Delayed Operation Commencement Date</w:t>
            </w:r>
          </w:p>
        </w:tc>
        <w:tc>
          <w:tcPr>
            <w:tcW w:w="2094" w:type="dxa"/>
            <w:tcBorders>
              <w:top w:val="dotted" w:sz="4" w:space="0" w:color="000000"/>
              <w:left w:val="dotted" w:sz="4" w:space="0" w:color="000000"/>
              <w:bottom w:val="dotted" w:sz="4" w:space="0" w:color="000000"/>
              <w:right w:val="dotted" w:sz="4" w:space="0" w:color="000000"/>
            </w:tcBorders>
          </w:tcPr>
          <w:p w14:paraId="2523BEE5" w14:textId="713B202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fldChar w:fldCharType="begin"/>
            </w:r>
            <w:r w:rsidRPr="00710552">
              <w:rPr>
                <w:rFonts w:ascii="Arial" w:hAnsi="Arial" w:cs="Arial"/>
                <w:color w:val="000000" w:themeColor="text1"/>
                <w:spacing w:val="-2"/>
              </w:rPr>
              <w:instrText>PAGEREF _Ref63744776 \h</w:instrText>
            </w:r>
            <w:r w:rsidRPr="00710552">
              <w:rPr>
                <w:rFonts w:ascii="Arial" w:hAnsi="Arial" w:cs="Arial"/>
                <w:color w:val="000000" w:themeColor="text1"/>
                <w:spacing w:val="-2"/>
              </w:rPr>
            </w:r>
            <w:r w:rsidRPr="00710552">
              <w:rPr>
                <w:rFonts w:ascii="Arial" w:hAnsi="Arial" w:cs="Arial"/>
                <w:color w:val="000000" w:themeColor="text1"/>
                <w:spacing w:val="-2"/>
              </w:rPr>
              <w:fldChar w:fldCharType="separate"/>
            </w:r>
            <w:r w:rsidR="00222C7A">
              <w:rPr>
                <w:rFonts w:ascii="Arial" w:hAnsi="Arial" w:cs="Arial"/>
                <w:noProof/>
                <w:color w:val="000000" w:themeColor="text1"/>
                <w:spacing w:val="-2"/>
              </w:rPr>
              <w:t>29</w:t>
            </w:r>
            <w:r w:rsidRPr="00710552">
              <w:rPr>
                <w:rFonts w:ascii="Arial" w:hAnsi="Arial" w:cs="Arial"/>
                <w:color w:val="000000" w:themeColor="text1"/>
                <w:spacing w:val="-2"/>
              </w:rPr>
              <w:fldChar w:fldCharType="end"/>
            </w:r>
          </w:p>
        </w:tc>
      </w:tr>
      <w:tr w:rsidR="00710552" w:rsidRPr="00710552" w14:paraId="49141B2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0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7.3</w:t>
            </w:r>
          </w:p>
        </w:tc>
        <w:tc>
          <w:tcPr>
            <w:tcW w:w="5036" w:type="dxa"/>
            <w:tcBorders>
              <w:top w:val="dotted" w:sz="4" w:space="0" w:color="000000"/>
              <w:left w:val="dotted" w:sz="4" w:space="0" w:color="000000"/>
              <w:bottom w:val="dotted" w:sz="4" w:space="0" w:color="000000"/>
              <w:right w:val="dotted" w:sz="4" w:space="0" w:color="000000"/>
            </w:tcBorders>
          </w:tcPr>
          <w:p w14:paraId="01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Расторжение</w:t>
            </w:r>
            <w:r w:rsidRPr="00710552">
              <w:rPr>
                <w:rFonts w:ascii="Arial" w:hAnsi="Arial" w:cs="Arial"/>
                <w:color w:val="000000" w:themeColor="text1"/>
                <w:spacing w:val="-2"/>
                <w:lang w:val="en-US"/>
              </w:rPr>
              <w:t xml:space="preserve"> DI / Termination by DI</w:t>
            </w:r>
          </w:p>
        </w:tc>
        <w:tc>
          <w:tcPr>
            <w:tcW w:w="2094" w:type="dxa"/>
            <w:tcBorders>
              <w:top w:val="dotted" w:sz="4" w:space="0" w:color="000000"/>
              <w:left w:val="dotted" w:sz="4" w:space="0" w:color="000000"/>
              <w:bottom w:val="dotted" w:sz="4" w:space="0" w:color="000000"/>
              <w:right w:val="dotted" w:sz="4" w:space="0" w:color="000000"/>
            </w:tcBorders>
          </w:tcPr>
          <w:p w14:paraId="02010000" w14:textId="11D21496"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2362584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3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lastRenderedPageBreak/>
              <w:t>7.4</w:t>
            </w:r>
          </w:p>
        </w:tc>
        <w:tc>
          <w:tcPr>
            <w:tcW w:w="5036" w:type="dxa"/>
            <w:tcBorders>
              <w:top w:val="dotted" w:sz="4" w:space="0" w:color="000000"/>
              <w:left w:val="dotted" w:sz="4" w:space="0" w:color="000000"/>
              <w:bottom w:val="dotted" w:sz="4" w:space="0" w:color="000000"/>
              <w:right w:val="dotted" w:sz="4" w:space="0" w:color="000000"/>
            </w:tcBorders>
          </w:tcPr>
          <w:p w14:paraId="04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Расторжение любой из Сторон /</w:t>
            </w:r>
          </w:p>
          <w:p w14:paraId="05010000" w14:textId="77777777" w:rsidR="00C95F17" w:rsidRPr="00710552" w:rsidRDefault="001C5FC3">
            <w:pPr>
              <w:spacing w:before="120" w:line="276" w:lineRule="auto"/>
              <w:rPr>
                <w:rFonts w:ascii="Arial" w:hAnsi="Arial" w:cs="Arial"/>
                <w:color w:val="000000" w:themeColor="text1"/>
                <w:spacing w:val="-2"/>
              </w:rPr>
            </w:pPr>
            <w:proofErr w:type="spellStart"/>
            <w:r w:rsidRPr="00710552">
              <w:rPr>
                <w:rFonts w:ascii="Arial" w:hAnsi="Arial" w:cs="Arial"/>
                <w:color w:val="000000" w:themeColor="text1"/>
                <w:spacing w:val="-2"/>
              </w:rPr>
              <w:t>Termination</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by</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Either</w:t>
            </w:r>
            <w:proofErr w:type="spellEnd"/>
            <w:r w:rsidRPr="00710552">
              <w:rPr>
                <w:rFonts w:ascii="Arial" w:hAnsi="Arial" w:cs="Arial"/>
                <w:color w:val="000000" w:themeColor="text1"/>
                <w:spacing w:val="-2"/>
              </w:rPr>
              <w:t xml:space="preserve"> Party</w:t>
            </w:r>
          </w:p>
        </w:tc>
        <w:tc>
          <w:tcPr>
            <w:tcW w:w="2094" w:type="dxa"/>
            <w:tcBorders>
              <w:top w:val="dotted" w:sz="4" w:space="0" w:color="000000"/>
              <w:left w:val="dotted" w:sz="4" w:space="0" w:color="000000"/>
              <w:bottom w:val="dotted" w:sz="4" w:space="0" w:color="000000"/>
              <w:right w:val="dotted" w:sz="4" w:space="0" w:color="000000"/>
            </w:tcBorders>
          </w:tcPr>
          <w:p w14:paraId="06010000" w14:textId="52861680"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32</w:t>
            </w:r>
          </w:p>
        </w:tc>
      </w:tr>
      <w:tr w:rsidR="00710552" w:rsidRPr="00710552" w14:paraId="0EE041C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7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7.5</w:t>
            </w:r>
          </w:p>
        </w:tc>
        <w:tc>
          <w:tcPr>
            <w:tcW w:w="5036" w:type="dxa"/>
            <w:tcBorders>
              <w:top w:val="dotted" w:sz="4" w:space="0" w:color="000000"/>
              <w:left w:val="dotted" w:sz="4" w:space="0" w:color="000000"/>
              <w:bottom w:val="dotted" w:sz="4" w:space="0" w:color="000000"/>
              <w:right w:val="dotted" w:sz="4" w:space="0" w:color="000000"/>
            </w:tcBorders>
          </w:tcPr>
          <w:p w14:paraId="08010000" w14:textId="583749D9" w:rsidR="00C95F17" w:rsidRPr="00553CAF" w:rsidRDefault="00553CAF">
            <w:pPr>
              <w:spacing w:before="120" w:line="276" w:lineRule="auto"/>
              <w:rPr>
                <w:rFonts w:ascii="Arial" w:hAnsi="Arial" w:cs="Arial"/>
                <w:color w:val="000000" w:themeColor="text1"/>
                <w:spacing w:val="-2"/>
              </w:rPr>
            </w:pPr>
            <w:r>
              <w:rPr>
                <w:rFonts w:ascii="Arial" w:hAnsi="Arial" w:cs="Arial"/>
                <w:color w:val="000000" w:themeColor="text1"/>
                <w:spacing w:val="-2"/>
              </w:rPr>
              <w:t>Прекращение действия другого соглашения(й)</w:t>
            </w:r>
            <w:r w:rsidR="001C5FC3" w:rsidRPr="00553CAF">
              <w:rPr>
                <w:rFonts w:ascii="Arial" w:hAnsi="Arial" w:cs="Arial"/>
                <w:color w:val="000000" w:themeColor="text1"/>
                <w:spacing w:val="-2"/>
              </w:rPr>
              <w:t xml:space="preserve"> / </w:t>
            </w:r>
          </w:p>
          <w:p w14:paraId="09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Termination of Other Agreement(s)</w:t>
            </w:r>
          </w:p>
        </w:tc>
        <w:tc>
          <w:tcPr>
            <w:tcW w:w="2094" w:type="dxa"/>
            <w:tcBorders>
              <w:top w:val="dotted" w:sz="4" w:space="0" w:color="000000"/>
              <w:left w:val="dotted" w:sz="4" w:space="0" w:color="000000"/>
              <w:bottom w:val="dotted" w:sz="4" w:space="0" w:color="000000"/>
              <w:right w:val="dotted" w:sz="4" w:space="0" w:color="000000"/>
            </w:tcBorders>
          </w:tcPr>
          <w:p w14:paraId="0A010000" w14:textId="187FBDC6"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34</w:t>
            </w:r>
          </w:p>
        </w:tc>
      </w:tr>
      <w:tr w:rsidR="00710552" w:rsidRPr="00710552" w14:paraId="4C474CE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B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8.</w:t>
            </w:r>
          </w:p>
        </w:tc>
        <w:tc>
          <w:tcPr>
            <w:tcW w:w="5036" w:type="dxa"/>
            <w:tcBorders>
              <w:top w:val="dotted" w:sz="4" w:space="0" w:color="000000"/>
              <w:left w:val="dotted" w:sz="4" w:space="0" w:color="000000"/>
              <w:bottom w:val="dotted" w:sz="4" w:space="0" w:color="000000"/>
              <w:right w:val="dotted" w:sz="4" w:space="0" w:color="000000"/>
            </w:tcBorders>
          </w:tcPr>
          <w:p w14:paraId="0C010000" w14:textId="73074640" w:rsidR="00C95F17" w:rsidRPr="00710552" w:rsidRDefault="001C5FC3">
            <w:pPr>
              <w:spacing w:before="120" w:line="276" w:lineRule="auto"/>
              <w:rPr>
                <w:rFonts w:ascii="Arial" w:hAnsi="Arial" w:cs="Arial"/>
                <w:b/>
                <w:color w:val="000000" w:themeColor="text1"/>
                <w:spacing w:val="-2"/>
              </w:rPr>
            </w:pPr>
            <w:r w:rsidRPr="00710552">
              <w:rPr>
                <w:rFonts w:ascii="Arial" w:hAnsi="Arial" w:cs="Arial"/>
                <w:b/>
                <w:color w:val="000000" w:themeColor="text1"/>
                <w:spacing w:val="-2"/>
              </w:rPr>
              <w:t>Права и Обязательства после Расторжения и</w:t>
            </w:r>
            <w:r w:rsidR="00553CAF">
              <w:rPr>
                <w:rFonts w:ascii="Arial" w:hAnsi="Arial" w:cs="Arial"/>
                <w:b/>
                <w:color w:val="000000" w:themeColor="text1"/>
                <w:spacing w:val="-2"/>
              </w:rPr>
              <w:t>ли</w:t>
            </w:r>
            <w:r w:rsidRPr="00710552">
              <w:rPr>
                <w:rFonts w:ascii="Arial" w:hAnsi="Arial" w:cs="Arial"/>
                <w:b/>
                <w:color w:val="000000" w:themeColor="text1"/>
                <w:spacing w:val="-2"/>
              </w:rPr>
              <w:t xml:space="preserve"> </w:t>
            </w:r>
            <w:r w:rsidR="00553CAF">
              <w:rPr>
                <w:rFonts w:ascii="Arial" w:hAnsi="Arial" w:cs="Arial"/>
                <w:b/>
                <w:color w:val="000000" w:themeColor="text1"/>
                <w:spacing w:val="-2"/>
              </w:rPr>
              <w:t>истечения</w:t>
            </w:r>
            <w:r w:rsidRPr="00710552">
              <w:rPr>
                <w:rFonts w:ascii="Arial" w:hAnsi="Arial" w:cs="Arial"/>
                <w:b/>
                <w:color w:val="000000" w:themeColor="text1"/>
                <w:spacing w:val="-2"/>
              </w:rPr>
              <w:t xml:space="preserve"> срока действия / </w:t>
            </w:r>
          </w:p>
          <w:p w14:paraId="0D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b/>
                <w:color w:val="000000" w:themeColor="text1"/>
                <w:spacing w:val="-2"/>
                <w:lang w:val="en-US"/>
              </w:rPr>
              <w:t>Rights and Obligations following Termination or Expiration</w:t>
            </w:r>
          </w:p>
        </w:tc>
        <w:tc>
          <w:tcPr>
            <w:tcW w:w="2094" w:type="dxa"/>
            <w:tcBorders>
              <w:top w:val="dotted" w:sz="4" w:space="0" w:color="000000"/>
              <w:left w:val="dotted" w:sz="4" w:space="0" w:color="000000"/>
              <w:bottom w:val="dotted" w:sz="4" w:space="0" w:color="000000"/>
              <w:right w:val="dotted" w:sz="4" w:space="0" w:color="000000"/>
            </w:tcBorders>
          </w:tcPr>
          <w:p w14:paraId="0E010000" w14:textId="0B70BC62"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34</w:t>
            </w:r>
          </w:p>
        </w:tc>
      </w:tr>
      <w:tr w:rsidR="00710552" w:rsidRPr="00710552" w14:paraId="665EE255"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8.1</w:t>
            </w:r>
          </w:p>
        </w:tc>
        <w:tc>
          <w:tcPr>
            <w:tcW w:w="5036" w:type="dxa"/>
            <w:tcBorders>
              <w:top w:val="dotted" w:sz="4" w:space="0" w:color="000000"/>
              <w:left w:val="dotted" w:sz="4" w:space="0" w:color="000000"/>
              <w:bottom w:val="dotted" w:sz="4" w:space="0" w:color="000000"/>
              <w:right w:val="dotted" w:sz="4" w:space="0" w:color="000000"/>
            </w:tcBorders>
          </w:tcPr>
          <w:p w14:paraId="10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 xml:space="preserve">Расторжение / </w:t>
            </w:r>
            <w:proofErr w:type="spellStart"/>
            <w:r w:rsidRPr="00710552">
              <w:rPr>
                <w:rFonts w:ascii="Arial" w:hAnsi="Arial" w:cs="Arial"/>
                <w:color w:val="000000" w:themeColor="text1"/>
                <w:spacing w:val="-2"/>
              </w:rPr>
              <w:t>Termination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1010000" w14:textId="69553482"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34</w:t>
            </w:r>
          </w:p>
        </w:tc>
      </w:tr>
      <w:tr w:rsidR="00710552" w:rsidRPr="00710552" w14:paraId="611DC698"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8.2</w:t>
            </w:r>
          </w:p>
        </w:tc>
        <w:tc>
          <w:tcPr>
            <w:tcW w:w="5036" w:type="dxa"/>
            <w:tcBorders>
              <w:top w:val="dotted" w:sz="4" w:space="0" w:color="000000"/>
              <w:left w:val="dotted" w:sz="4" w:space="0" w:color="000000"/>
              <w:bottom w:val="dotted" w:sz="4" w:space="0" w:color="000000"/>
              <w:right w:val="dotted" w:sz="4" w:space="0" w:color="000000"/>
            </w:tcBorders>
          </w:tcPr>
          <w:p w14:paraId="13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Возврат</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Ноу</w:t>
            </w:r>
            <w:r w:rsidRPr="00710552">
              <w:rPr>
                <w:rFonts w:ascii="Arial" w:hAnsi="Arial" w:cs="Arial"/>
                <w:color w:val="000000" w:themeColor="text1"/>
                <w:spacing w:val="-2"/>
                <w:lang w:val="en-US"/>
              </w:rPr>
              <w:t xml:space="preserve"> – </w:t>
            </w:r>
            <w:r w:rsidRPr="00710552">
              <w:rPr>
                <w:rFonts w:ascii="Arial" w:hAnsi="Arial" w:cs="Arial"/>
                <w:color w:val="000000" w:themeColor="text1"/>
                <w:spacing w:val="-2"/>
              </w:rPr>
              <w:t>хау</w:t>
            </w:r>
            <w:r w:rsidRPr="00710552">
              <w:rPr>
                <w:rFonts w:ascii="Arial" w:hAnsi="Arial" w:cs="Arial"/>
                <w:color w:val="000000" w:themeColor="text1"/>
                <w:spacing w:val="-2"/>
                <w:lang w:val="en-US"/>
              </w:rPr>
              <w:t xml:space="preserve"> / Return of Know-How</w:t>
            </w:r>
          </w:p>
        </w:tc>
        <w:tc>
          <w:tcPr>
            <w:tcW w:w="2094" w:type="dxa"/>
            <w:tcBorders>
              <w:top w:val="dotted" w:sz="4" w:space="0" w:color="000000"/>
              <w:left w:val="dotted" w:sz="4" w:space="0" w:color="000000"/>
              <w:bottom w:val="dotted" w:sz="4" w:space="0" w:color="000000"/>
              <w:right w:val="dotted" w:sz="4" w:space="0" w:color="000000"/>
            </w:tcBorders>
          </w:tcPr>
          <w:p w14:paraId="14010000" w14:textId="156F2188"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34</w:t>
            </w:r>
          </w:p>
        </w:tc>
      </w:tr>
      <w:tr w:rsidR="00710552" w:rsidRPr="00710552" w14:paraId="4E58AEC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5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8.3</w:t>
            </w:r>
          </w:p>
        </w:tc>
        <w:tc>
          <w:tcPr>
            <w:tcW w:w="5036" w:type="dxa"/>
            <w:tcBorders>
              <w:top w:val="dotted" w:sz="4" w:space="0" w:color="000000"/>
              <w:left w:val="dotted" w:sz="4" w:space="0" w:color="000000"/>
              <w:bottom w:val="dotted" w:sz="4" w:space="0" w:color="000000"/>
              <w:right w:val="dotted" w:sz="4" w:space="0" w:color="000000"/>
            </w:tcBorders>
          </w:tcPr>
          <w:p w14:paraId="16010000" w14:textId="4F4C5E94" w:rsidR="00C95F17" w:rsidRPr="00710552" w:rsidRDefault="00553CAF">
            <w:pPr>
              <w:spacing w:before="120" w:line="276" w:lineRule="auto"/>
              <w:rPr>
                <w:rFonts w:ascii="Arial" w:hAnsi="Arial" w:cs="Arial"/>
                <w:color w:val="000000" w:themeColor="text1"/>
                <w:spacing w:val="-2"/>
              </w:rPr>
            </w:pPr>
            <w:r>
              <w:rPr>
                <w:rFonts w:ascii="Arial" w:hAnsi="Arial" w:cs="Arial"/>
                <w:color w:val="000000" w:themeColor="text1"/>
                <w:spacing w:val="-2"/>
              </w:rPr>
              <w:t>Выплата непогашенных</w:t>
            </w:r>
            <w:r w:rsidR="001C5FC3" w:rsidRPr="00710552">
              <w:rPr>
                <w:rFonts w:ascii="Arial" w:hAnsi="Arial" w:cs="Arial"/>
                <w:color w:val="000000" w:themeColor="text1"/>
                <w:spacing w:val="-2"/>
              </w:rPr>
              <w:t xml:space="preserve"> и Других сумм / </w:t>
            </w:r>
          </w:p>
          <w:p w14:paraId="17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Payment of Outstanding and Other Amounts</w:t>
            </w:r>
          </w:p>
        </w:tc>
        <w:tc>
          <w:tcPr>
            <w:tcW w:w="2094" w:type="dxa"/>
            <w:tcBorders>
              <w:top w:val="dotted" w:sz="4" w:space="0" w:color="000000"/>
              <w:left w:val="dotted" w:sz="4" w:space="0" w:color="000000"/>
              <w:bottom w:val="dotted" w:sz="4" w:space="0" w:color="000000"/>
              <w:right w:val="dotted" w:sz="4" w:space="0" w:color="000000"/>
            </w:tcBorders>
          </w:tcPr>
          <w:p w14:paraId="18010000" w14:textId="307D02EC"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3B34ED6B"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8.4</w:t>
            </w:r>
          </w:p>
        </w:tc>
        <w:tc>
          <w:tcPr>
            <w:tcW w:w="5036" w:type="dxa"/>
            <w:tcBorders>
              <w:top w:val="dotted" w:sz="4" w:space="0" w:color="000000"/>
              <w:left w:val="dotted" w:sz="4" w:space="0" w:color="000000"/>
              <w:bottom w:val="dotted" w:sz="4" w:space="0" w:color="000000"/>
              <w:right w:val="dotted" w:sz="4" w:space="0" w:color="000000"/>
            </w:tcBorders>
          </w:tcPr>
          <w:p w14:paraId="1A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Оговорка о сохранении действия Договора / </w:t>
            </w:r>
          </w:p>
          <w:p w14:paraId="1B010000" w14:textId="77777777" w:rsidR="00C95F17" w:rsidRPr="00710552" w:rsidRDefault="001C5FC3">
            <w:pPr>
              <w:spacing w:before="120" w:line="276" w:lineRule="auto"/>
              <w:rPr>
                <w:rFonts w:ascii="Arial" w:hAnsi="Arial" w:cs="Arial"/>
                <w:color w:val="000000" w:themeColor="text1"/>
                <w:spacing w:val="-2"/>
              </w:rPr>
            </w:pPr>
            <w:proofErr w:type="spellStart"/>
            <w:r w:rsidRPr="00710552">
              <w:rPr>
                <w:rFonts w:ascii="Arial" w:hAnsi="Arial" w:cs="Arial"/>
                <w:color w:val="000000" w:themeColor="text1"/>
                <w:spacing w:val="-2"/>
              </w:rPr>
              <w:t>Survival</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Clauses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C010000" w14:textId="4C6DFDFB"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36</w:t>
            </w:r>
          </w:p>
        </w:tc>
      </w:tr>
      <w:tr w:rsidR="00710552" w:rsidRPr="00710552" w14:paraId="7884EA6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D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9.</w:t>
            </w:r>
          </w:p>
        </w:tc>
        <w:tc>
          <w:tcPr>
            <w:tcW w:w="5036" w:type="dxa"/>
            <w:tcBorders>
              <w:top w:val="dotted" w:sz="4" w:space="0" w:color="000000"/>
              <w:left w:val="dotted" w:sz="4" w:space="0" w:color="000000"/>
              <w:bottom w:val="dotted" w:sz="4" w:space="0" w:color="000000"/>
              <w:right w:val="dotted" w:sz="4" w:space="0" w:color="000000"/>
            </w:tcBorders>
          </w:tcPr>
          <w:p w14:paraId="1E010000" w14:textId="6EAB7381" w:rsidR="00C95F17" w:rsidRPr="00710552" w:rsidRDefault="00E30F75">
            <w:pPr>
              <w:spacing w:before="120" w:line="276" w:lineRule="auto"/>
              <w:rPr>
                <w:rFonts w:ascii="Arial" w:hAnsi="Arial" w:cs="Arial"/>
                <w:b/>
                <w:caps/>
                <w:color w:val="000000" w:themeColor="text1"/>
                <w:spacing w:val="-2"/>
              </w:rPr>
            </w:pPr>
            <w:r>
              <w:rPr>
                <w:rFonts w:ascii="Arial" w:hAnsi="Arial" w:cs="Arial"/>
                <w:b/>
                <w:color w:val="000000" w:themeColor="text1"/>
                <w:spacing w:val="-2"/>
              </w:rPr>
              <w:t>Компенсация</w:t>
            </w:r>
            <w:r w:rsidR="001C5FC3" w:rsidRPr="00710552">
              <w:rPr>
                <w:rFonts w:ascii="Arial" w:hAnsi="Arial" w:cs="Arial"/>
                <w:b/>
                <w:color w:val="000000" w:themeColor="text1"/>
                <w:spacing w:val="-2"/>
              </w:rPr>
              <w:t xml:space="preserve"> / </w:t>
            </w:r>
            <w:proofErr w:type="spellStart"/>
            <w:r w:rsidR="001C5FC3" w:rsidRPr="00710552">
              <w:rPr>
                <w:rFonts w:ascii="Arial" w:hAnsi="Arial" w:cs="Arial"/>
                <w:b/>
                <w:color w:val="000000" w:themeColor="text1"/>
                <w:spacing w:val="-2"/>
              </w:rPr>
              <w:t>Indemnities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F010000" w14:textId="1E06D96E"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36</w:t>
            </w:r>
          </w:p>
        </w:tc>
      </w:tr>
      <w:tr w:rsidR="00710552" w:rsidRPr="00710552" w14:paraId="1E2144A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0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9.1</w:t>
            </w:r>
          </w:p>
        </w:tc>
        <w:tc>
          <w:tcPr>
            <w:tcW w:w="5036" w:type="dxa"/>
            <w:tcBorders>
              <w:top w:val="dotted" w:sz="4" w:space="0" w:color="000000"/>
              <w:left w:val="dotted" w:sz="4" w:space="0" w:color="000000"/>
              <w:bottom w:val="dotted" w:sz="4" w:space="0" w:color="000000"/>
              <w:right w:val="dotted" w:sz="4" w:space="0" w:color="000000"/>
            </w:tcBorders>
          </w:tcPr>
          <w:p w14:paraId="21010000" w14:textId="57CF6340"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Возмещение</w:t>
            </w:r>
            <w:r w:rsidR="001C5FC3" w:rsidRPr="00710552">
              <w:rPr>
                <w:rFonts w:ascii="Arial" w:hAnsi="Arial" w:cs="Arial"/>
                <w:color w:val="000000" w:themeColor="text1"/>
                <w:spacing w:val="-2"/>
              </w:rPr>
              <w:t xml:space="preserve"> DI / </w:t>
            </w:r>
            <w:proofErr w:type="spellStart"/>
            <w:r w:rsidR="001C5FC3" w:rsidRPr="00710552">
              <w:rPr>
                <w:rFonts w:ascii="Arial" w:hAnsi="Arial" w:cs="Arial"/>
                <w:color w:val="000000" w:themeColor="text1"/>
                <w:spacing w:val="-2"/>
              </w:rPr>
              <w:t>DI’s</w:t>
            </w:r>
            <w:proofErr w:type="spellEnd"/>
            <w:r w:rsidR="001C5FC3" w:rsidRPr="00710552">
              <w:rPr>
                <w:rFonts w:ascii="Arial" w:hAnsi="Arial" w:cs="Arial"/>
                <w:color w:val="000000" w:themeColor="text1"/>
                <w:spacing w:val="-2"/>
              </w:rPr>
              <w:t xml:space="preserve"> </w:t>
            </w:r>
            <w:proofErr w:type="spellStart"/>
            <w:r w:rsidR="001C5FC3" w:rsidRPr="00710552">
              <w:rPr>
                <w:rFonts w:ascii="Arial" w:hAnsi="Arial" w:cs="Arial"/>
                <w:color w:val="000000" w:themeColor="text1"/>
                <w:spacing w:val="-2"/>
              </w:rPr>
              <w:t>Indemnities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2010000" w14:textId="20CF354A"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36</w:t>
            </w:r>
          </w:p>
        </w:tc>
      </w:tr>
      <w:tr w:rsidR="00710552" w:rsidRPr="00710552" w14:paraId="7D54001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3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9.2</w:t>
            </w:r>
          </w:p>
        </w:tc>
        <w:tc>
          <w:tcPr>
            <w:tcW w:w="5036" w:type="dxa"/>
            <w:tcBorders>
              <w:top w:val="dotted" w:sz="4" w:space="0" w:color="000000"/>
              <w:left w:val="dotted" w:sz="4" w:space="0" w:color="000000"/>
              <w:bottom w:val="dotted" w:sz="4" w:space="0" w:color="000000"/>
              <w:right w:val="dotted" w:sz="4" w:space="0" w:color="000000"/>
            </w:tcBorders>
          </w:tcPr>
          <w:p w14:paraId="24010000" w14:textId="78F5CD13"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 xml:space="preserve">Возмещение </w:t>
            </w:r>
            <w:proofErr w:type="spellStart"/>
            <w:r>
              <w:rPr>
                <w:rFonts w:ascii="Arial" w:hAnsi="Arial" w:cs="Arial"/>
                <w:color w:val="000000" w:themeColor="text1"/>
                <w:spacing w:val="-2"/>
              </w:rPr>
              <w:t>Владелеца</w:t>
            </w:r>
            <w:proofErr w:type="spellEnd"/>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Owner’s</w:t>
            </w:r>
            <w:proofErr w:type="spellEnd"/>
            <w:r w:rsidR="001C5FC3" w:rsidRPr="00710552">
              <w:rPr>
                <w:rFonts w:ascii="Arial" w:hAnsi="Arial" w:cs="Arial"/>
                <w:color w:val="000000" w:themeColor="text1"/>
                <w:spacing w:val="-2"/>
              </w:rPr>
              <w:t xml:space="preserve"> </w:t>
            </w:r>
            <w:proofErr w:type="spellStart"/>
            <w:r w:rsidR="001C5FC3" w:rsidRPr="00710552">
              <w:rPr>
                <w:rFonts w:ascii="Arial" w:hAnsi="Arial" w:cs="Arial"/>
                <w:color w:val="000000" w:themeColor="text1"/>
                <w:spacing w:val="-2"/>
              </w:rPr>
              <w:t>Indemnities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5010000" w14:textId="0D4AB231"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1A94D73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6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9.3</w:t>
            </w:r>
          </w:p>
        </w:tc>
        <w:tc>
          <w:tcPr>
            <w:tcW w:w="5036" w:type="dxa"/>
            <w:tcBorders>
              <w:top w:val="dotted" w:sz="4" w:space="0" w:color="000000"/>
              <w:left w:val="dotted" w:sz="4" w:space="0" w:color="000000"/>
              <w:bottom w:val="dotted" w:sz="4" w:space="0" w:color="000000"/>
              <w:right w:val="dotted" w:sz="4" w:space="0" w:color="000000"/>
            </w:tcBorders>
          </w:tcPr>
          <w:p w14:paraId="27010000" w14:textId="0D81E365"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Незастрахованный Убыток</w:t>
            </w:r>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Uninsured</w:t>
            </w:r>
            <w:proofErr w:type="spellEnd"/>
            <w:r w:rsidR="001C5FC3" w:rsidRPr="00710552">
              <w:rPr>
                <w:rFonts w:ascii="Arial" w:hAnsi="Arial" w:cs="Arial"/>
                <w:color w:val="000000" w:themeColor="text1"/>
                <w:spacing w:val="-2"/>
              </w:rPr>
              <w:t xml:space="preserve"> </w:t>
            </w:r>
            <w:proofErr w:type="spellStart"/>
            <w:r w:rsidR="001C5FC3" w:rsidRPr="00710552">
              <w:rPr>
                <w:rFonts w:ascii="Arial" w:hAnsi="Arial" w:cs="Arial"/>
                <w:color w:val="000000" w:themeColor="text1"/>
                <w:spacing w:val="-2"/>
              </w:rPr>
              <w:t>Loss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8010000" w14:textId="21455C98"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5B101C1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9.4</w:t>
            </w:r>
          </w:p>
        </w:tc>
        <w:tc>
          <w:tcPr>
            <w:tcW w:w="5036" w:type="dxa"/>
            <w:tcBorders>
              <w:top w:val="dotted" w:sz="4" w:space="0" w:color="000000"/>
              <w:left w:val="dotted" w:sz="4" w:space="0" w:color="000000"/>
              <w:bottom w:val="dotted" w:sz="4" w:space="0" w:color="000000"/>
              <w:right w:val="dotted" w:sz="4" w:space="0" w:color="000000"/>
            </w:tcBorders>
          </w:tcPr>
          <w:p w14:paraId="2A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Исключение ответственности / </w:t>
            </w:r>
            <w:proofErr w:type="spellStart"/>
            <w:r w:rsidRPr="00710552">
              <w:rPr>
                <w:rFonts w:ascii="Arial" w:hAnsi="Arial" w:cs="Arial"/>
                <w:color w:val="000000" w:themeColor="text1"/>
                <w:spacing w:val="-2"/>
              </w:rPr>
              <w:t>Exclusion</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of</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Liability</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B010000" w14:textId="1EB9837F"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1412550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C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10.</w:t>
            </w:r>
          </w:p>
        </w:tc>
        <w:tc>
          <w:tcPr>
            <w:tcW w:w="5036" w:type="dxa"/>
            <w:tcBorders>
              <w:top w:val="dotted" w:sz="4" w:space="0" w:color="000000"/>
              <w:left w:val="dotted" w:sz="4" w:space="0" w:color="000000"/>
              <w:bottom w:val="dotted" w:sz="4" w:space="0" w:color="000000"/>
              <w:right w:val="dotted" w:sz="4" w:space="0" w:color="000000"/>
            </w:tcBorders>
          </w:tcPr>
          <w:p w14:paraId="2D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Уступка прав и обязанностей / </w:t>
            </w:r>
            <w:proofErr w:type="spellStart"/>
            <w:r w:rsidRPr="00710552">
              <w:rPr>
                <w:rFonts w:ascii="Arial" w:hAnsi="Arial" w:cs="Arial"/>
                <w:b/>
                <w:color w:val="000000" w:themeColor="text1"/>
                <w:spacing w:val="-2"/>
              </w:rPr>
              <w:t>Assignment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E010000" w14:textId="1E914DEA"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38</w:t>
            </w:r>
          </w:p>
        </w:tc>
      </w:tr>
      <w:tr w:rsidR="00710552" w:rsidRPr="00710552" w14:paraId="1E55C47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10.1</w:t>
            </w:r>
          </w:p>
        </w:tc>
        <w:tc>
          <w:tcPr>
            <w:tcW w:w="5036" w:type="dxa"/>
            <w:tcBorders>
              <w:top w:val="dotted" w:sz="4" w:space="0" w:color="000000"/>
              <w:left w:val="dotted" w:sz="4" w:space="0" w:color="000000"/>
              <w:bottom w:val="dotted" w:sz="4" w:space="0" w:color="000000"/>
              <w:right w:val="dotted" w:sz="4" w:space="0" w:color="000000"/>
            </w:tcBorders>
          </w:tcPr>
          <w:p w14:paraId="30010000" w14:textId="77777777" w:rsidR="00C95F17" w:rsidRPr="00710552" w:rsidRDefault="001C5FC3">
            <w:pPr>
              <w:spacing w:before="120" w:line="276" w:lineRule="auto"/>
              <w:rPr>
                <w:rFonts w:ascii="Arial" w:hAnsi="Arial" w:cs="Arial"/>
                <w:b/>
                <w:caps/>
                <w:color w:val="000000" w:themeColor="text1"/>
                <w:spacing w:val="-2"/>
                <w:lang w:val="en-US"/>
              </w:rPr>
            </w:pPr>
            <w:r w:rsidRPr="00710552">
              <w:rPr>
                <w:rFonts w:ascii="Arial" w:hAnsi="Arial" w:cs="Arial"/>
                <w:color w:val="000000" w:themeColor="text1"/>
                <w:spacing w:val="-2"/>
              </w:rPr>
              <w:t>Уступка</w:t>
            </w:r>
            <w:r w:rsidRPr="00710552">
              <w:rPr>
                <w:rFonts w:ascii="Arial" w:hAnsi="Arial" w:cs="Arial"/>
                <w:color w:val="000000" w:themeColor="text1"/>
                <w:spacing w:val="-2"/>
                <w:lang w:val="en-US"/>
              </w:rPr>
              <w:t xml:space="preserve"> DI / Assignment by DI</w:t>
            </w:r>
          </w:p>
        </w:tc>
        <w:tc>
          <w:tcPr>
            <w:tcW w:w="2094" w:type="dxa"/>
            <w:tcBorders>
              <w:top w:val="dotted" w:sz="4" w:space="0" w:color="000000"/>
              <w:left w:val="dotted" w:sz="4" w:space="0" w:color="000000"/>
              <w:bottom w:val="dotted" w:sz="4" w:space="0" w:color="000000"/>
              <w:right w:val="dotted" w:sz="4" w:space="0" w:color="000000"/>
            </w:tcBorders>
          </w:tcPr>
          <w:p w14:paraId="31010000" w14:textId="3E0810CF"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38</w:t>
            </w:r>
          </w:p>
        </w:tc>
      </w:tr>
      <w:tr w:rsidR="00710552" w:rsidRPr="00710552" w14:paraId="5B5FD76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10.2</w:t>
            </w:r>
          </w:p>
        </w:tc>
        <w:tc>
          <w:tcPr>
            <w:tcW w:w="5036" w:type="dxa"/>
            <w:tcBorders>
              <w:top w:val="dotted" w:sz="4" w:space="0" w:color="000000"/>
              <w:left w:val="dotted" w:sz="4" w:space="0" w:color="000000"/>
              <w:bottom w:val="dotted" w:sz="4" w:space="0" w:color="000000"/>
              <w:right w:val="dotted" w:sz="4" w:space="0" w:color="000000"/>
            </w:tcBorders>
          </w:tcPr>
          <w:p w14:paraId="33010000" w14:textId="511E9B42"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Уступка</w:t>
            </w:r>
            <w:r w:rsidRPr="00710552">
              <w:rPr>
                <w:rFonts w:ascii="Arial" w:hAnsi="Arial" w:cs="Arial"/>
                <w:color w:val="000000" w:themeColor="text1"/>
                <w:spacing w:val="-2"/>
                <w:lang w:val="en-US"/>
              </w:rPr>
              <w:t xml:space="preserve"> </w:t>
            </w:r>
            <w:r w:rsidR="00E30F75">
              <w:rPr>
                <w:rFonts w:ascii="Arial" w:hAnsi="Arial" w:cs="Arial"/>
                <w:color w:val="000000" w:themeColor="text1"/>
                <w:spacing w:val="-2"/>
              </w:rPr>
              <w:t>Владель</w:t>
            </w:r>
            <w:r w:rsidRPr="00710552">
              <w:rPr>
                <w:rFonts w:ascii="Arial" w:hAnsi="Arial" w:cs="Arial"/>
                <w:color w:val="000000" w:themeColor="text1"/>
                <w:spacing w:val="-2"/>
              </w:rPr>
              <w:t>ца</w:t>
            </w:r>
            <w:r w:rsidRPr="00710552">
              <w:rPr>
                <w:rFonts w:ascii="Arial" w:hAnsi="Arial" w:cs="Arial"/>
                <w:color w:val="000000" w:themeColor="text1"/>
                <w:spacing w:val="-2"/>
                <w:lang w:val="en-US"/>
              </w:rPr>
              <w:t xml:space="preserve"> / Assignment by the Owner</w:t>
            </w:r>
          </w:p>
        </w:tc>
        <w:tc>
          <w:tcPr>
            <w:tcW w:w="2094" w:type="dxa"/>
            <w:tcBorders>
              <w:top w:val="dotted" w:sz="4" w:space="0" w:color="000000"/>
              <w:left w:val="dotted" w:sz="4" w:space="0" w:color="000000"/>
              <w:bottom w:val="dotted" w:sz="4" w:space="0" w:color="000000"/>
              <w:right w:val="dotted" w:sz="4" w:space="0" w:color="000000"/>
            </w:tcBorders>
          </w:tcPr>
          <w:p w14:paraId="34010000" w14:textId="646DBF4D"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40</w:t>
            </w:r>
          </w:p>
        </w:tc>
      </w:tr>
      <w:tr w:rsidR="00710552" w:rsidRPr="00710552" w14:paraId="06D7B57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5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11.</w:t>
            </w:r>
          </w:p>
        </w:tc>
        <w:tc>
          <w:tcPr>
            <w:tcW w:w="5036" w:type="dxa"/>
            <w:tcBorders>
              <w:top w:val="dotted" w:sz="4" w:space="0" w:color="000000"/>
              <w:left w:val="dotted" w:sz="4" w:space="0" w:color="000000"/>
              <w:bottom w:val="dotted" w:sz="4" w:space="0" w:color="000000"/>
              <w:right w:val="dotted" w:sz="4" w:space="0" w:color="000000"/>
            </w:tcBorders>
          </w:tcPr>
          <w:p w14:paraId="36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Разрешение споров / </w:t>
            </w:r>
            <w:proofErr w:type="spellStart"/>
            <w:r w:rsidRPr="00710552">
              <w:rPr>
                <w:rFonts w:ascii="Arial" w:hAnsi="Arial" w:cs="Arial"/>
                <w:b/>
                <w:color w:val="000000" w:themeColor="text1"/>
                <w:spacing w:val="-2"/>
              </w:rPr>
              <w:t>Dispute</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Resolution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7010000" w14:textId="6C9A153B"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41</w:t>
            </w:r>
          </w:p>
        </w:tc>
      </w:tr>
      <w:tr w:rsidR="00710552" w:rsidRPr="00710552" w14:paraId="1C59FD7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8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11.1</w:t>
            </w:r>
          </w:p>
        </w:tc>
        <w:tc>
          <w:tcPr>
            <w:tcW w:w="5036" w:type="dxa"/>
            <w:tcBorders>
              <w:top w:val="dotted" w:sz="4" w:space="0" w:color="000000"/>
              <w:left w:val="dotted" w:sz="4" w:space="0" w:color="000000"/>
              <w:bottom w:val="dotted" w:sz="4" w:space="0" w:color="000000"/>
              <w:right w:val="dotted" w:sz="4" w:space="0" w:color="000000"/>
            </w:tcBorders>
          </w:tcPr>
          <w:p w14:paraId="39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Внесудебное мирное урегулирование /</w:t>
            </w:r>
          </w:p>
          <w:p w14:paraId="3A010000" w14:textId="77777777" w:rsidR="00C95F17" w:rsidRPr="00710552" w:rsidRDefault="001C5FC3">
            <w:pPr>
              <w:spacing w:before="120" w:line="276" w:lineRule="auto"/>
              <w:rPr>
                <w:rFonts w:ascii="Arial" w:hAnsi="Arial" w:cs="Arial"/>
                <w:caps/>
                <w:color w:val="000000" w:themeColor="text1"/>
                <w:spacing w:val="-2"/>
              </w:rPr>
            </w:pPr>
            <w:proofErr w:type="spellStart"/>
            <w:r w:rsidRPr="00710552">
              <w:rPr>
                <w:rFonts w:ascii="Arial" w:hAnsi="Arial" w:cs="Arial"/>
                <w:color w:val="000000" w:themeColor="text1"/>
                <w:spacing w:val="-2"/>
              </w:rPr>
              <w:t>Amicable</w:t>
            </w:r>
            <w:proofErr w:type="spellEnd"/>
            <w:r w:rsidRPr="00710552">
              <w:rPr>
                <w:rFonts w:ascii="Arial" w:hAnsi="Arial" w:cs="Arial"/>
                <w:color w:val="000000" w:themeColor="text1"/>
                <w:spacing w:val="-2"/>
              </w:rPr>
              <w:t xml:space="preserve"> Solution</w:t>
            </w:r>
          </w:p>
        </w:tc>
        <w:tc>
          <w:tcPr>
            <w:tcW w:w="2094" w:type="dxa"/>
            <w:tcBorders>
              <w:top w:val="dotted" w:sz="4" w:space="0" w:color="000000"/>
              <w:left w:val="dotted" w:sz="4" w:space="0" w:color="000000"/>
              <w:bottom w:val="dotted" w:sz="4" w:space="0" w:color="000000"/>
              <w:right w:val="dotted" w:sz="4" w:space="0" w:color="000000"/>
            </w:tcBorders>
          </w:tcPr>
          <w:p w14:paraId="3B010000" w14:textId="601CC846"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41</w:t>
            </w:r>
          </w:p>
        </w:tc>
      </w:tr>
      <w:tr w:rsidR="00710552" w:rsidRPr="00710552" w14:paraId="435D602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C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11.2</w:t>
            </w:r>
          </w:p>
        </w:tc>
        <w:tc>
          <w:tcPr>
            <w:tcW w:w="5036" w:type="dxa"/>
            <w:tcBorders>
              <w:top w:val="dotted" w:sz="4" w:space="0" w:color="000000"/>
              <w:left w:val="dotted" w:sz="4" w:space="0" w:color="000000"/>
              <w:bottom w:val="dotted" w:sz="4" w:space="0" w:color="000000"/>
              <w:right w:val="dotted" w:sz="4" w:space="0" w:color="000000"/>
            </w:tcBorders>
          </w:tcPr>
          <w:p w14:paraId="3D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 xml:space="preserve">Арбитраж / </w:t>
            </w:r>
            <w:proofErr w:type="spellStart"/>
            <w:r w:rsidRPr="00710552">
              <w:rPr>
                <w:rFonts w:ascii="Arial" w:hAnsi="Arial" w:cs="Arial"/>
                <w:color w:val="000000" w:themeColor="text1"/>
                <w:spacing w:val="-2"/>
              </w:rPr>
              <w:t>Arbitration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E010000" w14:textId="416FF9DD"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42</w:t>
            </w:r>
          </w:p>
        </w:tc>
      </w:tr>
      <w:tr w:rsidR="00710552" w:rsidRPr="00710552" w14:paraId="703F5CA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11.3</w:t>
            </w:r>
          </w:p>
        </w:tc>
        <w:tc>
          <w:tcPr>
            <w:tcW w:w="5036" w:type="dxa"/>
            <w:tcBorders>
              <w:top w:val="dotted" w:sz="4" w:space="0" w:color="000000"/>
              <w:left w:val="dotted" w:sz="4" w:space="0" w:color="000000"/>
              <w:bottom w:val="dotted" w:sz="4" w:space="0" w:color="000000"/>
              <w:right w:val="dotted" w:sz="4" w:space="0" w:color="000000"/>
            </w:tcBorders>
          </w:tcPr>
          <w:p w14:paraId="40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 xml:space="preserve">Заверения / </w:t>
            </w:r>
            <w:proofErr w:type="spellStart"/>
            <w:r w:rsidRPr="00710552">
              <w:rPr>
                <w:rFonts w:ascii="Arial" w:hAnsi="Arial" w:cs="Arial"/>
                <w:color w:val="000000" w:themeColor="text1"/>
                <w:spacing w:val="-2"/>
              </w:rPr>
              <w:t>Acknowledgement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1010000" w14:textId="4A06552E"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43</w:t>
            </w:r>
          </w:p>
        </w:tc>
      </w:tr>
      <w:tr w:rsidR="00710552" w:rsidRPr="00710552" w14:paraId="49D3AA9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11.4</w:t>
            </w:r>
          </w:p>
        </w:tc>
        <w:tc>
          <w:tcPr>
            <w:tcW w:w="5036" w:type="dxa"/>
            <w:tcBorders>
              <w:top w:val="dotted" w:sz="4" w:space="0" w:color="000000"/>
              <w:left w:val="dotted" w:sz="4" w:space="0" w:color="000000"/>
              <w:bottom w:val="dotted" w:sz="4" w:space="0" w:color="000000"/>
              <w:right w:val="dotted" w:sz="4" w:space="0" w:color="000000"/>
            </w:tcBorders>
          </w:tcPr>
          <w:p w14:paraId="43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 xml:space="preserve">Судебный запрет / </w:t>
            </w:r>
            <w:proofErr w:type="spellStart"/>
            <w:r w:rsidRPr="00710552">
              <w:rPr>
                <w:rFonts w:ascii="Arial" w:hAnsi="Arial" w:cs="Arial"/>
                <w:color w:val="000000" w:themeColor="text1"/>
                <w:spacing w:val="-2"/>
              </w:rPr>
              <w:t>Injunctive</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Relief</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4010000" w14:textId="6F18B969"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44</w:t>
            </w:r>
          </w:p>
        </w:tc>
      </w:tr>
      <w:tr w:rsidR="00710552" w:rsidRPr="00710552" w14:paraId="58438CC3"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5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12.</w:t>
            </w:r>
          </w:p>
        </w:tc>
        <w:tc>
          <w:tcPr>
            <w:tcW w:w="5036" w:type="dxa"/>
            <w:tcBorders>
              <w:top w:val="dotted" w:sz="4" w:space="0" w:color="000000"/>
              <w:left w:val="dotted" w:sz="4" w:space="0" w:color="000000"/>
              <w:bottom w:val="dotted" w:sz="4" w:space="0" w:color="000000"/>
              <w:right w:val="dotted" w:sz="4" w:space="0" w:color="000000"/>
            </w:tcBorders>
          </w:tcPr>
          <w:p w14:paraId="46010000" w14:textId="77777777" w:rsidR="00C95F17" w:rsidRPr="00710552" w:rsidRDefault="001C5FC3">
            <w:pPr>
              <w:spacing w:before="120" w:line="276" w:lineRule="auto"/>
              <w:rPr>
                <w:rFonts w:ascii="Arial" w:hAnsi="Arial" w:cs="Arial"/>
                <w:b/>
                <w:color w:val="000000" w:themeColor="text1"/>
              </w:rPr>
            </w:pPr>
            <w:r w:rsidRPr="00710552">
              <w:rPr>
                <w:rFonts w:ascii="Arial" w:hAnsi="Arial" w:cs="Arial"/>
                <w:b/>
                <w:color w:val="000000" w:themeColor="text1"/>
              </w:rPr>
              <w:t>Конфиденциальная информация /</w:t>
            </w:r>
          </w:p>
          <w:p w14:paraId="47010000" w14:textId="77777777" w:rsidR="00C95F17" w:rsidRPr="00710552" w:rsidRDefault="001C5FC3">
            <w:pPr>
              <w:spacing w:before="120" w:line="276" w:lineRule="auto"/>
              <w:rPr>
                <w:rFonts w:ascii="Arial" w:hAnsi="Arial" w:cs="Arial"/>
                <w:b/>
                <w:caps/>
                <w:color w:val="000000" w:themeColor="text1"/>
                <w:spacing w:val="-2"/>
              </w:rPr>
            </w:pPr>
            <w:proofErr w:type="spellStart"/>
            <w:r w:rsidRPr="00710552">
              <w:rPr>
                <w:rFonts w:ascii="Arial" w:hAnsi="Arial" w:cs="Arial"/>
                <w:b/>
                <w:color w:val="000000" w:themeColor="text1"/>
              </w:rPr>
              <w:t>Confidential</w:t>
            </w:r>
            <w:proofErr w:type="spellEnd"/>
            <w:r w:rsidRPr="00710552">
              <w:rPr>
                <w:rFonts w:ascii="Arial" w:hAnsi="Arial" w:cs="Arial"/>
                <w:b/>
                <w:color w:val="000000" w:themeColor="text1"/>
              </w:rPr>
              <w:t xml:space="preserve"> Information</w:t>
            </w:r>
          </w:p>
        </w:tc>
        <w:tc>
          <w:tcPr>
            <w:tcW w:w="2094" w:type="dxa"/>
            <w:tcBorders>
              <w:top w:val="dotted" w:sz="4" w:space="0" w:color="000000"/>
              <w:left w:val="dotted" w:sz="4" w:space="0" w:color="000000"/>
              <w:bottom w:val="dotted" w:sz="4" w:space="0" w:color="000000"/>
              <w:right w:val="dotted" w:sz="4" w:space="0" w:color="000000"/>
            </w:tcBorders>
          </w:tcPr>
          <w:p w14:paraId="48010000" w14:textId="6C5876E9"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45</w:t>
            </w:r>
          </w:p>
        </w:tc>
      </w:tr>
      <w:tr w:rsidR="00710552" w:rsidRPr="00710552" w14:paraId="327BF9F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9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13.</w:t>
            </w:r>
          </w:p>
        </w:tc>
        <w:tc>
          <w:tcPr>
            <w:tcW w:w="5036" w:type="dxa"/>
            <w:tcBorders>
              <w:top w:val="dotted" w:sz="4" w:space="0" w:color="000000"/>
              <w:left w:val="dotted" w:sz="4" w:space="0" w:color="000000"/>
              <w:bottom w:val="dotted" w:sz="4" w:space="0" w:color="000000"/>
              <w:right w:val="dotted" w:sz="4" w:space="0" w:color="000000"/>
            </w:tcBorders>
          </w:tcPr>
          <w:p w14:paraId="4A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Персональные данные / Personal Data</w:t>
            </w:r>
          </w:p>
        </w:tc>
        <w:tc>
          <w:tcPr>
            <w:tcW w:w="2094" w:type="dxa"/>
            <w:tcBorders>
              <w:top w:val="dotted" w:sz="4" w:space="0" w:color="000000"/>
              <w:left w:val="dotted" w:sz="4" w:space="0" w:color="000000"/>
              <w:bottom w:val="dotted" w:sz="4" w:space="0" w:color="000000"/>
              <w:right w:val="dotted" w:sz="4" w:space="0" w:color="000000"/>
            </w:tcBorders>
          </w:tcPr>
          <w:p w14:paraId="4B010000" w14:textId="02547C49"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46</w:t>
            </w:r>
          </w:p>
        </w:tc>
      </w:tr>
      <w:tr w:rsidR="00710552" w:rsidRPr="00710552" w14:paraId="5932675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C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14.</w:t>
            </w:r>
          </w:p>
        </w:tc>
        <w:tc>
          <w:tcPr>
            <w:tcW w:w="5036" w:type="dxa"/>
            <w:tcBorders>
              <w:top w:val="dotted" w:sz="4" w:space="0" w:color="000000"/>
              <w:left w:val="dotted" w:sz="4" w:space="0" w:color="000000"/>
              <w:bottom w:val="dotted" w:sz="4" w:space="0" w:color="000000"/>
              <w:right w:val="dotted" w:sz="4" w:space="0" w:color="000000"/>
            </w:tcBorders>
          </w:tcPr>
          <w:p w14:paraId="4D010000" w14:textId="2963DFE4" w:rsidR="00C95F17" w:rsidRPr="00E30F75"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Форс</w:t>
            </w:r>
            <w:r w:rsidRPr="00E30F75">
              <w:rPr>
                <w:rFonts w:ascii="Arial" w:hAnsi="Arial" w:cs="Arial"/>
                <w:b/>
                <w:color w:val="000000" w:themeColor="text1"/>
                <w:spacing w:val="-2"/>
              </w:rPr>
              <w:t>-</w:t>
            </w:r>
            <w:r w:rsidR="00E30F75">
              <w:rPr>
                <w:rFonts w:ascii="Arial" w:hAnsi="Arial" w:cs="Arial"/>
                <w:b/>
                <w:color w:val="000000" w:themeColor="text1"/>
                <w:spacing w:val="-2"/>
              </w:rPr>
              <w:t>мажорные обстоятельства</w:t>
            </w:r>
            <w:r w:rsidRPr="00E30F75">
              <w:rPr>
                <w:rFonts w:ascii="Arial" w:hAnsi="Arial" w:cs="Arial"/>
                <w:b/>
                <w:color w:val="000000" w:themeColor="text1"/>
                <w:spacing w:val="-2"/>
              </w:rPr>
              <w:t xml:space="preserve"> / </w:t>
            </w:r>
            <w:r w:rsidRPr="00710552">
              <w:rPr>
                <w:rFonts w:ascii="Arial" w:hAnsi="Arial" w:cs="Arial"/>
                <w:b/>
                <w:color w:val="000000" w:themeColor="text1"/>
                <w:spacing w:val="-2"/>
                <w:lang w:val="en-US"/>
              </w:rPr>
              <w:t>Force</w:t>
            </w:r>
            <w:r w:rsidRPr="00E30F75">
              <w:rPr>
                <w:rFonts w:ascii="Arial" w:hAnsi="Arial" w:cs="Arial"/>
                <w:b/>
                <w:color w:val="000000" w:themeColor="text1"/>
                <w:spacing w:val="-2"/>
              </w:rPr>
              <w:t xml:space="preserve"> </w:t>
            </w:r>
            <w:r w:rsidRPr="00710552">
              <w:rPr>
                <w:rFonts w:ascii="Arial" w:hAnsi="Arial" w:cs="Arial"/>
                <w:b/>
                <w:color w:val="000000" w:themeColor="text1"/>
                <w:spacing w:val="-2"/>
                <w:lang w:val="en-US"/>
              </w:rPr>
              <w:t>Majeure</w:t>
            </w:r>
            <w:r w:rsidRPr="00E30F75">
              <w:rPr>
                <w:rFonts w:ascii="Arial" w:hAnsi="Arial" w:cs="Arial"/>
                <w:b/>
                <w:color w:val="000000" w:themeColor="text1"/>
                <w:spacing w:val="-2"/>
              </w:rPr>
              <w:t xml:space="preserve"> </w:t>
            </w:r>
            <w:r w:rsidRPr="00710552">
              <w:rPr>
                <w:rFonts w:ascii="Arial" w:hAnsi="Arial" w:cs="Arial"/>
                <w:b/>
                <w:color w:val="000000" w:themeColor="text1"/>
                <w:spacing w:val="-2"/>
                <w:lang w:val="en-US"/>
              </w:rPr>
              <w:t>Events</w:t>
            </w:r>
          </w:p>
        </w:tc>
        <w:tc>
          <w:tcPr>
            <w:tcW w:w="2094" w:type="dxa"/>
            <w:tcBorders>
              <w:top w:val="dotted" w:sz="4" w:space="0" w:color="000000"/>
              <w:left w:val="dotted" w:sz="4" w:space="0" w:color="000000"/>
              <w:bottom w:val="dotted" w:sz="4" w:space="0" w:color="000000"/>
              <w:right w:val="dotted" w:sz="4" w:space="0" w:color="000000"/>
            </w:tcBorders>
          </w:tcPr>
          <w:p w14:paraId="4E010000" w14:textId="156B15DC"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47</w:t>
            </w:r>
          </w:p>
        </w:tc>
      </w:tr>
      <w:tr w:rsidR="00710552" w:rsidRPr="00710552" w14:paraId="7DB3DEF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F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15.</w:t>
            </w:r>
          </w:p>
        </w:tc>
        <w:tc>
          <w:tcPr>
            <w:tcW w:w="5036" w:type="dxa"/>
            <w:tcBorders>
              <w:top w:val="dotted" w:sz="4" w:space="0" w:color="000000"/>
              <w:left w:val="dotted" w:sz="4" w:space="0" w:color="000000"/>
              <w:bottom w:val="dotted" w:sz="4" w:space="0" w:color="000000"/>
              <w:right w:val="dotted" w:sz="4" w:space="0" w:color="000000"/>
            </w:tcBorders>
          </w:tcPr>
          <w:p w14:paraId="50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Прочие положения / </w:t>
            </w:r>
            <w:proofErr w:type="spellStart"/>
            <w:r w:rsidRPr="00710552">
              <w:rPr>
                <w:rFonts w:ascii="Arial" w:hAnsi="Arial" w:cs="Arial"/>
                <w:b/>
                <w:color w:val="000000" w:themeColor="text1"/>
                <w:spacing w:val="-2"/>
              </w:rPr>
              <w:t>Miscellaneous</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Provisions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1010000" w14:textId="6F7062C6"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48</w:t>
            </w:r>
          </w:p>
        </w:tc>
      </w:tr>
      <w:tr w:rsidR="00710552" w:rsidRPr="00710552" w14:paraId="787E239D"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15.1</w:t>
            </w:r>
          </w:p>
        </w:tc>
        <w:tc>
          <w:tcPr>
            <w:tcW w:w="5036" w:type="dxa"/>
            <w:tcBorders>
              <w:top w:val="dotted" w:sz="4" w:space="0" w:color="000000"/>
              <w:left w:val="dotted" w:sz="4" w:space="0" w:color="000000"/>
              <w:bottom w:val="dotted" w:sz="4" w:space="0" w:color="000000"/>
              <w:right w:val="dotted" w:sz="4" w:space="0" w:color="000000"/>
            </w:tcBorders>
          </w:tcPr>
          <w:p w14:paraId="53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Отношения</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между</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Сторонами</w:t>
            </w:r>
            <w:r w:rsidRPr="00710552">
              <w:rPr>
                <w:rFonts w:ascii="Arial" w:hAnsi="Arial" w:cs="Arial"/>
                <w:color w:val="000000" w:themeColor="text1"/>
                <w:spacing w:val="-2"/>
                <w:lang w:val="en-US"/>
              </w:rPr>
              <w:t xml:space="preserve"> /</w:t>
            </w:r>
          </w:p>
          <w:p w14:paraId="54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Relationship Between the Parties</w:t>
            </w:r>
          </w:p>
        </w:tc>
        <w:tc>
          <w:tcPr>
            <w:tcW w:w="2094" w:type="dxa"/>
            <w:tcBorders>
              <w:top w:val="dotted" w:sz="4" w:space="0" w:color="000000"/>
              <w:left w:val="dotted" w:sz="4" w:space="0" w:color="000000"/>
              <w:bottom w:val="dotted" w:sz="4" w:space="0" w:color="000000"/>
              <w:right w:val="dotted" w:sz="4" w:space="0" w:color="000000"/>
            </w:tcBorders>
          </w:tcPr>
          <w:p w14:paraId="55010000" w14:textId="004C61E9"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48</w:t>
            </w:r>
          </w:p>
        </w:tc>
      </w:tr>
      <w:tr w:rsidR="00710552" w:rsidRPr="00710552" w14:paraId="1A29358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6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15.2</w:t>
            </w:r>
          </w:p>
        </w:tc>
        <w:tc>
          <w:tcPr>
            <w:tcW w:w="5036" w:type="dxa"/>
            <w:tcBorders>
              <w:top w:val="dotted" w:sz="4" w:space="0" w:color="000000"/>
              <w:left w:val="dotted" w:sz="4" w:space="0" w:color="000000"/>
              <w:bottom w:val="dotted" w:sz="4" w:space="0" w:color="000000"/>
              <w:right w:val="dotted" w:sz="4" w:space="0" w:color="000000"/>
            </w:tcBorders>
          </w:tcPr>
          <w:p w14:paraId="57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Отказ от права / </w:t>
            </w:r>
            <w:proofErr w:type="spellStart"/>
            <w:r w:rsidRPr="00710552">
              <w:rPr>
                <w:rFonts w:ascii="Arial" w:hAnsi="Arial" w:cs="Arial"/>
                <w:color w:val="000000" w:themeColor="text1"/>
                <w:spacing w:val="-2"/>
              </w:rPr>
              <w:t>Waiver</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8010000" w14:textId="16BE0A70"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48</w:t>
            </w:r>
          </w:p>
        </w:tc>
      </w:tr>
      <w:tr w:rsidR="00710552" w:rsidRPr="00710552" w14:paraId="39F80AE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15.3</w:t>
            </w:r>
          </w:p>
        </w:tc>
        <w:tc>
          <w:tcPr>
            <w:tcW w:w="5036" w:type="dxa"/>
            <w:tcBorders>
              <w:top w:val="dotted" w:sz="4" w:space="0" w:color="000000"/>
              <w:left w:val="dotted" w:sz="4" w:space="0" w:color="000000"/>
              <w:bottom w:val="dotted" w:sz="4" w:space="0" w:color="000000"/>
              <w:right w:val="dotted" w:sz="4" w:space="0" w:color="000000"/>
            </w:tcBorders>
          </w:tcPr>
          <w:p w14:paraId="5A010000" w14:textId="01E43063"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Независимость</w:t>
            </w:r>
            <w:r w:rsidR="001C5FC3" w:rsidRPr="00710552">
              <w:rPr>
                <w:rFonts w:ascii="Arial" w:hAnsi="Arial" w:cs="Arial"/>
                <w:color w:val="000000" w:themeColor="text1"/>
                <w:spacing w:val="-2"/>
              </w:rPr>
              <w:t xml:space="preserve"> положений / </w:t>
            </w:r>
            <w:proofErr w:type="spellStart"/>
            <w:r w:rsidR="001C5FC3" w:rsidRPr="00710552">
              <w:rPr>
                <w:rFonts w:ascii="Arial" w:hAnsi="Arial" w:cs="Arial"/>
                <w:color w:val="000000" w:themeColor="text1"/>
                <w:spacing w:val="-2"/>
              </w:rPr>
              <w:t>Severability</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B010000" w14:textId="7764BCEA"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48</w:t>
            </w:r>
          </w:p>
        </w:tc>
      </w:tr>
      <w:tr w:rsidR="00710552" w:rsidRPr="00710552" w14:paraId="7BC7585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C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15.4</w:t>
            </w:r>
          </w:p>
        </w:tc>
        <w:tc>
          <w:tcPr>
            <w:tcW w:w="5036" w:type="dxa"/>
            <w:tcBorders>
              <w:top w:val="dotted" w:sz="4" w:space="0" w:color="000000"/>
              <w:left w:val="dotted" w:sz="4" w:space="0" w:color="000000"/>
              <w:bottom w:val="dotted" w:sz="4" w:space="0" w:color="000000"/>
              <w:right w:val="dotted" w:sz="4" w:space="0" w:color="000000"/>
            </w:tcBorders>
          </w:tcPr>
          <w:p w14:paraId="5D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Уведомления / </w:t>
            </w:r>
            <w:proofErr w:type="spellStart"/>
            <w:r w:rsidRPr="00710552">
              <w:rPr>
                <w:rFonts w:ascii="Arial" w:hAnsi="Arial" w:cs="Arial"/>
                <w:color w:val="000000" w:themeColor="text1"/>
                <w:spacing w:val="-2"/>
              </w:rPr>
              <w:t>Notices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E010000" w14:textId="2A6A05AD"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29942D2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15.5</w:t>
            </w:r>
          </w:p>
        </w:tc>
        <w:tc>
          <w:tcPr>
            <w:tcW w:w="5036" w:type="dxa"/>
            <w:tcBorders>
              <w:top w:val="dotted" w:sz="4" w:space="0" w:color="000000"/>
              <w:left w:val="dotted" w:sz="4" w:space="0" w:color="000000"/>
              <w:bottom w:val="dotted" w:sz="4" w:space="0" w:color="000000"/>
              <w:right w:val="dotted" w:sz="4" w:space="0" w:color="000000"/>
            </w:tcBorders>
          </w:tcPr>
          <w:p w14:paraId="60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Применимое право / </w:t>
            </w:r>
            <w:proofErr w:type="spellStart"/>
            <w:r w:rsidRPr="00710552">
              <w:rPr>
                <w:rFonts w:ascii="Arial" w:hAnsi="Arial" w:cs="Arial"/>
                <w:color w:val="000000" w:themeColor="text1"/>
                <w:spacing w:val="-2"/>
              </w:rPr>
              <w:t>Governing</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Law</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1010000" w14:textId="36F1EA72"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50</w:t>
            </w:r>
          </w:p>
        </w:tc>
      </w:tr>
      <w:tr w:rsidR="00710552" w:rsidRPr="00710552" w14:paraId="349562F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15.6</w:t>
            </w:r>
          </w:p>
        </w:tc>
        <w:tc>
          <w:tcPr>
            <w:tcW w:w="5036" w:type="dxa"/>
            <w:tcBorders>
              <w:top w:val="dotted" w:sz="4" w:space="0" w:color="000000"/>
              <w:left w:val="dotted" w:sz="4" w:space="0" w:color="000000"/>
              <w:bottom w:val="dotted" w:sz="4" w:space="0" w:color="000000"/>
              <w:right w:val="dotted" w:sz="4" w:space="0" w:color="000000"/>
            </w:tcBorders>
          </w:tcPr>
          <w:p w14:paraId="63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Изменения или Дополнения в письменном виде / </w:t>
            </w:r>
            <w:proofErr w:type="spellStart"/>
            <w:r w:rsidRPr="00710552">
              <w:rPr>
                <w:rFonts w:ascii="Arial" w:hAnsi="Arial" w:cs="Arial"/>
                <w:color w:val="000000" w:themeColor="text1"/>
                <w:spacing w:val="-2"/>
              </w:rPr>
              <w:t>Amendments</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or</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Supplements</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to</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be</w:t>
            </w:r>
            <w:proofErr w:type="spellEnd"/>
            <w:r w:rsidRPr="00710552">
              <w:rPr>
                <w:rFonts w:ascii="Arial" w:hAnsi="Arial" w:cs="Arial"/>
                <w:color w:val="000000" w:themeColor="text1"/>
                <w:spacing w:val="-2"/>
              </w:rPr>
              <w:t xml:space="preserve"> in </w:t>
            </w:r>
            <w:proofErr w:type="spellStart"/>
            <w:r w:rsidRPr="00710552">
              <w:rPr>
                <w:rFonts w:ascii="Arial" w:hAnsi="Arial" w:cs="Arial"/>
                <w:color w:val="000000" w:themeColor="text1"/>
                <w:spacing w:val="-2"/>
              </w:rPr>
              <w:t>Writing</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4010000" w14:textId="706815E4"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50</w:t>
            </w:r>
          </w:p>
        </w:tc>
      </w:tr>
      <w:tr w:rsidR="00710552" w:rsidRPr="00710552" w14:paraId="6202C59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5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15.7</w:t>
            </w:r>
          </w:p>
        </w:tc>
        <w:tc>
          <w:tcPr>
            <w:tcW w:w="5036" w:type="dxa"/>
            <w:tcBorders>
              <w:top w:val="dotted" w:sz="4" w:space="0" w:color="000000"/>
              <w:left w:val="dotted" w:sz="4" w:space="0" w:color="000000"/>
              <w:bottom w:val="dotted" w:sz="4" w:space="0" w:color="000000"/>
              <w:right w:val="dotted" w:sz="4" w:space="0" w:color="000000"/>
            </w:tcBorders>
          </w:tcPr>
          <w:p w14:paraId="66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Экземпляры</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и</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Язык</w:t>
            </w:r>
            <w:r w:rsidRPr="00710552">
              <w:rPr>
                <w:rFonts w:ascii="Arial" w:hAnsi="Arial" w:cs="Arial"/>
                <w:color w:val="000000" w:themeColor="text1"/>
                <w:spacing w:val="-2"/>
                <w:lang w:val="en-US"/>
              </w:rPr>
              <w:t xml:space="preserve"> / Counterparts and Language</w:t>
            </w:r>
          </w:p>
        </w:tc>
        <w:tc>
          <w:tcPr>
            <w:tcW w:w="2094" w:type="dxa"/>
            <w:tcBorders>
              <w:top w:val="dotted" w:sz="4" w:space="0" w:color="000000"/>
              <w:left w:val="dotted" w:sz="4" w:space="0" w:color="000000"/>
              <w:bottom w:val="dotted" w:sz="4" w:space="0" w:color="000000"/>
              <w:right w:val="dotted" w:sz="4" w:space="0" w:color="000000"/>
            </w:tcBorders>
          </w:tcPr>
          <w:p w14:paraId="67010000" w14:textId="7E1ECA86"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50</w:t>
            </w:r>
          </w:p>
        </w:tc>
      </w:tr>
      <w:tr w:rsidR="00710552" w:rsidRPr="00710552" w14:paraId="1F62471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8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15.8</w:t>
            </w:r>
          </w:p>
        </w:tc>
        <w:tc>
          <w:tcPr>
            <w:tcW w:w="5036" w:type="dxa"/>
            <w:tcBorders>
              <w:top w:val="dotted" w:sz="4" w:space="0" w:color="000000"/>
              <w:left w:val="dotted" w:sz="4" w:space="0" w:color="000000"/>
              <w:bottom w:val="dotted" w:sz="4" w:space="0" w:color="000000"/>
              <w:right w:val="dotted" w:sz="4" w:space="0" w:color="000000"/>
            </w:tcBorders>
          </w:tcPr>
          <w:p w14:paraId="69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Полнота соглашения / </w:t>
            </w:r>
            <w:proofErr w:type="spellStart"/>
            <w:r w:rsidRPr="00710552">
              <w:rPr>
                <w:rFonts w:ascii="Arial" w:hAnsi="Arial" w:cs="Arial"/>
                <w:color w:val="000000" w:themeColor="text1"/>
                <w:spacing w:val="-2"/>
              </w:rPr>
              <w:t>Entire</w:t>
            </w:r>
            <w:proofErr w:type="spellEnd"/>
            <w:r w:rsidRPr="00710552">
              <w:rPr>
                <w:rFonts w:ascii="Arial" w:hAnsi="Arial" w:cs="Arial"/>
                <w:color w:val="000000" w:themeColor="text1"/>
                <w:spacing w:val="-2"/>
              </w:rPr>
              <w:t xml:space="preserve"> Agreement</w:t>
            </w:r>
          </w:p>
        </w:tc>
        <w:tc>
          <w:tcPr>
            <w:tcW w:w="2094" w:type="dxa"/>
            <w:tcBorders>
              <w:top w:val="dotted" w:sz="4" w:space="0" w:color="000000"/>
              <w:left w:val="dotted" w:sz="4" w:space="0" w:color="000000"/>
              <w:bottom w:val="dotted" w:sz="4" w:space="0" w:color="000000"/>
              <w:right w:val="dotted" w:sz="4" w:space="0" w:color="000000"/>
            </w:tcBorders>
          </w:tcPr>
          <w:p w14:paraId="6A010000" w14:textId="0EC399B7"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184DD0B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B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15.9</w:t>
            </w:r>
          </w:p>
        </w:tc>
        <w:tc>
          <w:tcPr>
            <w:tcW w:w="5036" w:type="dxa"/>
            <w:tcBorders>
              <w:top w:val="dotted" w:sz="4" w:space="0" w:color="000000"/>
              <w:left w:val="dotted" w:sz="4" w:space="0" w:color="000000"/>
              <w:bottom w:val="dotted" w:sz="4" w:space="0" w:color="000000"/>
              <w:right w:val="dotted" w:sz="4" w:space="0" w:color="000000"/>
            </w:tcBorders>
          </w:tcPr>
          <w:p w14:paraId="6C010000" w14:textId="08CAC952"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Отказ от ответственности</w:t>
            </w:r>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Disclaimer</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D010000" w14:textId="44A51E69"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7C4BC48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E010000" w14:textId="77777777" w:rsidR="00C95F17" w:rsidRPr="00710552" w:rsidRDefault="001C5FC3">
            <w:pPr>
              <w:spacing w:before="120" w:line="276" w:lineRule="auto"/>
              <w:jc w:val="center"/>
              <w:rPr>
                <w:rFonts w:ascii="Arial" w:hAnsi="Arial" w:cs="Arial"/>
                <w:b/>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1 / Приложение 1</w:t>
            </w:r>
          </w:p>
        </w:tc>
        <w:tc>
          <w:tcPr>
            <w:tcW w:w="5036" w:type="dxa"/>
            <w:tcBorders>
              <w:top w:val="dotted" w:sz="4" w:space="0" w:color="000000"/>
              <w:left w:val="dotted" w:sz="4" w:space="0" w:color="000000"/>
              <w:bottom w:val="dotted" w:sz="4" w:space="0" w:color="000000"/>
              <w:right w:val="dotted" w:sz="4" w:space="0" w:color="000000"/>
            </w:tcBorders>
          </w:tcPr>
          <w:p w14:paraId="6F010000" w14:textId="35C98A96"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Техническая и </w:t>
            </w:r>
            <w:r w:rsidR="00C75E30">
              <w:rPr>
                <w:rFonts w:ascii="Arial" w:hAnsi="Arial" w:cs="Arial"/>
                <w:b/>
                <w:color w:val="000000" w:themeColor="text1"/>
                <w:spacing w:val="-2"/>
              </w:rPr>
              <w:t>проектная</w:t>
            </w:r>
            <w:r w:rsidRPr="00710552">
              <w:rPr>
                <w:rFonts w:ascii="Arial" w:hAnsi="Arial" w:cs="Arial"/>
                <w:b/>
                <w:color w:val="000000" w:themeColor="text1"/>
                <w:spacing w:val="-2"/>
              </w:rPr>
              <w:t xml:space="preserve"> поддержка / </w:t>
            </w:r>
          </w:p>
          <w:p w14:paraId="70010000" w14:textId="77777777" w:rsidR="00C95F17" w:rsidRPr="00710552" w:rsidRDefault="001C5FC3">
            <w:pPr>
              <w:spacing w:before="120" w:line="276" w:lineRule="auto"/>
              <w:rPr>
                <w:rFonts w:ascii="Arial" w:hAnsi="Arial" w:cs="Arial"/>
                <w:color w:val="000000" w:themeColor="text1"/>
                <w:spacing w:val="-2"/>
              </w:rPr>
            </w:pP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and</w:t>
            </w:r>
            <w:proofErr w:type="spellEnd"/>
            <w:r w:rsidRPr="00710552">
              <w:rPr>
                <w:rFonts w:ascii="Arial" w:hAnsi="Arial" w:cs="Arial"/>
                <w:b/>
                <w:color w:val="000000" w:themeColor="text1"/>
                <w:spacing w:val="-2"/>
              </w:rPr>
              <w:t xml:space="preserve"> Design Support</w:t>
            </w:r>
          </w:p>
        </w:tc>
        <w:tc>
          <w:tcPr>
            <w:tcW w:w="2094" w:type="dxa"/>
            <w:tcBorders>
              <w:top w:val="dotted" w:sz="4" w:space="0" w:color="000000"/>
              <w:left w:val="dotted" w:sz="4" w:space="0" w:color="000000"/>
              <w:bottom w:val="dotted" w:sz="4" w:space="0" w:color="000000"/>
              <w:right w:val="dotted" w:sz="4" w:space="0" w:color="000000"/>
            </w:tcBorders>
          </w:tcPr>
          <w:p w14:paraId="71010000" w14:textId="187243C9"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53</w:t>
            </w:r>
          </w:p>
        </w:tc>
      </w:tr>
      <w:tr w:rsidR="00710552" w:rsidRPr="00710552" w14:paraId="01BF720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2010000" w14:textId="77777777" w:rsidR="00C95F17" w:rsidRPr="00710552" w:rsidRDefault="001C5FC3">
            <w:pPr>
              <w:spacing w:before="120" w:line="276" w:lineRule="auto"/>
              <w:jc w:val="center"/>
              <w:rPr>
                <w:rFonts w:ascii="Arial" w:hAnsi="Arial" w:cs="Arial"/>
                <w:b/>
                <w:caps/>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2 / Приложение 2</w:t>
            </w:r>
          </w:p>
        </w:tc>
        <w:tc>
          <w:tcPr>
            <w:tcW w:w="5036" w:type="dxa"/>
            <w:tcBorders>
              <w:top w:val="dotted" w:sz="4" w:space="0" w:color="000000"/>
              <w:left w:val="dotted" w:sz="4" w:space="0" w:color="000000"/>
              <w:bottom w:val="dotted" w:sz="4" w:space="0" w:color="000000"/>
              <w:right w:val="dotted" w:sz="4" w:space="0" w:color="000000"/>
            </w:tcBorders>
          </w:tcPr>
          <w:p w14:paraId="73010000" w14:textId="181A1FFF"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Список Предпочтительных и </w:t>
            </w:r>
            <w:del w:id="51" w:author="Arina Dovzhenko" w:date="2025-11-28T16:34:00Z" w16du:dateUtc="2025-11-28T13:34:00Z">
              <w:r w:rsidRPr="00710552" w:rsidDel="00061E8D">
                <w:rPr>
                  <w:rFonts w:ascii="Arial" w:hAnsi="Arial" w:cs="Arial"/>
                  <w:b/>
                  <w:color w:val="000000" w:themeColor="text1"/>
                  <w:spacing w:val="-2"/>
                </w:rPr>
                <w:delText xml:space="preserve">Уполномоченных </w:delText>
              </w:r>
            </w:del>
            <w:ins w:id="52" w:author="Arina Dovzhenko" w:date="2025-11-28T16:34:00Z" w16du:dateUtc="2025-11-28T13:34:00Z">
              <w:r w:rsidR="00061E8D">
                <w:rPr>
                  <w:rFonts w:ascii="Arial" w:hAnsi="Arial" w:cs="Arial"/>
                  <w:b/>
                  <w:color w:val="000000" w:themeColor="text1"/>
                  <w:spacing w:val="-2"/>
                </w:rPr>
                <w:t>Обязательных</w:t>
              </w:r>
              <w:r w:rsidR="00061E8D" w:rsidRPr="00710552">
                <w:rPr>
                  <w:rFonts w:ascii="Arial" w:hAnsi="Arial" w:cs="Arial"/>
                  <w:b/>
                  <w:color w:val="000000" w:themeColor="text1"/>
                  <w:spacing w:val="-2"/>
                </w:rPr>
                <w:t xml:space="preserve"> </w:t>
              </w:r>
            </w:ins>
            <w:r w:rsidRPr="00710552">
              <w:rPr>
                <w:rFonts w:ascii="Arial" w:hAnsi="Arial" w:cs="Arial"/>
                <w:b/>
                <w:color w:val="000000" w:themeColor="text1"/>
                <w:spacing w:val="-2"/>
              </w:rPr>
              <w:t xml:space="preserve">консультантов / </w:t>
            </w:r>
          </w:p>
          <w:p w14:paraId="74010000" w14:textId="77777777" w:rsidR="00C95F17" w:rsidRPr="00710552" w:rsidRDefault="001C5FC3">
            <w:pPr>
              <w:spacing w:before="120" w:line="276" w:lineRule="auto"/>
              <w:rPr>
                <w:rFonts w:ascii="Arial" w:hAnsi="Arial" w:cs="Arial"/>
                <w:b/>
                <w:caps/>
                <w:color w:val="000000" w:themeColor="text1"/>
                <w:spacing w:val="-2"/>
              </w:rPr>
            </w:pPr>
            <w:proofErr w:type="spellStart"/>
            <w:r w:rsidRPr="00710552">
              <w:rPr>
                <w:rFonts w:ascii="Arial" w:hAnsi="Arial" w:cs="Arial"/>
                <w:b/>
                <w:color w:val="000000" w:themeColor="text1"/>
                <w:spacing w:val="-2"/>
              </w:rPr>
              <w:t>Preferred</w:t>
            </w:r>
            <w:proofErr w:type="spellEnd"/>
            <w:r w:rsidRPr="00710552">
              <w:rPr>
                <w:rFonts w:ascii="Arial" w:hAnsi="Arial" w:cs="Arial"/>
                <w:b/>
                <w:color w:val="000000" w:themeColor="text1"/>
                <w:spacing w:val="-2"/>
              </w:rPr>
              <w:t xml:space="preserve"> &amp; </w:t>
            </w:r>
            <w:proofErr w:type="spellStart"/>
            <w:r w:rsidRPr="00710552">
              <w:rPr>
                <w:rFonts w:ascii="Arial" w:hAnsi="Arial" w:cs="Arial"/>
                <w:b/>
                <w:color w:val="000000" w:themeColor="text1"/>
                <w:spacing w:val="-2"/>
              </w:rPr>
              <w:t>Mandated</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Consultants</w:t>
            </w:r>
            <w:proofErr w:type="spellEnd"/>
            <w:r w:rsidRPr="00710552">
              <w:rPr>
                <w:rFonts w:ascii="Arial" w:hAnsi="Arial" w:cs="Arial"/>
                <w:b/>
                <w:color w:val="000000" w:themeColor="text1"/>
                <w:spacing w:val="-2"/>
              </w:rPr>
              <w:t xml:space="preserve"> List</w:t>
            </w:r>
          </w:p>
        </w:tc>
        <w:tc>
          <w:tcPr>
            <w:tcW w:w="2094" w:type="dxa"/>
            <w:tcBorders>
              <w:top w:val="dotted" w:sz="4" w:space="0" w:color="000000"/>
              <w:left w:val="dotted" w:sz="4" w:space="0" w:color="000000"/>
              <w:bottom w:val="dotted" w:sz="4" w:space="0" w:color="000000"/>
              <w:right w:val="dotted" w:sz="4" w:space="0" w:color="000000"/>
            </w:tcBorders>
          </w:tcPr>
          <w:p w14:paraId="75010000" w14:textId="6A05C60B"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59</w:t>
            </w:r>
          </w:p>
        </w:tc>
      </w:tr>
      <w:tr w:rsidR="00710552" w:rsidRPr="007B6CAE" w14:paraId="2885F0C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6010000" w14:textId="77777777" w:rsidR="00C95F17" w:rsidRPr="007B6CAE" w:rsidRDefault="001C5FC3">
            <w:pPr>
              <w:spacing w:before="120" w:line="276" w:lineRule="auto"/>
              <w:jc w:val="center"/>
              <w:rPr>
                <w:rFonts w:ascii="Arial" w:hAnsi="Arial" w:cs="Arial"/>
                <w:b/>
                <w:caps/>
                <w:color w:val="000000" w:themeColor="text1"/>
                <w:spacing w:val="-2"/>
              </w:rPr>
            </w:pPr>
            <w:proofErr w:type="spellStart"/>
            <w:r w:rsidRPr="007B6CAE">
              <w:rPr>
                <w:rFonts w:ascii="Arial" w:hAnsi="Arial" w:cs="Arial"/>
                <w:b/>
                <w:color w:val="000000" w:themeColor="text1"/>
                <w:spacing w:val="-2"/>
              </w:rPr>
              <w:t>Schedule</w:t>
            </w:r>
            <w:proofErr w:type="spellEnd"/>
            <w:r w:rsidRPr="007B6CAE">
              <w:rPr>
                <w:rFonts w:ascii="Arial" w:hAnsi="Arial" w:cs="Arial"/>
                <w:b/>
                <w:color w:val="000000" w:themeColor="text1"/>
                <w:spacing w:val="-2"/>
              </w:rPr>
              <w:t xml:space="preserve"> 3 / Приложение 3</w:t>
            </w:r>
          </w:p>
        </w:tc>
        <w:tc>
          <w:tcPr>
            <w:tcW w:w="5036" w:type="dxa"/>
            <w:tcBorders>
              <w:top w:val="dotted" w:sz="4" w:space="0" w:color="000000"/>
              <w:left w:val="dotted" w:sz="4" w:space="0" w:color="000000"/>
              <w:bottom w:val="dotted" w:sz="4" w:space="0" w:color="000000"/>
              <w:right w:val="dotted" w:sz="4" w:space="0" w:color="000000"/>
            </w:tcBorders>
          </w:tcPr>
          <w:p w14:paraId="77010000" w14:textId="24674702" w:rsidR="00C95F17" w:rsidRPr="007B6CAE" w:rsidRDefault="001C5FC3">
            <w:pPr>
              <w:spacing w:before="120" w:line="276" w:lineRule="auto"/>
              <w:rPr>
                <w:rFonts w:ascii="Arial" w:hAnsi="Arial" w:cs="Arial"/>
                <w:b/>
                <w:caps/>
                <w:color w:val="000000" w:themeColor="text1"/>
                <w:spacing w:val="-2"/>
                <w:lang w:val="en-US"/>
                <w:rPrChange w:id="53" w:author="Arina Dovzhenko" w:date="2025-12-02T13:33:00Z" w16du:dateUtc="2025-12-02T10:33:00Z">
                  <w:rPr>
                    <w:rFonts w:ascii="Arial" w:hAnsi="Arial" w:cs="Arial"/>
                    <w:b/>
                    <w:caps/>
                    <w:color w:val="000000" w:themeColor="text1"/>
                    <w:spacing w:val="-2"/>
                  </w:rPr>
                </w:rPrChange>
              </w:rPr>
            </w:pPr>
            <w:r w:rsidRPr="007B6CAE">
              <w:rPr>
                <w:rFonts w:ascii="Arial" w:hAnsi="Arial" w:cs="Arial"/>
                <w:b/>
                <w:color w:val="000000" w:themeColor="text1"/>
                <w:spacing w:val="-2"/>
              </w:rPr>
              <w:t>О</w:t>
            </w:r>
            <w:r w:rsidRPr="007B6CAE">
              <w:rPr>
                <w:rFonts w:ascii="Arial" w:hAnsi="Arial" w:cs="Arial"/>
                <w:b/>
                <w:color w:val="000000" w:themeColor="text1"/>
                <w:spacing w:val="-2"/>
                <w:lang w:val="en-US"/>
                <w:rPrChange w:id="54" w:author="Arina Dovzhenko" w:date="2025-12-02T13:33:00Z" w16du:dateUtc="2025-12-02T10:33:00Z">
                  <w:rPr>
                    <w:rFonts w:ascii="Arial" w:hAnsi="Arial" w:cs="Arial"/>
                    <w:b/>
                    <w:color w:val="000000" w:themeColor="text1"/>
                    <w:spacing w:val="-2"/>
                  </w:rPr>
                </w:rPrChange>
              </w:rPr>
              <w:t xml:space="preserve"> </w:t>
            </w:r>
            <w:r w:rsidRPr="007B6CAE">
              <w:rPr>
                <w:rFonts w:ascii="Arial" w:hAnsi="Arial" w:cs="Arial"/>
                <w:b/>
                <w:color w:val="000000" w:themeColor="text1"/>
                <w:spacing w:val="-2"/>
              </w:rPr>
              <w:t>досрочной</w:t>
            </w:r>
            <w:r w:rsidRPr="007B6CAE">
              <w:rPr>
                <w:rFonts w:ascii="Arial" w:hAnsi="Arial" w:cs="Arial"/>
                <w:b/>
                <w:color w:val="000000" w:themeColor="text1"/>
                <w:spacing w:val="-2"/>
                <w:lang w:val="en-US"/>
                <w:rPrChange w:id="55" w:author="Arina Dovzhenko" w:date="2025-12-02T13:33:00Z" w16du:dateUtc="2025-12-02T10:33:00Z">
                  <w:rPr>
                    <w:rFonts w:ascii="Arial" w:hAnsi="Arial" w:cs="Arial"/>
                    <w:b/>
                    <w:color w:val="000000" w:themeColor="text1"/>
                    <w:spacing w:val="-2"/>
                  </w:rPr>
                </w:rPrChange>
              </w:rPr>
              <w:t xml:space="preserve"> </w:t>
            </w:r>
            <w:r w:rsidRPr="007B6CAE">
              <w:rPr>
                <w:rFonts w:ascii="Arial" w:hAnsi="Arial" w:cs="Arial"/>
                <w:b/>
                <w:color w:val="000000" w:themeColor="text1"/>
                <w:spacing w:val="-2"/>
              </w:rPr>
              <w:t>передаче</w:t>
            </w:r>
            <w:r w:rsidRPr="007B6CAE">
              <w:rPr>
                <w:rFonts w:ascii="Arial" w:hAnsi="Arial" w:cs="Arial"/>
                <w:b/>
                <w:color w:val="000000" w:themeColor="text1"/>
                <w:spacing w:val="-2"/>
                <w:lang w:val="en-US"/>
                <w:rPrChange w:id="56" w:author="Arina Dovzhenko" w:date="2025-12-02T13:33:00Z" w16du:dateUtc="2025-12-02T10:33:00Z">
                  <w:rPr>
                    <w:rFonts w:ascii="Arial" w:hAnsi="Arial" w:cs="Arial"/>
                    <w:b/>
                    <w:color w:val="000000" w:themeColor="text1"/>
                    <w:spacing w:val="-2"/>
                  </w:rPr>
                </w:rPrChange>
              </w:rPr>
              <w:t xml:space="preserve"> </w:t>
            </w:r>
            <w:del w:id="57" w:author="Arina Dovzhenko" w:date="2025-11-28T18:23:00Z" w16du:dateUtc="2025-11-28T15:23:00Z">
              <w:r w:rsidR="00937067" w:rsidRPr="007B6CAE" w:rsidDel="00937067">
                <w:rPr>
                  <w:rFonts w:ascii="Arial" w:hAnsi="Arial" w:cs="Arial"/>
                  <w:b/>
                  <w:color w:val="000000" w:themeColor="text1"/>
                  <w:spacing w:val="-2"/>
                </w:rPr>
                <w:delText>участков</w:delText>
              </w:r>
            </w:del>
            <w:del w:id="58" w:author="Arina Dovzhenko" w:date="2025-11-28T18:21:00Z" w16du:dateUtc="2025-11-28T15:21:00Z">
              <w:r w:rsidRPr="007B6CAE" w:rsidDel="00937067">
                <w:rPr>
                  <w:rFonts w:ascii="Arial" w:hAnsi="Arial" w:cs="Arial"/>
                  <w:b/>
                  <w:color w:val="000000" w:themeColor="text1"/>
                  <w:spacing w:val="-2"/>
                  <w:lang w:val="en-US"/>
                  <w:rPrChange w:id="59" w:author="Arina Dovzhenko" w:date="2025-12-02T13:33:00Z" w16du:dateUtc="2025-12-02T10:33:00Z">
                    <w:rPr>
                      <w:rFonts w:ascii="Arial" w:hAnsi="Arial" w:cs="Arial"/>
                      <w:b/>
                      <w:color w:val="000000" w:themeColor="text1"/>
                      <w:spacing w:val="-2"/>
                    </w:rPr>
                  </w:rPrChange>
                </w:rPr>
                <w:delText xml:space="preserve"> </w:delText>
              </w:r>
            </w:del>
            <w:ins w:id="60" w:author="Arina Dovzhenko" w:date="2025-11-28T18:21:00Z" w16du:dateUtc="2025-11-28T15:21:00Z">
              <w:r w:rsidR="00937067" w:rsidRPr="007B6CAE">
                <w:rPr>
                  <w:rFonts w:ascii="Arial" w:hAnsi="Arial" w:cs="Arial"/>
                  <w:b/>
                  <w:color w:val="000000" w:themeColor="text1"/>
                  <w:spacing w:val="-2"/>
                </w:rPr>
                <w:t>зон</w:t>
              </w:r>
              <w:r w:rsidR="00937067" w:rsidRPr="007B6CAE">
                <w:rPr>
                  <w:rFonts w:ascii="Arial" w:hAnsi="Arial" w:cs="Arial"/>
                  <w:b/>
                  <w:color w:val="000000" w:themeColor="text1"/>
                  <w:spacing w:val="-2"/>
                  <w:lang w:val="en-US"/>
                  <w:rPrChange w:id="61" w:author="Arina Dovzhenko" w:date="2025-12-02T13:33:00Z" w16du:dateUtc="2025-12-02T10:33:00Z">
                    <w:rPr>
                      <w:rFonts w:ascii="Arial" w:hAnsi="Arial" w:cs="Arial"/>
                      <w:b/>
                      <w:color w:val="000000" w:themeColor="text1"/>
                      <w:spacing w:val="-2"/>
                    </w:rPr>
                  </w:rPrChange>
                </w:rPr>
                <w:t xml:space="preserve"> </w:t>
              </w:r>
            </w:ins>
            <w:r w:rsidRPr="007B6CAE">
              <w:rPr>
                <w:rFonts w:ascii="Arial" w:hAnsi="Arial" w:cs="Arial"/>
                <w:b/>
                <w:color w:val="000000" w:themeColor="text1"/>
                <w:spacing w:val="-2"/>
                <w:lang w:val="en-US"/>
                <w:rPrChange w:id="62" w:author="Arina Dovzhenko" w:date="2025-12-02T13:33:00Z" w16du:dateUtc="2025-12-02T10:33:00Z">
                  <w:rPr>
                    <w:rFonts w:ascii="Arial" w:hAnsi="Arial" w:cs="Arial"/>
                    <w:b/>
                    <w:color w:val="000000" w:themeColor="text1"/>
                    <w:spacing w:val="-2"/>
                  </w:rPr>
                </w:rPrChange>
              </w:rPr>
              <w:t xml:space="preserve">/ </w:t>
            </w:r>
          </w:p>
          <w:p w14:paraId="78010000" w14:textId="77777777" w:rsidR="00C95F17" w:rsidRPr="007B6CAE" w:rsidRDefault="001C5FC3">
            <w:pPr>
              <w:spacing w:before="120" w:line="276" w:lineRule="auto"/>
              <w:rPr>
                <w:rFonts w:ascii="Arial" w:hAnsi="Arial" w:cs="Arial"/>
                <w:b/>
                <w:caps/>
                <w:color w:val="000000" w:themeColor="text1"/>
                <w:spacing w:val="-2"/>
                <w:lang w:val="en-US"/>
                <w:rPrChange w:id="63" w:author="Arina Dovzhenko" w:date="2025-12-02T13:33:00Z" w16du:dateUtc="2025-12-02T10:33:00Z">
                  <w:rPr>
                    <w:rFonts w:ascii="Arial" w:hAnsi="Arial" w:cs="Arial"/>
                    <w:b/>
                    <w:caps/>
                    <w:color w:val="000000" w:themeColor="text1"/>
                    <w:spacing w:val="-2"/>
                  </w:rPr>
                </w:rPrChange>
              </w:rPr>
            </w:pPr>
            <w:r w:rsidRPr="007B6CAE">
              <w:rPr>
                <w:rFonts w:ascii="Arial" w:hAnsi="Arial" w:cs="Arial"/>
                <w:b/>
                <w:color w:val="000000" w:themeColor="text1"/>
                <w:spacing w:val="-2"/>
                <w:lang w:val="en-US"/>
                <w:rPrChange w:id="64" w:author="Arina Dovzhenko" w:date="2025-12-02T13:33:00Z" w16du:dateUtc="2025-12-02T10:33:00Z">
                  <w:rPr>
                    <w:rFonts w:ascii="Arial" w:hAnsi="Arial" w:cs="Arial"/>
                    <w:b/>
                    <w:color w:val="000000" w:themeColor="text1"/>
                    <w:spacing w:val="-2"/>
                  </w:rPr>
                </w:rPrChange>
              </w:rPr>
              <w:t>On Early Handover of Areas</w:t>
            </w:r>
          </w:p>
        </w:tc>
        <w:tc>
          <w:tcPr>
            <w:tcW w:w="2094" w:type="dxa"/>
            <w:tcBorders>
              <w:top w:val="dotted" w:sz="4" w:space="0" w:color="000000"/>
              <w:left w:val="dotted" w:sz="4" w:space="0" w:color="000000"/>
              <w:bottom w:val="dotted" w:sz="4" w:space="0" w:color="000000"/>
              <w:right w:val="dotted" w:sz="4" w:space="0" w:color="000000"/>
            </w:tcBorders>
          </w:tcPr>
          <w:p w14:paraId="79010000" w14:textId="2A6F117A" w:rsidR="00C95F17" w:rsidRPr="007B6CAE" w:rsidRDefault="00E30F75">
            <w:pPr>
              <w:spacing w:before="120" w:line="276" w:lineRule="auto"/>
              <w:jc w:val="center"/>
              <w:rPr>
                <w:rFonts w:ascii="Arial" w:hAnsi="Arial" w:cs="Arial"/>
                <w:color w:val="000000" w:themeColor="text1"/>
                <w:spacing w:val="-2"/>
              </w:rPr>
            </w:pPr>
            <w:r w:rsidRPr="007B6CAE">
              <w:rPr>
                <w:rFonts w:ascii="Arial" w:hAnsi="Arial" w:cs="Arial"/>
                <w:color w:val="000000" w:themeColor="text1"/>
                <w:spacing w:val="-2"/>
              </w:rPr>
              <w:t>60</w:t>
            </w:r>
          </w:p>
        </w:tc>
      </w:tr>
      <w:tr w:rsidR="00710552" w:rsidRPr="00710552" w14:paraId="3572B64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A010000" w14:textId="77777777" w:rsidR="00C95F17" w:rsidRPr="007B6CAE" w:rsidRDefault="001C5FC3">
            <w:pPr>
              <w:spacing w:before="120" w:line="276" w:lineRule="auto"/>
              <w:jc w:val="center"/>
              <w:rPr>
                <w:rFonts w:ascii="Arial" w:hAnsi="Arial" w:cs="Arial"/>
                <w:b/>
                <w:caps/>
                <w:color w:val="000000" w:themeColor="text1"/>
                <w:spacing w:val="-2"/>
              </w:rPr>
            </w:pPr>
            <w:proofErr w:type="spellStart"/>
            <w:r w:rsidRPr="007B6CAE">
              <w:rPr>
                <w:rFonts w:ascii="Arial" w:hAnsi="Arial" w:cs="Arial"/>
                <w:b/>
                <w:color w:val="000000" w:themeColor="text1"/>
                <w:spacing w:val="-2"/>
              </w:rPr>
              <w:t>Schedule</w:t>
            </w:r>
            <w:proofErr w:type="spellEnd"/>
            <w:r w:rsidRPr="007B6CAE">
              <w:rPr>
                <w:rFonts w:ascii="Arial" w:hAnsi="Arial" w:cs="Arial"/>
                <w:b/>
                <w:color w:val="000000" w:themeColor="text1"/>
                <w:spacing w:val="-2"/>
              </w:rPr>
              <w:t xml:space="preserve"> 4 / Приложение 4</w:t>
            </w:r>
          </w:p>
        </w:tc>
        <w:tc>
          <w:tcPr>
            <w:tcW w:w="5036" w:type="dxa"/>
            <w:tcBorders>
              <w:top w:val="dotted" w:sz="4" w:space="0" w:color="000000"/>
              <w:left w:val="dotted" w:sz="4" w:space="0" w:color="000000"/>
              <w:bottom w:val="dotted" w:sz="4" w:space="0" w:color="000000"/>
              <w:right w:val="dotted" w:sz="4" w:space="0" w:color="000000"/>
            </w:tcBorders>
          </w:tcPr>
          <w:p w14:paraId="7B010000" w14:textId="77777777" w:rsidR="00C95F17" w:rsidRPr="007B6CAE" w:rsidRDefault="001C5FC3">
            <w:pPr>
              <w:spacing w:before="120" w:line="276" w:lineRule="auto"/>
              <w:rPr>
                <w:rFonts w:ascii="Arial" w:hAnsi="Arial" w:cs="Arial"/>
                <w:b/>
                <w:caps/>
                <w:color w:val="000000" w:themeColor="text1"/>
                <w:spacing w:val="-2"/>
              </w:rPr>
            </w:pPr>
            <w:bookmarkStart w:id="65" w:name="_Hlk215246913"/>
            <w:r w:rsidRPr="007B6CAE">
              <w:rPr>
                <w:rFonts w:ascii="Arial" w:hAnsi="Arial" w:cs="Arial"/>
                <w:b/>
                <w:color w:val="000000" w:themeColor="text1"/>
                <w:spacing w:val="-2"/>
              </w:rPr>
              <w:t xml:space="preserve">Зоны Технической и проектной поддержки </w:t>
            </w:r>
            <w:bookmarkEnd w:id="65"/>
            <w:r w:rsidRPr="007B6CAE">
              <w:rPr>
                <w:rFonts w:ascii="Arial" w:hAnsi="Arial" w:cs="Arial"/>
                <w:b/>
                <w:color w:val="000000" w:themeColor="text1"/>
                <w:spacing w:val="-2"/>
              </w:rPr>
              <w:t xml:space="preserve">/ </w:t>
            </w:r>
            <w:proofErr w:type="spellStart"/>
            <w:r w:rsidRPr="007B6CAE">
              <w:rPr>
                <w:rFonts w:ascii="Arial" w:hAnsi="Arial" w:cs="Arial"/>
                <w:b/>
                <w:color w:val="000000" w:themeColor="text1"/>
                <w:spacing w:val="-2"/>
              </w:rPr>
              <w:t>Technical</w:t>
            </w:r>
            <w:proofErr w:type="spellEnd"/>
            <w:r w:rsidRPr="007B6CAE">
              <w:rPr>
                <w:rFonts w:ascii="Arial" w:hAnsi="Arial" w:cs="Arial"/>
                <w:b/>
                <w:color w:val="000000" w:themeColor="text1"/>
                <w:spacing w:val="-2"/>
              </w:rPr>
              <w:t xml:space="preserve"> </w:t>
            </w:r>
            <w:proofErr w:type="spellStart"/>
            <w:r w:rsidRPr="007B6CAE">
              <w:rPr>
                <w:rFonts w:ascii="Arial" w:hAnsi="Arial" w:cs="Arial"/>
                <w:b/>
                <w:color w:val="000000" w:themeColor="text1"/>
                <w:spacing w:val="-2"/>
              </w:rPr>
              <w:t>and</w:t>
            </w:r>
            <w:proofErr w:type="spellEnd"/>
            <w:r w:rsidRPr="007B6CAE">
              <w:rPr>
                <w:rFonts w:ascii="Arial" w:hAnsi="Arial" w:cs="Arial"/>
                <w:b/>
                <w:color w:val="000000" w:themeColor="text1"/>
                <w:spacing w:val="-2"/>
              </w:rPr>
              <w:t xml:space="preserve"> Design Support </w:t>
            </w:r>
            <w:proofErr w:type="spellStart"/>
            <w:r w:rsidRPr="007B6CAE">
              <w:rPr>
                <w:rFonts w:ascii="Arial" w:hAnsi="Arial" w:cs="Arial"/>
                <w:b/>
                <w:color w:val="000000" w:themeColor="text1"/>
                <w:spacing w:val="-2"/>
              </w:rPr>
              <w:t>Areas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7C010000" w14:textId="3D12F8C0" w:rsidR="00C95F17" w:rsidRPr="00710552" w:rsidRDefault="00E30F75">
            <w:pPr>
              <w:spacing w:before="120" w:line="276" w:lineRule="auto"/>
              <w:jc w:val="center"/>
              <w:rPr>
                <w:rFonts w:ascii="Arial" w:hAnsi="Arial" w:cs="Arial"/>
                <w:color w:val="000000" w:themeColor="text1"/>
                <w:spacing w:val="-2"/>
              </w:rPr>
            </w:pPr>
            <w:r w:rsidRPr="007B6CAE">
              <w:rPr>
                <w:rFonts w:ascii="Arial" w:hAnsi="Arial" w:cs="Arial"/>
                <w:color w:val="000000" w:themeColor="text1"/>
                <w:spacing w:val="-2"/>
              </w:rPr>
              <w:t>64</w:t>
            </w:r>
          </w:p>
        </w:tc>
      </w:tr>
      <w:tr w:rsidR="00710552" w:rsidRPr="00710552" w14:paraId="0CC84E5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D010000" w14:textId="77777777" w:rsidR="00C95F17" w:rsidRPr="00710552" w:rsidRDefault="001C5FC3">
            <w:pPr>
              <w:spacing w:before="120" w:line="276" w:lineRule="auto"/>
              <w:jc w:val="center"/>
              <w:rPr>
                <w:rFonts w:ascii="Arial" w:hAnsi="Arial" w:cs="Arial"/>
                <w:b/>
                <w:caps/>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5 / Приложение 5</w:t>
            </w:r>
          </w:p>
        </w:tc>
        <w:tc>
          <w:tcPr>
            <w:tcW w:w="5036" w:type="dxa"/>
            <w:tcBorders>
              <w:top w:val="dotted" w:sz="4" w:space="0" w:color="000000"/>
              <w:left w:val="dotted" w:sz="4" w:space="0" w:color="000000"/>
              <w:bottom w:val="dotted" w:sz="4" w:space="0" w:color="000000"/>
              <w:right w:val="dotted" w:sz="4" w:space="0" w:color="000000"/>
            </w:tcBorders>
          </w:tcPr>
          <w:p w14:paraId="7E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Бренды </w:t>
            </w:r>
            <w:proofErr w:type="spellStart"/>
            <w:r w:rsidRPr="00710552">
              <w:rPr>
                <w:rFonts w:ascii="Arial" w:hAnsi="Arial" w:cs="Arial"/>
                <w:b/>
                <w:color w:val="000000" w:themeColor="text1"/>
                <w:spacing w:val="-2"/>
              </w:rPr>
              <w:t>Dusit</w:t>
            </w:r>
            <w:proofErr w:type="spellEnd"/>
            <w:r w:rsidRPr="00710552">
              <w:rPr>
                <w:rFonts w:ascii="Arial" w:hAnsi="Arial" w:cs="Arial"/>
                <w:b/>
                <w:color w:val="000000" w:themeColor="text1"/>
                <w:spacing w:val="-2"/>
              </w:rPr>
              <w:t xml:space="preserve"> / </w:t>
            </w:r>
            <w:proofErr w:type="spellStart"/>
            <w:r w:rsidRPr="00710552">
              <w:rPr>
                <w:rFonts w:ascii="Arial" w:hAnsi="Arial" w:cs="Arial"/>
                <w:b/>
                <w:color w:val="000000" w:themeColor="text1"/>
                <w:spacing w:val="-2"/>
              </w:rPr>
              <w:t>Dusit</w:t>
            </w:r>
            <w:proofErr w:type="spellEnd"/>
            <w:r w:rsidRPr="00710552">
              <w:rPr>
                <w:rFonts w:ascii="Arial" w:hAnsi="Arial" w:cs="Arial"/>
                <w:b/>
                <w:color w:val="000000" w:themeColor="text1"/>
                <w:spacing w:val="-2"/>
              </w:rPr>
              <w:t xml:space="preserve"> Brands</w:t>
            </w:r>
          </w:p>
        </w:tc>
        <w:tc>
          <w:tcPr>
            <w:tcW w:w="2094" w:type="dxa"/>
            <w:tcBorders>
              <w:top w:val="dotted" w:sz="4" w:space="0" w:color="000000"/>
              <w:left w:val="dotted" w:sz="4" w:space="0" w:color="000000"/>
              <w:bottom w:val="dotted" w:sz="4" w:space="0" w:color="000000"/>
              <w:right w:val="dotted" w:sz="4" w:space="0" w:color="000000"/>
            </w:tcBorders>
          </w:tcPr>
          <w:p w14:paraId="7F010000" w14:textId="74DAFEE5"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65</w:t>
            </w:r>
          </w:p>
        </w:tc>
      </w:tr>
    </w:tbl>
    <w:p w14:paraId="7B721314"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br w:type="page"/>
      </w:r>
    </w:p>
    <w:p w14:paraId="6252DE4D" w14:textId="77777777" w:rsidR="00C95F17" w:rsidRPr="00710552" w:rsidRDefault="001C5FC3">
      <w:pPr>
        <w:spacing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 xml:space="preserve">Часть 1 – Ключевые условия / </w:t>
      </w:r>
      <w:proofErr w:type="spellStart"/>
      <w:r w:rsidRPr="00710552">
        <w:rPr>
          <w:rFonts w:ascii="Arial" w:hAnsi="Arial" w:cs="Arial"/>
          <w:b/>
          <w:color w:val="000000" w:themeColor="text1"/>
          <w:spacing w:val="-2"/>
        </w:rPr>
        <w:t>Part</w:t>
      </w:r>
      <w:proofErr w:type="spellEnd"/>
      <w:r w:rsidRPr="00710552">
        <w:rPr>
          <w:rFonts w:ascii="Arial" w:hAnsi="Arial" w:cs="Arial"/>
          <w:b/>
          <w:color w:val="000000" w:themeColor="text1"/>
          <w:spacing w:val="-2"/>
        </w:rPr>
        <w:t xml:space="preserve"> 1 – Key </w:t>
      </w:r>
      <w:proofErr w:type="spellStart"/>
      <w:r w:rsidRPr="00710552">
        <w:rPr>
          <w:rFonts w:ascii="Arial" w:hAnsi="Arial" w:cs="Arial"/>
          <w:b/>
          <w:color w:val="000000" w:themeColor="text1"/>
          <w:spacing w:val="-2"/>
        </w:rPr>
        <w:t>Terms</w:t>
      </w:r>
      <w:proofErr w:type="spellEnd"/>
    </w:p>
    <w:tbl>
      <w:tblPr>
        <w:tblW w:w="9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6"/>
        <w:gridCol w:w="2866"/>
        <w:gridCol w:w="6379"/>
      </w:tblGrid>
      <w:tr w:rsidR="00710552" w:rsidRPr="00710552" w14:paraId="1CA2A409" w14:textId="77777777" w:rsidTr="00D31197">
        <w:trPr>
          <w:tblHeader/>
        </w:trPr>
        <w:tc>
          <w:tcPr>
            <w:tcW w:w="666" w:type="dxa"/>
            <w:tcBorders>
              <w:top w:val="single" w:sz="4" w:space="0" w:color="000000"/>
              <w:left w:val="single" w:sz="4" w:space="0" w:color="000000"/>
              <w:bottom w:val="single" w:sz="4" w:space="0" w:color="000000"/>
              <w:right w:val="single" w:sz="4" w:space="0" w:color="000000"/>
            </w:tcBorders>
            <w:shd w:val="clear" w:color="auto" w:fill="5F7380"/>
          </w:tcPr>
          <w:p w14:paraId="20270984"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Пункт / </w:t>
            </w:r>
            <w:proofErr w:type="spellStart"/>
            <w:r w:rsidRPr="00710552">
              <w:rPr>
                <w:rFonts w:ascii="Arial" w:hAnsi="Arial" w:cs="Arial"/>
                <w:b/>
                <w:color w:val="000000" w:themeColor="text1"/>
                <w:spacing w:val="-2"/>
              </w:rPr>
              <w:t>Item</w:t>
            </w:r>
            <w:proofErr w:type="spellEnd"/>
          </w:p>
        </w:tc>
        <w:tc>
          <w:tcPr>
            <w:tcW w:w="2866" w:type="dxa"/>
            <w:tcBorders>
              <w:top w:val="single" w:sz="4" w:space="0" w:color="000000"/>
              <w:left w:val="single" w:sz="4" w:space="0" w:color="000000"/>
              <w:bottom w:val="single" w:sz="4" w:space="0" w:color="000000"/>
              <w:right w:val="single" w:sz="4" w:space="0" w:color="000000"/>
            </w:tcBorders>
            <w:shd w:val="clear" w:color="auto" w:fill="5F7380"/>
          </w:tcPr>
          <w:p w14:paraId="14A4C2C1" w14:textId="70CA5334" w:rsidR="00C95F17" w:rsidRPr="00710552" w:rsidRDefault="006C4A92">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Ключевые </w:t>
            </w:r>
            <w:r w:rsidR="001C5FC3" w:rsidRPr="00710552">
              <w:rPr>
                <w:rFonts w:ascii="Arial" w:hAnsi="Arial" w:cs="Arial"/>
                <w:b/>
                <w:color w:val="000000" w:themeColor="text1"/>
                <w:spacing w:val="-2"/>
              </w:rPr>
              <w:t xml:space="preserve">условия / </w:t>
            </w:r>
          </w:p>
          <w:p w14:paraId="0FD029A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Key </w:t>
            </w:r>
            <w:proofErr w:type="spellStart"/>
            <w:r w:rsidRPr="00710552">
              <w:rPr>
                <w:rFonts w:ascii="Arial" w:hAnsi="Arial" w:cs="Arial"/>
                <w:b/>
                <w:color w:val="000000" w:themeColor="text1"/>
                <w:spacing w:val="-2"/>
              </w:rPr>
              <w:t>Terms</w:t>
            </w:r>
            <w:proofErr w:type="spellEnd"/>
          </w:p>
        </w:tc>
        <w:tc>
          <w:tcPr>
            <w:tcW w:w="6379" w:type="dxa"/>
            <w:tcBorders>
              <w:top w:val="single" w:sz="4" w:space="0" w:color="000000"/>
              <w:left w:val="single" w:sz="4" w:space="0" w:color="000000"/>
              <w:bottom w:val="single" w:sz="4" w:space="0" w:color="000000"/>
              <w:right w:val="single" w:sz="4" w:space="0" w:color="000000"/>
            </w:tcBorders>
            <w:shd w:val="clear" w:color="auto" w:fill="5F7380"/>
          </w:tcPr>
          <w:p w14:paraId="3FD9ABDA"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Описание Деталей / </w:t>
            </w:r>
            <w:proofErr w:type="spellStart"/>
            <w:r w:rsidRPr="00710552">
              <w:rPr>
                <w:rFonts w:ascii="Arial" w:hAnsi="Arial" w:cs="Arial"/>
                <w:b/>
                <w:color w:val="000000" w:themeColor="text1"/>
                <w:spacing w:val="-2"/>
              </w:rPr>
              <w:t>Breakdown</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Details</w:t>
            </w:r>
            <w:proofErr w:type="spellEnd"/>
          </w:p>
        </w:tc>
      </w:tr>
      <w:tr w:rsidR="00710552" w:rsidRPr="00710552" w14:paraId="17826D57"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67BBEF1"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1.</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A0304D1" w14:textId="77777777" w:rsidR="00EC778B" w:rsidRPr="00710552" w:rsidRDefault="001C5FC3" w:rsidP="00EC778B">
            <w:pPr>
              <w:pStyle w:val="af"/>
              <w:tabs>
                <w:tab w:val="left" w:pos="361"/>
              </w:tabs>
              <w:spacing w:after="0" w:line="276" w:lineRule="auto"/>
              <w:ind w:left="376" w:hanging="376"/>
              <w:rPr>
                <w:rFonts w:ascii="Arial" w:hAnsi="Arial" w:cs="Arial"/>
                <w:b/>
                <w:color w:val="000000" w:themeColor="text1"/>
                <w:spacing w:val="-2"/>
                <w:lang w:val="en-US"/>
              </w:rPr>
            </w:pPr>
            <w:r w:rsidRPr="00710552">
              <w:rPr>
                <w:rFonts w:ascii="Arial" w:hAnsi="Arial" w:cs="Arial"/>
                <w:b/>
                <w:color w:val="000000" w:themeColor="text1"/>
                <w:spacing w:val="-2"/>
              </w:rPr>
              <w:t>Дата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Соглашения</w:t>
            </w:r>
            <w:r w:rsidRPr="00710552">
              <w:rPr>
                <w:rFonts w:ascii="Arial" w:hAnsi="Arial" w:cs="Arial"/>
                <w:b/>
                <w:color w:val="000000" w:themeColor="text1"/>
                <w:spacing w:val="-2"/>
                <w:lang w:val="en-US"/>
              </w:rPr>
              <w:t xml:space="preserve"> /</w:t>
            </w:r>
            <w:r w:rsidR="00EC778B" w:rsidRPr="00710552">
              <w:rPr>
                <w:rFonts w:ascii="Arial" w:hAnsi="Arial" w:cs="Arial"/>
                <w:b/>
                <w:color w:val="000000" w:themeColor="text1"/>
                <w:spacing w:val="-2"/>
                <w:lang w:val="en-US"/>
              </w:rPr>
              <w:t xml:space="preserve"> </w:t>
            </w:r>
          </w:p>
          <w:p w14:paraId="14EC77C7" w14:textId="67C920FA" w:rsidR="00C95F17" w:rsidRPr="00710552" w:rsidRDefault="001C5FC3" w:rsidP="00EC778B">
            <w:pPr>
              <w:pStyle w:val="af"/>
              <w:tabs>
                <w:tab w:val="left" w:pos="361"/>
              </w:tabs>
              <w:spacing w:after="120" w:line="276" w:lineRule="auto"/>
              <w:ind w:left="374" w:hanging="374"/>
              <w:rPr>
                <w:rFonts w:ascii="Arial" w:hAnsi="Arial" w:cs="Arial"/>
                <w:b/>
                <w:color w:val="000000" w:themeColor="text1"/>
                <w:spacing w:val="-2"/>
                <w:lang w:val="en-US"/>
              </w:rPr>
            </w:pPr>
            <w:r w:rsidRPr="00710552">
              <w:rPr>
                <w:rFonts w:ascii="Arial" w:hAnsi="Arial" w:cs="Arial"/>
                <w:b/>
                <w:color w:val="000000" w:themeColor="text1"/>
                <w:spacing w:val="-2"/>
                <w:lang w:val="en-US"/>
              </w:rPr>
              <w:t>Date of Agreement</w:t>
            </w:r>
          </w:p>
        </w:tc>
        <w:tc>
          <w:tcPr>
            <w:tcW w:w="6379" w:type="dxa"/>
            <w:tcBorders>
              <w:top w:val="single" w:sz="4" w:space="0" w:color="000000"/>
              <w:left w:val="single" w:sz="4" w:space="0" w:color="000000"/>
              <w:bottom w:val="single" w:sz="4" w:space="0" w:color="000000"/>
              <w:right w:val="single" w:sz="4" w:space="0" w:color="000000"/>
            </w:tcBorders>
          </w:tcPr>
          <w:p w14:paraId="4EBBD90B" w14:textId="77777777" w:rsidR="00C95F17" w:rsidRPr="00710552" w:rsidRDefault="001C5FC3">
            <w:pPr>
              <w:pStyle w:val="af"/>
              <w:spacing w:after="0" w:line="276" w:lineRule="auto"/>
              <w:rPr>
                <w:rFonts w:ascii="Arial" w:hAnsi="Arial" w:cs="Arial"/>
                <w:color w:val="000000" w:themeColor="text1"/>
                <w:spacing w:val="-2"/>
              </w:rPr>
            </w:pPr>
            <w:r w:rsidRPr="00710552">
              <w:rPr>
                <w:rFonts w:ascii="Arial" w:hAnsi="Arial" w:cs="Arial"/>
                <w:color w:val="000000" w:themeColor="text1"/>
                <w:highlight w:val="yellow"/>
              </w:rPr>
              <w:t xml:space="preserve">XX </w:t>
            </w:r>
            <w:proofErr w:type="spellStart"/>
            <w:r w:rsidRPr="00710552">
              <w:rPr>
                <w:rFonts w:ascii="Arial" w:hAnsi="Arial" w:cs="Arial"/>
                <w:color w:val="000000" w:themeColor="text1"/>
                <w:highlight w:val="yellow"/>
              </w:rPr>
              <w:t>XX</w:t>
            </w:r>
            <w:proofErr w:type="spellEnd"/>
            <w:r w:rsidRPr="00710552">
              <w:rPr>
                <w:rFonts w:ascii="Arial" w:hAnsi="Arial" w:cs="Arial"/>
                <w:color w:val="000000" w:themeColor="text1"/>
              </w:rPr>
              <w:t xml:space="preserve"> 2025 / </w:t>
            </w:r>
            <w:r w:rsidRPr="00710552">
              <w:rPr>
                <w:rFonts w:ascii="Arial" w:hAnsi="Arial" w:cs="Arial"/>
                <w:color w:val="000000" w:themeColor="text1"/>
                <w:highlight w:val="yellow"/>
              </w:rPr>
              <w:t xml:space="preserve">XX </w:t>
            </w:r>
            <w:proofErr w:type="spellStart"/>
            <w:r w:rsidRPr="00710552">
              <w:rPr>
                <w:rFonts w:ascii="Arial" w:hAnsi="Arial" w:cs="Arial"/>
                <w:color w:val="000000" w:themeColor="text1"/>
                <w:highlight w:val="yellow"/>
              </w:rPr>
              <w:t>XX</w:t>
            </w:r>
            <w:proofErr w:type="spellEnd"/>
            <w:r w:rsidRPr="00710552">
              <w:rPr>
                <w:rFonts w:ascii="Arial" w:hAnsi="Arial" w:cs="Arial"/>
                <w:color w:val="000000" w:themeColor="text1"/>
              </w:rPr>
              <w:t xml:space="preserve"> 2025</w:t>
            </w:r>
          </w:p>
        </w:tc>
      </w:tr>
      <w:tr w:rsidR="00710552" w:rsidRPr="003F04A1" w14:paraId="09B2FD51"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01A95D21" w14:textId="77777777" w:rsidR="00C95F17" w:rsidRPr="00710552" w:rsidRDefault="001C5FC3">
            <w:pPr>
              <w:pStyle w:val="af"/>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2.</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59666925" w14:textId="77777777" w:rsidR="00C95F17" w:rsidRPr="00710552" w:rsidRDefault="001C5FC3" w:rsidP="00EC778B">
            <w:pPr>
              <w:pStyle w:val="af"/>
              <w:tabs>
                <w:tab w:val="left" w:pos="394"/>
              </w:tabs>
              <w:spacing w:after="12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Стороны / </w:t>
            </w:r>
            <w:proofErr w:type="spellStart"/>
            <w:r w:rsidRPr="00710552">
              <w:rPr>
                <w:rFonts w:ascii="Arial" w:hAnsi="Arial" w:cs="Arial"/>
                <w:b/>
                <w:color w:val="000000" w:themeColor="text1"/>
                <w:spacing w:val="-2"/>
              </w:rPr>
              <w:t>Parties</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48DC8616" w14:textId="77777777" w:rsidR="00C95F17" w:rsidRPr="00710552" w:rsidRDefault="001C5FC3" w:rsidP="00EC778B">
            <w:pPr>
              <w:pStyle w:val="aff8"/>
              <w:tabs>
                <w:tab w:val="left" w:pos="414"/>
              </w:tabs>
              <w:spacing w:line="276" w:lineRule="auto"/>
              <w:ind w:left="414" w:hanging="450"/>
              <w:rPr>
                <w:rFonts w:ascii="Arial" w:hAnsi="Arial" w:cs="Arial"/>
                <w:b/>
                <w:color w:val="000000" w:themeColor="text1"/>
                <w:lang w:val="en-US"/>
              </w:rPr>
            </w:pPr>
            <w:r w:rsidRPr="00710552">
              <w:rPr>
                <w:rFonts w:ascii="Arial" w:hAnsi="Arial" w:cs="Arial"/>
                <w:color w:val="000000" w:themeColor="text1"/>
                <w:lang w:val="en-US"/>
              </w:rPr>
              <w:t>1)</w:t>
            </w:r>
            <w:r w:rsidRPr="00710552">
              <w:rPr>
                <w:rFonts w:ascii="Arial" w:hAnsi="Arial" w:cs="Arial"/>
                <w:b/>
                <w:color w:val="000000" w:themeColor="text1"/>
                <w:lang w:val="en-US"/>
              </w:rPr>
              <w:tab/>
              <w:t>DI:</w:t>
            </w:r>
          </w:p>
          <w:p w14:paraId="4F10D089" w14:textId="77777777" w:rsidR="00C95F17" w:rsidRPr="00710552" w:rsidRDefault="001C5FC3" w:rsidP="00EC778B">
            <w:pPr>
              <w:spacing w:line="276" w:lineRule="auto"/>
              <w:ind w:left="391"/>
              <w:rPr>
                <w:rFonts w:ascii="Arial" w:hAnsi="Arial" w:cs="Arial"/>
                <w:color w:val="000000" w:themeColor="text1"/>
                <w:spacing w:val="-2"/>
                <w:lang w:val="en-US"/>
              </w:rPr>
            </w:pPr>
            <w:r w:rsidRPr="00710552">
              <w:rPr>
                <w:rFonts w:ascii="Arial" w:hAnsi="Arial" w:cs="Arial"/>
                <w:b/>
                <w:color w:val="000000" w:themeColor="text1"/>
                <w:lang w:val="en-US"/>
              </w:rPr>
              <w:t>DI Hospitality EMEA LLC</w:t>
            </w:r>
            <w:r w:rsidRPr="00710552">
              <w:rPr>
                <w:rFonts w:ascii="Arial" w:hAnsi="Arial" w:cs="Arial"/>
                <w:color w:val="000000" w:themeColor="text1"/>
                <w:spacing w:val="-2"/>
                <w:lang w:val="en-US"/>
              </w:rPr>
              <w:t xml:space="preserve"> </w:t>
            </w:r>
          </w:p>
          <w:p w14:paraId="531CE9BE" w14:textId="77777777" w:rsidR="00C95F17" w:rsidRPr="00294052" w:rsidRDefault="001C5FC3" w:rsidP="00EC778B">
            <w:pPr>
              <w:pStyle w:val="aff8"/>
              <w:tabs>
                <w:tab w:val="left" w:pos="414"/>
              </w:tabs>
              <w:spacing w:line="276" w:lineRule="auto"/>
              <w:ind w:left="414" w:hanging="23"/>
              <w:rPr>
                <w:rFonts w:ascii="Arial" w:hAnsi="Arial" w:cs="Arial"/>
                <w:color w:val="000000" w:themeColor="text1"/>
                <w:lang w:val="en-US"/>
                <w:rPrChange w:id="66" w:author="Arina Dovzhenko" w:date="2025-11-28T18:18:00Z" w16du:dateUtc="2025-11-28T15:18:00Z">
                  <w:rPr>
                    <w:rFonts w:ascii="Arial" w:hAnsi="Arial" w:cs="Arial"/>
                    <w:color w:val="000000" w:themeColor="text1"/>
                  </w:rPr>
                </w:rPrChange>
              </w:rPr>
            </w:pPr>
            <w:r w:rsidRPr="00710552">
              <w:rPr>
                <w:rFonts w:ascii="Arial" w:hAnsi="Arial" w:cs="Arial"/>
                <w:color w:val="000000" w:themeColor="text1"/>
                <w:lang w:val="en-US"/>
              </w:rPr>
              <w:t>Business Center 1, M Floor, The Meydan Hotel, Nad Al Sheba, Dubai, UAE</w:t>
            </w:r>
          </w:p>
          <w:p w14:paraId="055606B4" w14:textId="621D87FD" w:rsidR="00C75E30" w:rsidRPr="00C75E30" w:rsidRDefault="00C75E30" w:rsidP="00EC778B">
            <w:pPr>
              <w:pStyle w:val="aff8"/>
              <w:tabs>
                <w:tab w:val="left" w:pos="414"/>
              </w:tabs>
              <w:spacing w:line="276" w:lineRule="auto"/>
              <w:ind w:left="414" w:hanging="23"/>
              <w:rPr>
                <w:rFonts w:ascii="Arial" w:hAnsi="Arial" w:cs="Arial"/>
                <w:color w:val="000000" w:themeColor="text1"/>
              </w:rPr>
            </w:pPr>
            <w:ins w:id="67" w:author="Arina Dovzhenko" w:date="2025-11-28T15:34:00Z" w16du:dateUtc="2025-11-28T12:34:00Z">
              <w:r w:rsidRPr="00C75E30">
                <w:rPr>
                  <w:rFonts w:ascii="Arial" w:hAnsi="Arial" w:cs="Arial"/>
                  <w:color w:val="000000" w:themeColor="text1"/>
                </w:rPr>
                <w:t xml:space="preserve">Бизнес-центр 1, этаж М, отели </w:t>
              </w:r>
              <w:proofErr w:type="spellStart"/>
              <w:r w:rsidRPr="00C75E30">
                <w:rPr>
                  <w:rFonts w:ascii="Arial" w:hAnsi="Arial" w:cs="Arial"/>
                  <w:color w:val="000000" w:themeColor="text1"/>
                </w:rPr>
                <w:t>Мейдан</w:t>
              </w:r>
              <w:proofErr w:type="spellEnd"/>
              <w:r w:rsidRPr="00C75E30">
                <w:rPr>
                  <w:rFonts w:ascii="Arial" w:hAnsi="Arial" w:cs="Arial"/>
                  <w:color w:val="000000" w:themeColor="text1"/>
                </w:rPr>
                <w:t>, Над Аль-</w:t>
              </w:r>
              <w:proofErr w:type="spellStart"/>
              <w:r w:rsidRPr="00C75E30">
                <w:rPr>
                  <w:rFonts w:ascii="Arial" w:hAnsi="Arial" w:cs="Arial"/>
                  <w:color w:val="000000" w:themeColor="text1"/>
                </w:rPr>
                <w:t>Шеба</w:t>
              </w:r>
              <w:proofErr w:type="spellEnd"/>
              <w:r w:rsidRPr="00C75E30">
                <w:rPr>
                  <w:rFonts w:ascii="Arial" w:hAnsi="Arial" w:cs="Arial"/>
                  <w:color w:val="000000" w:themeColor="text1"/>
                </w:rPr>
                <w:t>, Дубай, ОАЭ</w:t>
              </w:r>
            </w:ins>
          </w:p>
          <w:p w14:paraId="173FECED" w14:textId="77777777" w:rsidR="00C95F17" w:rsidRPr="00710552" w:rsidRDefault="001C5FC3" w:rsidP="00EC778B">
            <w:pPr>
              <w:pStyle w:val="aff8"/>
              <w:tabs>
                <w:tab w:val="left" w:pos="414"/>
              </w:tabs>
              <w:spacing w:line="276" w:lineRule="auto"/>
              <w:ind w:left="414" w:hanging="414"/>
              <w:rPr>
                <w:rFonts w:ascii="Arial" w:hAnsi="Arial" w:cs="Arial"/>
                <w:b/>
                <w:color w:val="000000" w:themeColor="text1"/>
                <w:lang w:val="en-US"/>
              </w:rPr>
            </w:pPr>
            <w:r w:rsidRPr="00710552">
              <w:rPr>
                <w:rFonts w:ascii="Arial" w:hAnsi="Arial" w:cs="Arial"/>
                <w:color w:val="000000" w:themeColor="text1"/>
                <w:lang w:val="en-US"/>
              </w:rPr>
              <w:t>2)</w:t>
            </w:r>
            <w:r w:rsidRPr="00710552">
              <w:rPr>
                <w:rFonts w:ascii="Arial" w:hAnsi="Arial" w:cs="Arial"/>
                <w:b/>
                <w:color w:val="000000" w:themeColor="text1"/>
                <w:lang w:val="en-US"/>
              </w:rPr>
              <w:tab/>
            </w:r>
            <w:r w:rsidRPr="00710552">
              <w:rPr>
                <w:rFonts w:ascii="Arial" w:hAnsi="Arial" w:cs="Arial"/>
                <w:b/>
                <w:color w:val="000000" w:themeColor="text1"/>
              </w:rPr>
              <w:t>Владелец</w:t>
            </w:r>
            <w:r w:rsidRPr="00710552">
              <w:rPr>
                <w:rFonts w:ascii="Arial" w:hAnsi="Arial" w:cs="Arial"/>
                <w:b/>
                <w:color w:val="000000" w:themeColor="text1"/>
                <w:lang w:val="en-US"/>
              </w:rPr>
              <w:t xml:space="preserve"> / Owner:</w:t>
            </w:r>
          </w:p>
          <w:p w14:paraId="0A70FDD8" w14:textId="77777777" w:rsidR="00C95F17" w:rsidRPr="00710552"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b/>
                <w:color w:val="000000" w:themeColor="text1"/>
                <w:lang w:val="en-US"/>
              </w:rPr>
              <w:t xml:space="preserve">LLC Sea Port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w:t>
            </w:r>
          </w:p>
          <w:p w14:paraId="01252CFF" w14:textId="77777777" w:rsidR="00C95F17" w:rsidRPr="00294052" w:rsidRDefault="001C5FC3" w:rsidP="00EC778B">
            <w:pPr>
              <w:pStyle w:val="aff8"/>
              <w:tabs>
                <w:tab w:val="left" w:pos="414"/>
              </w:tabs>
              <w:spacing w:line="276" w:lineRule="auto"/>
              <w:ind w:left="414" w:hanging="23"/>
              <w:rPr>
                <w:ins w:id="68" w:author="Arina Dovzhenko" w:date="2025-11-28T15:34:00Z" w16du:dateUtc="2025-11-28T12:34:00Z"/>
                <w:rFonts w:ascii="Arial" w:hAnsi="Arial" w:cs="Arial"/>
                <w:color w:val="000000" w:themeColor="text1"/>
                <w:lang w:val="en-US"/>
                <w:rPrChange w:id="69" w:author="Arina Dovzhenko" w:date="2025-11-28T18:18:00Z" w16du:dateUtc="2025-11-28T15:18:00Z">
                  <w:rPr>
                    <w:ins w:id="70" w:author="Arina Dovzhenko" w:date="2025-11-28T15:34:00Z" w16du:dateUtc="2025-11-28T12:34:00Z"/>
                    <w:rFonts w:ascii="Arial" w:hAnsi="Arial" w:cs="Arial"/>
                    <w:color w:val="000000" w:themeColor="text1"/>
                  </w:rPr>
                </w:rPrChange>
              </w:rPr>
            </w:pPr>
            <w:r w:rsidRPr="00710552">
              <w:rPr>
                <w:rFonts w:ascii="Arial" w:hAnsi="Arial" w:cs="Arial"/>
                <w:color w:val="000000" w:themeColor="text1"/>
                <w:lang w:val="en-US"/>
              </w:rPr>
              <w:t xml:space="preserve">Russian Federation 353460, Krasnodar region,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urban district,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city, Kirova street, building 130, room 3, office 89</w:t>
            </w:r>
          </w:p>
          <w:p w14:paraId="0A94C917" w14:textId="77777777" w:rsidR="00C75E30" w:rsidRPr="00294052" w:rsidRDefault="00C75E30" w:rsidP="00EC778B">
            <w:pPr>
              <w:pStyle w:val="aff8"/>
              <w:tabs>
                <w:tab w:val="left" w:pos="414"/>
              </w:tabs>
              <w:spacing w:line="276" w:lineRule="auto"/>
              <w:ind w:left="414" w:hanging="23"/>
              <w:rPr>
                <w:ins w:id="71" w:author="Arina Dovzhenko" w:date="2025-11-28T15:34:00Z" w16du:dateUtc="2025-11-28T12:34:00Z"/>
                <w:rFonts w:ascii="Arial" w:hAnsi="Arial" w:cs="Arial"/>
                <w:color w:val="000000" w:themeColor="text1"/>
                <w:lang w:val="en-US"/>
                <w:rPrChange w:id="72" w:author="Arina Dovzhenko" w:date="2025-11-28T18:18:00Z" w16du:dateUtc="2025-11-28T15:18:00Z">
                  <w:rPr>
                    <w:ins w:id="73" w:author="Arina Dovzhenko" w:date="2025-11-28T15:34:00Z" w16du:dateUtc="2025-11-28T12:34:00Z"/>
                    <w:rFonts w:ascii="Arial" w:hAnsi="Arial" w:cs="Arial"/>
                    <w:color w:val="000000" w:themeColor="text1"/>
                  </w:rPr>
                </w:rPrChange>
              </w:rPr>
            </w:pPr>
          </w:p>
          <w:p w14:paraId="5BEFB71C" w14:textId="77777777" w:rsidR="00C75E30" w:rsidRPr="00294052" w:rsidRDefault="00C75E30" w:rsidP="00EC778B">
            <w:pPr>
              <w:pStyle w:val="aff8"/>
              <w:tabs>
                <w:tab w:val="left" w:pos="414"/>
              </w:tabs>
              <w:spacing w:line="276" w:lineRule="auto"/>
              <w:ind w:left="414" w:hanging="23"/>
              <w:rPr>
                <w:ins w:id="74" w:author="Arina Dovzhenko" w:date="2025-11-28T15:34:00Z" w16du:dateUtc="2025-11-28T12:34:00Z"/>
                <w:rFonts w:ascii="Arial" w:hAnsi="Arial" w:cs="Arial"/>
                <w:b/>
                <w:color w:val="000000" w:themeColor="text1"/>
                <w:rPrChange w:id="75" w:author="Arina Dovzhenko" w:date="2025-11-28T18:18:00Z" w16du:dateUtc="2025-11-28T15:18:00Z">
                  <w:rPr>
                    <w:ins w:id="76" w:author="Arina Dovzhenko" w:date="2025-11-28T15:34:00Z" w16du:dateUtc="2025-11-28T12:34:00Z"/>
                    <w:rFonts w:ascii="Arial" w:hAnsi="Arial"/>
                    <w:b/>
                    <w:sz w:val="16"/>
                  </w:rPr>
                </w:rPrChange>
              </w:rPr>
            </w:pPr>
            <w:ins w:id="77" w:author="Arina Dovzhenko" w:date="2025-11-28T15:34:00Z" w16du:dateUtc="2025-11-28T12:34:00Z">
              <w:r w:rsidRPr="00294052">
                <w:rPr>
                  <w:rFonts w:ascii="Arial" w:hAnsi="Arial" w:cs="Arial"/>
                  <w:b/>
                  <w:color w:val="000000" w:themeColor="text1"/>
                  <w:rPrChange w:id="78" w:author="Arina Dovzhenko" w:date="2025-11-28T18:18:00Z" w16du:dateUtc="2025-11-28T15:18:00Z">
                    <w:rPr>
                      <w:rFonts w:ascii="Arial" w:hAnsi="Arial"/>
                      <w:b/>
                      <w:sz w:val="16"/>
                    </w:rPr>
                  </w:rPrChange>
                </w:rPr>
                <w:t>ООО «Морской Порт Геленджик»</w:t>
              </w:r>
            </w:ins>
          </w:p>
          <w:p w14:paraId="2BC6EE5C" w14:textId="7B2361BC" w:rsidR="00C75E30" w:rsidRPr="00C75E30" w:rsidRDefault="00C75E30" w:rsidP="00EC778B">
            <w:pPr>
              <w:pStyle w:val="aff8"/>
              <w:tabs>
                <w:tab w:val="left" w:pos="414"/>
              </w:tabs>
              <w:spacing w:line="276" w:lineRule="auto"/>
              <w:ind w:left="414" w:hanging="23"/>
              <w:rPr>
                <w:rFonts w:ascii="Arial" w:hAnsi="Arial" w:cs="Arial"/>
                <w:color w:val="000000" w:themeColor="text1"/>
                <w:rPrChange w:id="79" w:author="Arina Dovzhenko" w:date="2025-11-28T15:34:00Z" w16du:dateUtc="2025-11-28T12:34:00Z">
                  <w:rPr>
                    <w:rFonts w:ascii="Arial" w:hAnsi="Arial" w:cs="Arial"/>
                    <w:color w:val="000000" w:themeColor="text1"/>
                    <w:lang w:val="en-US"/>
                  </w:rPr>
                </w:rPrChange>
              </w:rPr>
            </w:pPr>
            <w:ins w:id="80" w:author="Arina Dovzhenko" w:date="2025-11-28T15:34:00Z" w16du:dateUtc="2025-11-28T12:34:00Z">
              <w:r w:rsidRPr="00294052">
                <w:rPr>
                  <w:rFonts w:ascii="Arial" w:hAnsi="Arial" w:cs="Arial"/>
                  <w:color w:val="000000" w:themeColor="text1"/>
                  <w:rPrChange w:id="81" w:author="Arina Dovzhenko" w:date="2025-11-28T18:18:00Z" w16du:dateUtc="2025-11-28T15:18:00Z">
                    <w:rPr>
                      <w:rFonts w:ascii="Arial" w:hAnsi="Arial"/>
                      <w:sz w:val="16"/>
                    </w:rPr>
                  </w:rPrChange>
                </w:rPr>
                <w:t xml:space="preserve">Российская Федерация 353460, Краснодарский край, </w:t>
              </w:r>
              <w:proofErr w:type="spellStart"/>
              <w:r w:rsidRPr="00294052">
                <w:rPr>
                  <w:rFonts w:ascii="Arial" w:hAnsi="Arial" w:cs="Arial"/>
                  <w:color w:val="000000" w:themeColor="text1"/>
                  <w:rPrChange w:id="82" w:author="Arina Dovzhenko" w:date="2025-11-28T18:18:00Z" w16du:dateUtc="2025-11-28T15:18:00Z">
                    <w:rPr>
                      <w:rFonts w:ascii="Arial" w:hAnsi="Arial"/>
                      <w:sz w:val="16"/>
                    </w:rPr>
                  </w:rPrChange>
                </w:rPr>
                <w:t>г.о</w:t>
              </w:r>
              <w:proofErr w:type="spellEnd"/>
              <w:r w:rsidRPr="00294052">
                <w:rPr>
                  <w:rFonts w:ascii="Arial" w:hAnsi="Arial" w:cs="Arial"/>
                  <w:color w:val="000000" w:themeColor="text1"/>
                  <w:rPrChange w:id="83" w:author="Arina Dovzhenko" w:date="2025-11-28T18:18:00Z" w16du:dateUtc="2025-11-28T15:18:00Z">
                    <w:rPr>
                      <w:rFonts w:ascii="Arial" w:hAnsi="Arial"/>
                      <w:sz w:val="16"/>
                    </w:rPr>
                  </w:rPrChange>
                </w:rPr>
                <w:t xml:space="preserve">. город-курорт Геленджик, г Геленджик, </w:t>
              </w:r>
              <w:proofErr w:type="spellStart"/>
              <w:r w:rsidRPr="00294052">
                <w:rPr>
                  <w:rFonts w:ascii="Arial" w:hAnsi="Arial" w:cs="Arial"/>
                  <w:color w:val="000000" w:themeColor="text1"/>
                  <w:rPrChange w:id="84" w:author="Arina Dovzhenko" w:date="2025-11-28T18:18:00Z" w16du:dateUtc="2025-11-28T15:18:00Z">
                    <w:rPr>
                      <w:rFonts w:ascii="Arial" w:hAnsi="Arial"/>
                      <w:sz w:val="16"/>
                    </w:rPr>
                  </w:rPrChange>
                </w:rPr>
                <w:t>ул</w:t>
              </w:r>
              <w:proofErr w:type="spellEnd"/>
              <w:r w:rsidRPr="00294052">
                <w:rPr>
                  <w:rFonts w:ascii="Arial" w:hAnsi="Arial" w:cs="Arial"/>
                  <w:color w:val="000000" w:themeColor="text1"/>
                  <w:rPrChange w:id="85" w:author="Arina Dovzhenko" w:date="2025-11-28T18:18:00Z" w16du:dateUtc="2025-11-28T15:18:00Z">
                    <w:rPr>
                      <w:rFonts w:ascii="Arial" w:hAnsi="Arial"/>
                      <w:sz w:val="16"/>
                    </w:rPr>
                  </w:rPrChange>
                </w:rPr>
                <w:t xml:space="preserve"> Кирова, д. 130, </w:t>
              </w:r>
              <w:proofErr w:type="spellStart"/>
              <w:r w:rsidRPr="00294052">
                <w:rPr>
                  <w:rFonts w:ascii="Arial" w:hAnsi="Arial" w:cs="Arial"/>
                  <w:color w:val="000000" w:themeColor="text1"/>
                  <w:rPrChange w:id="86" w:author="Arina Dovzhenko" w:date="2025-11-28T18:18:00Z" w16du:dateUtc="2025-11-28T15:18:00Z">
                    <w:rPr>
                      <w:rFonts w:ascii="Arial" w:hAnsi="Arial"/>
                      <w:sz w:val="16"/>
                    </w:rPr>
                  </w:rPrChange>
                </w:rPr>
                <w:t>помещ</w:t>
              </w:r>
              <w:proofErr w:type="spellEnd"/>
              <w:r w:rsidRPr="00294052">
                <w:rPr>
                  <w:rFonts w:ascii="Arial" w:hAnsi="Arial" w:cs="Arial"/>
                  <w:color w:val="000000" w:themeColor="text1"/>
                  <w:rPrChange w:id="87" w:author="Arina Dovzhenko" w:date="2025-11-28T18:18:00Z" w16du:dateUtc="2025-11-28T15:18:00Z">
                    <w:rPr>
                      <w:rFonts w:ascii="Arial" w:hAnsi="Arial"/>
                      <w:sz w:val="16"/>
                    </w:rPr>
                  </w:rPrChange>
                </w:rPr>
                <w:t xml:space="preserve">. </w:t>
              </w:r>
              <w:r w:rsidRPr="00C75E30">
                <w:rPr>
                  <w:rFonts w:ascii="Arial" w:hAnsi="Arial" w:cs="Arial"/>
                  <w:color w:val="000000" w:themeColor="text1"/>
                  <w:lang w:val="en-US"/>
                  <w:rPrChange w:id="88" w:author="Arina Dovzhenko" w:date="2025-11-28T15:35:00Z" w16du:dateUtc="2025-11-28T12:35:00Z">
                    <w:rPr>
                      <w:rFonts w:ascii="Arial" w:hAnsi="Arial"/>
                      <w:sz w:val="16"/>
                    </w:rPr>
                  </w:rPrChange>
                </w:rPr>
                <w:t xml:space="preserve">3, </w:t>
              </w:r>
              <w:proofErr w:type="spellStart"/>
              <w:r w:rsidRPr="00C75E30">
                <w:rPr>
                  <w:rFonts w:ascii="Arial" w:hAnsi="Arial" w:cs="Arial"/>
                  <w:color w:val="000000" w:themeColor="text1"/>
                  <w:lang w:val="en-US"/>
                  <w:rPrChange w:id="89" w:author="Arina Dovzhenko" w:date="2025-11-28T15:35:00Z" w16du:dateUtc="2025-11-28T12:35:00Z">
                    <w:rPr>
                      <w:rFonts w:ascii="Arial" w:hAnsi="Arial"/>
                      <w:sz w:val="16"/>
                    </w:rPr>
                  </w:rPrChange>
                </w:rPr>
                <w:t>офис</w:t>
              </w:r>
              <w:proofErr w:type="spellEnd"/>
              <w:r w:rsidRPr="00C75E30">
                <w:rPr>
                  <w:rFonts w:ascii="Arial" w:hAnsi="Arial" w:cs="Arial"/>
                  <w:color w:val="000000" w:themeColor="text1"/>
                  <w:lang w:val="en-US"/>
                  <w:rPrChange w:id="90" w:author="Arina Dovzhenko" w:date="2025-11-28T15:35:00Z" w16du:dateUtc="2025-11-28T12:35:00Z">
                    <w:rPr>
                      <w:rFonts w:ascii="Arial" w:hAnsi="Arial"/>
                      <w:sz w:val="16"/>
                    </w:rPr>
                  </w:rPrChange>
                </w:rPr>
                <w:t xml:space="preserve"> 89</w:t>
              </w:r>
              <w:r>
                <w:rPr>
                  <w:rFonts w:ascii="Arial" w:hAnsi="Arial"/>
                  <w:sz w:val="16"/>
                </w:rPr>
                <w:t xml:space="preserve">  </w:t>
              </w:r>
            </w:ins>
          </w:p>
        </w:tc>
      </w:tr>
      <w:tr w:rsidR="00710552" w:rsidRPr="00710552" w14:paraId="10420FEF" w14:textId="77777777" w:rsidTr="00D31197">
        <w:tc>
          <w:tcPr>
            <w:tcW w:w="6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2ACC140" w14:textId="77777777" w:rsidR="00C95F17" w:rsidRPr="00710552" w:rsidRDefault="001C5FC3">
            <w:pPr>
              <w:pStyle w:val="af"/>
              <w:tabs>
                <w:tab w:val="left" w:pos="37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3.</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87E9044" w14:textId="65E53BED" w:rsidR="00C95F17" w:rsidRPr="00710552" w:rsidRDefault="001C5FC3" w:rsidP="00EC778B">
            <w:pPr>
              <w:pStyle w:val="af"/>
              <w:spacing w:after="0" w:line="276" w:lineRule="auto"/>
              <w:rPr>
                <w:rFonts w:ascii="Arial" w:hAnsi="Arial" w:cs="Arial"/>
                <w:b/>
                <w:color w:val="000000" w:themeColor="text1"/>
                <w:spacing w:val="-2"/>
              </w:rPr>
            </w:pPr>
            <w:r w:rsidRPr="00710552">
              <w:rPr>
                <w:rFonts w:ascii="Arial" w:hAnsi="Arial" w:cs="Arial"/>
                <w:b/>
                <w:color w:val="000000" w:themeColor="text1"/>
                <w:spacing w:val="-2"/>
              </w:rPr>
              <w:t xml:space="preserve">Наименование </w:t>
            </w:r>
            <w:del w:id="91" w:author="Arina Dovzhenko" w:date="2025-11-28T15:57:00Z" w16du:dateUtc="2025-11-28T12:57:00Z">
              <w:r w:rsidRPr="00A8002A" w:rsidDel="00437D97">
                <w:rPr>
                  <w:rFonts w:ascii="Arial" w:hAnsi="Arial" w:cs="Arial"/>
                  <w:b/>
                  <w:bCs/>
                  <w:color w:val="000000" w:themeColor="text1"/>
                  <w:spacing w:val="-2"/>
                  <w:rPrChange w:id="92" w:author="Arina Dovzhenko" w:date="2025-11-28T15:37:00Z" w16du:dateUtc="2025-11-28T12:37:00Z">
                    <w:rPr>
                      <w:rFonts w:ascii="Arial" w:hAnsi="Arial" w:cs="Arial"/>
                      <w:color w:val="000000" w:themeColor="text1"/>
                      <w:spacing w:val="-2"/>
                    </w:rPr>
                  </w:rPrChange>
                </w:rPr>
                <w:delText>Гостиниц</w:delText>
              </w:r>
              <w:r w:rsidR="002D075C" w:rsidRPr="00A8002A" w:rsidDel="00437D97">
                <w:rPr>
                  <w:rFonts w:ascii="Arial" w:hAnsi="Arial" w:cs="Arial"/>
                  <w:b/>
                  <w:bCs/>
                  <w:color w:val="000000" w:themeColor="text1"/>
                  <w:spacing w:val="-2"/>
                  <w:rPrChange w:id="93" w:author="Arina Dovzhenko" w:date="2025-11-28T15:37:00Z" w16du:dateUtc="2025-11-28T12:37:00Z">
                    <w:rPr>
                      <w:rFonts w:ascii="Arial" w:hAnsi="Arial" w:cs="Arial"/>
                      <w:color w:val="000000" w:themeColor="text1"/>
                      <w:spacing w:val="-2"/>
                    </w:rPr>
                  </w:rPrChange>
                </w:rPr>
                <w:delText>ы</w:delText>
              </w:r>
              <w:r w:rsidRPr="00A8002A" w:rsidDel="00437D97">
                <w:rPr>
                  <w:rFonts w:ascii="Arial" w:hAnsi="Arial" w:cs="Arial"/>
                  <w:b/>
                  <w:bCs/>
                  <w:color w:val="000000" w:themeColor="text1"/>
                  <w:spacing w:val="-2"/>
                </w:rPr>
                <w:delText xml:space="preserve"> </w:delText>
              </w:r>
            </w:del>
            <w:ins w:id="94" w:author="Arina Dovzhenko" w:date="2025-11-28T15:57:00Z" w16du:dateUtc="2025-11-28T12:57:00Z">
              <w:r w:rsidR="00437D97">
                <w:rPr>
                  <w:rFonts w:ascii="Arial" w:hAnsi="Arial" w:cs="Arial"/>
                  <w:b/>
                  <w:bCs/>
                  <w:color w:val="000000" w:themeColor="text1"/>
                  <w:spacing w:val="-2"/>
                </w:rPr>
                <w:t>Отеля</w:t>
              </w:r>
              <w:r w:rsidR="00437D97" w:rsidRPr="00A8002A">
                <w:rPr>
                  <w:rFonts w:ascii="Arial" w:hAnsi="Arial" w:cs="Arial"/>
                  <w:b/>
                  <w:bCs/>
                  <w:color w:val="000000" w:themeColor="text1"/>
                  <w:spacing w:val="-2"/>
                </w:rPr>
                <w:t xml:space="preserve"> </w:t>
              </w:r>
            </w:ins>
            <w:r w:rsidRPr="00A8002A">
              <w:rPr>
                <w:rFonts w:ascii="Arial" w:hAnsi="Arial" w:cs="Arial"/>
                <w:b/>
                <w:bCs/>
                <w:color w:val="000000" w:themeColor="text1"/>
                <w:spacing w:val="-2"/>
              </w:rPr>
              <w:t>/</w:t>
            </w:r>
            <w:r w:rsidRPr="00710552">
              <w:rPr>
                <w:rFonts w:ascii="Arial" w:hAnsi="Arial" w:cs="Arial"/>
                <w:b/>
                <w:color w:val="000000" w:themeColor="text1"/>
                <w:spacing w:val="-2"/>
              </w:rPr>
              <w:t xml:space="preserve"> </w:t>
            </w:r>
          </w:p>
          <w:p w14:paraId="1A713648" w14:textId="77777777" w:rsidR="00C95F17" w:rsidRPr="00710552" w:rsidRDefault="001C5FC3" w:rsidP="00EC778B">
            <w:pPr>
              <w:pStyle w:val="af"/>
              <w:tabs>
                <w:tab w:val="left" w:pos="376"/>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Hotel Name</w:t>
            </w:r>
          </w:p>
        </w:tc>
        <w:tc>
          <w:tcPr>
            <w:tcW w:w="6379" w:type="dxa"/>
            <w:tcBorders>
              <w:top w:val="single" w:sz="4" w:space="0" w:color="000000"/>
              <w:left w:val="single" w:sz="4" w:space="0" w:color="000000"/>
              <w:bottom w:val="single" w:sz="4" w:space="0" w:color="000000"/>
              <w:right w:val="single" w:sz="4" w:space="0" w:color="000000"/>
            </w:tcBorders>
          </w:tcPr>
          <w:p w14:paraId="043C16C4" w14:textId="77777777" w:rsidR="00C95F17" w:rsidRPr="00710552" w:rsidRDefault="001C5FC3">
            <w:pPr>
              <w:spacing w:line="276" w:lineRule="auto"/>
              <w:rPr>
                <w:rFonts w:ascii="Arial" w:hAnsi="Arial" w:cs="Arial"/>
                <w:color w:val="000000" w:themeColor="text1"/>
                <w:spacing w:val="-2"/>
              </w:rPr>
            </w:pPr>
            <w:proofErr w:type="spellStart"/>
            <w:r w:rsidRPr="00710552">
              <w:rPr>
                <w:rFonts w:ascii="Arial" w:hAnsi="Arial" w:cs="Arial"/>
                <w:color w:val="000000" w:themeColor="text1"/>
                <w:spacing w:val="-2"/>
              </w:rPr>
              <w:t>Dusit</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Thani</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Gelendzhik</w:t>
            </w:r>
            <w:proofErr w:type="spellEnd"/>
            <w:r w:rsidRPr="00710552">
              <w:rPr>
                <w:rFonts w:ascii="Arial" w:hAnsi="Arial" w:cs="Arial"/>
                <w:color w:val="000000" w:themeColor="text1"/>
                <w:spacing w:val="-2"/>
              </w:rPr>
              <w:t xml:space="preserve"> Marina</w:t>
            </w:r>
          </w:p>
        </w:tc>
      </w:tr>
      <w:tr w:rsidR="00710552" w:rsidRPr="00710552" w14:paraId="7571850F" w14:textId="77777777" w:rsidTr="00D31197">
        <w:tc>
          <w:tcPr>
            <w:tcW w:w="666" w:type="dxa"/>
            <w:vMerge/>
            <w:tcBorders>
              <w:top w:val="single" w:sz="4" w:space="0" w:color="000000"/>
              <w:left w:val="single" w:sz="4" w:space="0" w:color="000000"/>
              <w:bottom w:val="single" w:sz="4" w:space="0" w:color="000000"/>
              <w:right w:val="single" w:sz="4" w:space="0" w:color="000000"/>
            </w:tcBorders>
            <w:shd w:val="clear" w:color="auto" w:fill="D9D9D9"/>
          </w:tcPr>
          <w:p w14:paraId="5169F62D" w14:textId="77777777" w:rsidR="00C95F17" w:rsidRPr="00710552" w:rsidRDefault="00C95F17">
            <w:pPr>
              <w:rPr>
                <w:rFonts w:ascii="Arial" w:hAnsi="Arial" w:cs="Arial"/>
                <w:color w:val="000000" w:themeColor="text1"/>
              </w:rPr>
            </w:pP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915F895" w14:textId="77777777" w:rsidR="00C95F17" w:rsidRPr="00A8002A" w:rsidRDefault="001C5FC3" w:rsidP="00EC778B">
            <w:pPr>
              <w:pStyle w:val="af"/>
              <w:tabs>
                <w:tab w:val="left" w:pos="394"/>
              </w:tabs>
              <w:spacing w:after="120" w:line="276" w:lineRule="auto"/>
              <w:rPr>
                <w:rFonts w:ascii="Arial" w:hAnsi="Arial" w:cs="Arial"/>
                <w:b/>
                <w:bCs/>
                <w:color w:val="000000" w:themeColor="text1"/>
                <w:rPrChange w:id="95" w:author="Arina Dovzhenko" w:date="2025-11-28T15:37:00Z" w16du:dateUtc="2025-11-28T12:37:00Z">
                  <w:rPr>
                    <w:rFonts w:ascii="Arial" w:hAnsi="Arial" w:cs="Arial"/>
                    <w:color w:val="000000" w:themeColor="text1"/>
                  </w:rPr>
                </w:rPrChange>
              </w:rPr>
            </w:pPr>
            <w:r w:rsidRPr="00A8002A">
              <w:rPr>
                <w:rFonts w:ascii="Arial" w:hAnsi="Arial" w:cs="Arial"/>
                <w:b/>
                <w:bCs/>
                <w:color w:val="000000" w:themeColor="text1"/>
                <w:rPrChange w:id="96" w:author="Arina Dovzhenko" w:date="2025-11-28T15:37:00Z" w16du:dateUtc="2025-11-28T12:37:00Z">
                  <w:rPr>
                    <w:rFonts w:ascii="Arial" w:hAnsi="Arial" w:cs="Arial"/>
                    <w:color w:val="000000" w:themeColor="text1"/>
                  </w:rPr>
                </w:rPrChange>
              </w:rPr>
              <w:t xml:space="preserve">Местоположение / </w:t>
            </w:r>
            <w:proofErr w:type="spellStart"/>
            <w:r w:rsidRPr="00A8002A">
              <w:rPr>
                <w:rFonts w:ascii="Arial" w:hAnsi="Arial" w:cs="Arial"/>
                <w:b/>
                <w:bCs/>
                <w:color w:val="000000" w:themeColor="text1"/>
                <w:rPrChange w:id="97" w:author="Arina Dovzhenko" w:date="2025-11-28T15:37:00Z" w16du:dateUtc="2025-11-28T12:37:00Z">
                  <w:rPr>
                    <w:rFonts w:ascii="Arial" w:hAnsi="Arial" w:cs="Arial"/>
                    <w:color w:val="000000" w:themeColor="text1"/>
                  </w:rPr>
                </w:rPrChange>
              </w:rPr>
              <w:t>Location</w:t>
            </w:r>
            <w:proofErr w:type="spellEnd"/>
            <w:r w:rsidRPr="00A8002A">
              <w:rPr>
                <w:rFonts w:ascii="Arial" w:hAnsi="Arial" w:cs="Arial"/>
                <w:b/>
                <w:bCs/>
                <w:color w:val="000000" w:themeColor="text1"/>
                <w:rPrChange w:id="98" w:author="Arina Dovzhenko" w:date="2025-11-28T15:37:00Z" w16du:dateUtc="2025-11-28T12:37:00Z">
                  <w:rPr>
                    <w:rFonts w:ascii="Arial" w:hAnsi="Arial" w:cs="Arial"/>
                    <w:color w:val="000000" w:themeColor="text1"/>
                  </w:rPr>
                </w:rPrChange>
              </w:rPr>
              <w:t>:</w:t>
            </w:r>
          </w:p>
        </w:tc>
        <w:tc>
          <w:tcPr>
            <w:tcW w:w="6379" w:type="dxa"/>
            <w:tcBorders>
              <w:top w:val="single" w:sz="4" w:space="0" w:color="000000"/>
              <w:left w:val="single" w:sz="4" w:space="0" w:color="000000"/>
              <w:bottom w:val="single" w:sz="4" w:space="0" w:color="000000"/>
              <w:right w:val="single" w:sz="4" w:space="0" w:color="000000"/>
            </w:tcBorders>
          </w:tcPr>
          <w:p w14:paraId="0AEE5CF9" w14:textId="5BFC3D59" w:rsidR="00C95F17" w:rsidRPr="00D25D6D" w:rsidRDefault="001C5FC3" w:rsidP="00EC778B">
            <w:pPr>
              <w:spacing w:line="276" w:lineRule="auto"/>
              <w:rPr>
                <w:rFonts w:ascii="Arial" w:hAnsi="Arial" w:cs="Arial"/>
                <w:color w:val="000000" w:themeColor="text1"/>
              </w:rPr>
            </w:pPr>
            <w:proofErr w:type="spellStart"/>
            <w:r w:rsidRPr="00710552">
              <w:rPr>
                <w:rFonts w:ascii="Arial" w:hAnsi="Arial" w:cs="Arial"/>
                <w:color w:val="000000" w:themeColor="text1"/>
              </w:rPr>
              <w:t>Gelendzhik</w:t>
            </w:r>
            <w:proofErr w:type="spellEnd"/>
            <w:r w:rsidRPr="00710552">
              <w:rPr>
                <w:rFonts w:ascii="Arial" w:hAnsi="Arial" w:cs="Arial"/>
                <w:color w:val="000000" w:themeColor="text1"/>
              </w:rPr>
              <w:t xml:space="preserve">, </w:t>
            </w:r>
            <w:proofErr w:type="spellStart"/>
            <w:r w:rsidRPr="00710552">
              <w:rPr>
                <w:rFonts w:ascii="Arial" w:hAnsi="Arial" w:cs="Arial"/>
                <w:color w:val="000000" w:themeColor="text1"/>
              </w:rPr>
              <w:t>Krasnodar</w:t>
            </w:r>
            <w:proofErr w:type="spellEnd"/>
            <w:r w:rsidRPr="00710552">
              <w:rPr>
                <w:rFonts w:ascii="Arial" w:hAnsi="Arial" w:cs="Arial"/>
                <w:color w:val="000000" w:themeColor="text1"/>
              </w:rPr>
              <w:t>, Russian Federation</w:t>
            </w:r>
            <w:ins w:id="99" w:author="Arina Dovzhenko" w:date="2025-11-28T15:35:00Z" w16du:dateUtc="2025-11-28T12:35:00Z">
              <w:r w:rsidR="00D25D6D">
                <w:rPr>
                  <w:rFonts w:ascii="Arial" w:hAnsi="Arial" w:cs="Arial"/>
                  <w:color w:val="000000" w:themeColor="text1"/>
                </w:rPr>
                <w:t xml:space="preserve">/ </w:t>
              </w:r>
              <w:r w:rsidR="00D25D6D" w:rsidRPr="00D25D6D">
                <w:rPr>
                  <w:rFonts w:ascii="Arial" w:hAnsi="Arial" w:cs="Arial"/>
                  <w:color w:val="000000" w:themeColor="text1"/>
                  <w:spacing w:val="-2"/>
                  <w:rPrChange w:id="100" w:author="Arina Dovzhenko" w:date="2025-11-28T15:35:00Z" w16du:dateUtc="2025-11-28T12:35:00Z">
                    <w:rPr>
                      <w:rFonts w:ascii="Arial" w:hAnsi="Arial" w:cs="Arial"/>
                      <w:color w:val="000000" w:themeColor="text1"/>
                      <w:spacing w:val="-2"/>
                      <w:lang w:val="en-US"/>
                    </w:rPr>
                  </w:rPrChange>
                </w:rPr>
                <w:t xml:space="preserve">Краснодарский край, </w:t>
              </w:r>
              <w:proofErr w:type="spellStart"/>
              <w:r w:rsidR="00D25D6D" w:rsidRPr="00D25D6D">
                <w:rPr>
                  <w:rFonts w:ascii="Arial" w:hAnsi="Arial" w:cs="Arial"/>
                  <w:color w:val="000000" w:themeColor="text1"/>
                  <w:spacing w:val="-2"/>
                  <w:rPrChange w:id="101" w:author="Arina Dovzhenko" w:date="2025-11-28T15:35:00Z" w16du:dateUtc="2025-11-28T12:35:00Z">
                    <w:rPr>
                      <w:rFonts w:ascii="Arial" w:hAnsi="Arial" w:cs="Arial"/>
                      <w:color w:val="000000" w:themeColor="text1"/>
                      <w:spacing w:val="-2"/>
                      <w:lang w:val="en-US"/>
                    </w:rPr>
                  </w:rPrChange>
                </w:rPr>
                <w:t>г.о</w:t>
              </w:r>
              <w:proofErr w:type="spellEnd"/>
              <w:r w:rsidR="00D25D6D" w:rsidRPr="00D25D6D">
                <w:rPr>
                  <w:rFonts w:ascii="Arial" w:hAnsi="Arial" w:cs="Arial"/>
                  <w:color w:val="000000" w:themeColor="text1"/>
                  <w:spacing w:val="-2"/>
                  <w:rPrChange w:id="102" w:author="Arina Dovzhenko" w:date="2025-11-28T15:35:00Z" w16du:dateUtc="2025-11-28T12:35:00Z">
                    <w:rPr>
                      <w:rFonts w:ascii="Arial" w:hAnsi="Arial" w:cs="Arial"/>
                      <w:color w:val="000000" w:themeColor="text1"/>
                      <w:spacing w:val="-2"/>
                      <w:lang w:val="en-US"/>
                    </w:rPr>
                  </w:rPrChange>
                </w:rPr>
                <w:t>. город-курорт Геленджик, г Геленджик</w:t>
              </w:r>
            </w:ins>
          </w:p>
        </w:tc>
      </w:tr>
      <w:tr w:rsidR="00710552" w:rsidRPr="00710552" w14:paraId="722639BB"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1F0A9107"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4.</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58E47C72" w14:textId="44F8E6A4" w:rsidR="00C95F17" w:rsidRPr="00710552" w:rsidRDefault="001C5FC3" w:rsidP="00EC778B">
            <w:pPr>
              <w:pStyle w:val="af"/>
              <w:tabs>
                <w:tab w:val="left" w:pos="361"/>
              </w:tabs>
              <w:spacing w:after="120" w:line="276" w:lineRule="auto"/>
              <w:rPr>
                <w:rFonts w:ascii="Arial" w:hAnsi="Arial" w:cs="Arial"/>
                <w:b/>
                <w:color w:val="000000" w:themeColor="text1"/>
                <w:spacing w:val="-2"/>
                <w:lang w:val="en-US"/>
              </w:rPr>
            </w:pPr>
            <w:r w:rsidRPr="00710552">
              <w:rPr>
                <w:rFonts w:ascii="Arial" w:hAnsi="Arial" w:cs="Arial"/>
                <w:b/>
                <w:color w:val="000000" w:themeColor="text1"/>
                <w:spacing w:val="-2"/>
              </w:rPr>
              <w:t>Предполагаемая</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Дата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начала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эксплуатации</w:t>
            </w:r>
            <w:r w:rsidRPr="00710552">
              <w:rPr>
                <w:rFonts w:ascii="Arial" w:hAnsi="Arial" w:cs="Arial"/>
                <w:b/>
                <w:color w:val="000000" w:themeColor="text1"/>
                <w:spacing w:val="-2"/>
                <w:lang w:val="en-US"/>
              </w:rPr>
              <w:t xml:space="preserve"> / Anticipated Operation Commencement Date</w:t>
            </w:r>
          </w:p>
        </w:tc>
        <w:tc>
          <w:tcPr>
            <w:tcW w:w="6379" w:type="dxa"/>
            <w:tcBorders>
              <w:top w:val="single" w:sz="4" w:space="0" w:color="000000"/>
              <w:left w:val="single" w:sz="4" w:space="0" w:color="000000"/>
              <w:bottom w:val="single" w:sz="4" w:space="0" w:color="000000"/>
              <w:right w:val="single" w:sz="4" w:space="0" w:color="000000"/>
            </w:tcBorders>
          </w:tcPr>
          <w:p w14:paraId="50871806" w14:textId="0ED88EB1" w:rsidR="00C95F17" w:rsidRPr="00710552" w:rsidRDefault="001C5FC3" w:rsidP="00EC778B">
            <w:pPr>
              <w:spacing w:line="276" w:lineRule="auto"/>
              <w:rPr>
                <w:rFonts w:ascii="Arial" w:hAnsi="Arial" w:cs="Arial"/>
                <w:color w:val="000000" w:themeColor="text1"/>
                <w:spacing w:val="-2"/>
                <w:highlight w:val="yellow"/>
              </w:rPr>
            </w:pPr>
            <w:r w:rsidRPr="00710552">
              <w:rPr>
                <w:rFonts w:ascii="Arial" w:hAnsi="Arial" w:cs="Arial"/>
                <w:color w:val="000000" w:themeColor="text1"/>
              </w:rPr>
              <w:t xml:space="preserve">29 февраля 2028 года / </w:t>
            </w:r>
            <w:proofErr w:type="spellStart"/>
            <w:r w:rsidRPr="00710552">
              <w:rPr>
                <w:rFonts w:ascii="Arial" w:hAnsi="Arial" w:cs="Arial"/>
                <w:color w:val="000000" w:themeColor="text1"/>
              </w:rPr>
              <w:t>February</w:t>
            </w:r>
            <w:proofErr w:type="spellEnd"/>
            <w:r w:rsidRPr="00710552">
              <w:rPr>
                <w:rFonts w:ascii="Arial" w:hAnsi="Arial" w:cs="Arial"/>
                <w:color w:val="000000" w:themeColor="text1"/>
              </w:rPr>
              <w:t xml:space="preserve"> 29, 2028</w:t>
            </w:r>
          </w:p>
        </w:tc>
      </w:tr>
      <w:tr w:rsidR="00710552" w:rsidRPr="007B6CAE" w14:paraId="461B712B"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3F81A375" w14:textId="77777777" w:rsidR="00C95F17" w:rsidRPr="00710552" w:rsidRDefault="001C5FC3">
            <w:pPr>
              <w:pStyle w:val="af"/>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5.</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B68A854" w14:textId="316A6CB6" w:rsidR="00C95F17" w:rsidRPr="00710552" w:rsidRDefault="001C5FC3">
            <w:pPr>
              <w:pStyle w:val="af"/>
              <w:tabs>
                <w:tab w:val="left" w:pos="0"/>
              </w:tabs>
              <w:spacing w:after="0" w:line="276" w:lineRule="auto"/>
              <w:rPr>
                <w:rFonts w:ascii="Arial" w:hAnsi="Arial" w:cs="Arial"/>
                <w:b/>
                <w:color w:val="000000" w:themeColor="text1"/>
                <w:spacing w:val="-2"/>
              </w:rPr>
            </w:pPr>
            <w:del w:id="103" w:author="Arina Dovzhenko" w:date="2025-11-28T16:13:00Z" w16du:dateUtc="2025-11-28T13:13:00Z">
              <w:r w:rsidRPr="00710552" w:rsidDel="005C0EF7">
                <w:rPr>
                  <w:rFonts w:ascii="Arial" w:hAnsi="Arial" w:cs="Arial"/>
                  <w:b/>
                  <w:color w:val="000000" w:themeColor="text1"/>
                  <w:spacing w:val="-2"/>
                </w:rPr>
                <w:delText xml:space="preserve">Вознаграждение </w:delText>
              </w:r>
            </w:del>
            <w:ins w:id="104" w:author="Arina Dovzhenko" w:date="2025-11-28T16:13:00Z" w16du:dateUtc="2025-11-28T13:13:00Z">
              <w:r w:rsidR="005C0EF7">
                <w:rPr>
                  <w:rFonts w:ascii="Arial" w:hAnsi="Arial" w:cs="Arial"/>
                  <w:b/>
                  <w:color w:val="000000" w:themeColor="text1"/>
                  <w:spacing w:val="-2"/>
                </w:rPr>
                <w:t>Плата</w:t>
              </w:r>
              <w:r w:rsidR="005C0EF7" w:rsidRPr="00710552">
                <w:rPr>
                  <w:rFonts w:ascii="Arial" w:hAnsi="Arial" w:cs="Arial"/>
                  <w:b/>
                  <w:color w:val="000000" w:themeColor="text1"/>
                  <w:spacing w:val="-2"/>
                </w:rPr>
                <w:t xml:space="preserve"> </w:t>
              </w:r>
            </w:ins>
            <w:r w:rsidRPr="00710552">
              <w:rPr>
                <w:rFonts w:ascii="Arial" w:hAnsi="Arial" w:cs="Arial"/>
                <w:b/>
                <w:color w:val="000000" w:themeColor="text1"/>
                <w:spacing w:val="-2"/>
              </w:rPr>
              <w:t xml:space="preserve">за Техническую и проектную поддержку / </w:t>
            </w:r>
          </w:p>
          <w:p w14:paraId="290E7CC7" w14:textId="77777777" w:rsidR="00C95F17" w:rsidRPr="00710552" w:rsidRDefault="001C5FC3" w:rsidP="00EC778B">
            <w:pPr>
              <w:pStyle w:val="af"/>
              <w:tabs>
                <w:tab w:val="left" w:pos="0"/>
              </w:tabs>
              <w:spacing w:after="120" w:line="276" w:lineRule="auto"/>
              <w:rPr>
                <w:rFonts w:ascii="Arial" w:hAnsi="Arial" w:cs="Arial"/>
                <w:b/>
                <w:color w:val="000000" w:themeColor="text1"/>
                <w:spacing w:val="-2"/>
                <w:lang w:val="en-US"/>
              </w:rPr>
            </w:pPr>
            <w:r w:rsidRPr="00710552">
              <w:rPr>
                <w:rFonts w:ascii="Arial" w:hAnsi="Arial" w:cs="Arial"/>
                <w:b/>
                <w:color w:val="000000" w:themeColor="text1"/>
                <w:spacing w:val="-2"/>
                <w:lang w:val="en-US"/>
              </w:rPr>
              <w:t>Technical and Design Support Fee</w:t>
            </w:r>
          </w:p>
        </w:tc>
        <w:tc>
          <w:tcPr>
            <w:tcW w:w="6379" w:type="dxa"/>
            <w:tcBorders>
              <w:top w:val="single" w:sz="4" w:space="0" w:color="000000"/>
              <w:left w:val="single" w:sz="4" w:space="0" w:color="000000"/>
              <w:bottom w:val="single" w:sz="4" w:space="0" w:color="000000"/>
              <w:right w:val="single" w:sz="4" w:space="0" w:color="000000"/>
            </w:tcBorders>
          </w:tcPr>
          <w:p w14:paraId="2BD5A540" w14:textId="0E18AF15" w:rsidR="00C95F17" w:rsidRPr="00D25D6D" w:rsidRDefault="001C5FC3">
            <w:pPr>
              <w:rPr>
                <w:rFonts w:ascii="Arial" w:hAnsi="Arial" w:cs="Arial"/>
                <w:color w:val="000000" w:themeColor="text1"/>
                <w:spacing w:val="-2"/>
                <w:rPrChange w:id="105" w:author="Arina Dovzhenko" w:date="2025-11-28T15:36:00Z" w16du:dateUtc="2025-11-28T12:36:00Z">
                  <w:rPr>
                    <w:rFonts w:ascii="Arial" w:hAnsi="Arial" w:cs="Arial"/>
                    <w:color w:val="000000" w:themeColor="text1"/>
                    <w:spacing w:val="-2"/>
                    <w:lang w:val="en-US"/>
                  </w:rPr>
                </w:rPrChange>
              </w:rPr>
            </w:pPr>
            <w:r w:rsidRPr="00D25D6D">
              <w:rPr>
                <w:rFonts w:ascii="Arial" w:hAnsi="Arial" w:cs="Arial"/>
                <w:color w:val="000000" w:themeColor="text1"/>
                <w:spacing w:val="-2"/>
                <w:rPrChange w:id="106" w:author="Arina Dovzhenko" w:date="2025-11-28T15:36:00Z" w16du:dateUtc="2025-11-28T12:36:00Z">
                  <w:rPr>
                    <w:rFonts w:ascii="Arial" w:hAnsi="Arial" w:cs="Arial"/>
                    <w:color w:val="000000" w:themeColor="text1"/>
                    <w:spacing w:val="-2"/>
                    <w:lang w:val="en-US"/>
                  </w:rPr>
                </w:rPrChange>
              </w:rPr>
              <w:t xml:space="preserve">175,000 </w:t>
            </w:r>
            <w:ins w:id="107" w:author="Arina Dovzhenko" w:date="2025-11-28T15:35:00Z" w16du:dateUtc="2025-11-28T12:35:00Z">
              <w:r w:rsidR="00D25D6D">
                <w:rPr>
                  <w:rFonts w:ascii="Arial" w:hAnsi="Arial" w:cs="Arial"/>
                  <w:color w:val="000000" w:themeColor="text1"/>
                  <w:spacing w:val="-2"/>
                </w:rPr>
                <w:t>(сто семьдесят пять т</w:t>
              </w:r>
            </w:ins>
            <w:ins w:id="108" w:author="Arina Dovzhenko" w:date="2025-11-28T15:36:00Z" w16du:dateUtc="2025-11-28T12:36:00Z">
              <w:r w:rsidR="00D25D6D">
                <w:rPr>
                  <w:rFonts w:ascii="Arial" w:hAnsi="Arial" w:cs="Arial"/>
                  <w:color w:val="000000" w:themeColor="text1"/>
                  <w:spacing w:val="-2"/>
                </w:rPr>
                <w:t xml:space="preserve">ысяч) </w:t>
              </w:r>
            </w:ins>
            <w:r w:rsidRPr="00710552">
              <w:rPr>
                <w:rFonts w:ascii="Arial" w:hAnsi="Arial" w:cs="Arial"/>
                <w:color w:val="000000" w:themeColor="text1"/>
                <w:spacing w:val="-2"/>
              </w:rPr>
              <w:t>долларов</w:t>
            </w:r>
            <w:r w:rsidRPr="00D25D6D">
              <w:rPr>
                <w:rFonts w:ascii="Arial" w:hAnsi="Arial" w:cs="Arial"/>
                <w:color w:val="000000" w:themeColor="text1"/>
                <w:spacing w:val="-2"/>
                <w:rPrChange w:id="109" w:author="Arina Dovzhenko" w:date="2025-11-28T15:36:00Z" w16du:dateUtc="2025-11-28T12:36:00Z">
                  <w:rPr>
                    <w:rFonts w:ascii="Arial" w:hAnsi="Arial" w:cs="Arial"/>
                    <w:color w:val="000000" w:themeColor="text1"/>
                    <w:spacing w:val="-2"/>
                    <w:lang w:val="en-US"/>
                  </w:rPr>
                </w:rPrChange>
              </w:rPr>
              <w:t xml:space="preserve"> </w:t>
            </w:r>
            <w:r w:rsidRPr="00710552">
              <w:rPr>
                <w:rFonts w:ascii="Arial" w:hAnsi="Arial" w:cs="Arial"/>
                <w:color w:val="000000" w:themeColor="text1"/>
                <w:spacing w:val="-2"/>
              </w:rPr>
              <w:t>США</w:t>
            </w:r>
            <w:r w:rsidRPr="00D25D6D">
              <w:rPr>
                <w:rFonts w:ascii="Arial" w:hAnsi="Arial" w:cs="Arial"/>
                <w:color w:val="000000" w:themeColor="text1"/>
                <w:spacing w:val="-2"/>
                <w:rPrChange w:id="110" w:author="Arina Dovzhenko" w:date="2025-11-28T15:36:00Z" w16du:dateUtc="2025-11-28T12:36:00Z">
                  <w:rPr>
                    <w:rFonts w:ascii="Arial" w:hAnsi="Arial" w:cs="Arial"/>
                    <w:color w:val="000000" w:themeColor="text1"/>
                    <w:spacing w:val="-2"/>
                    <w:lang w:val="en-US"/>
                  </w:rPr>
                </w:rPrChange>
              </w:rPr>
              <w:t xml:space="preserve"> </w:t>
            </w:r>
            <w:r w:rsidRPr="00D25D6D">
              <w:rPr>
                <w:rFonts w:ascii="Arial" w:hAnsi="Arial" w:cs="Arial"/>
                <w:color w:val="000000" w:themeColor="text1"/>
                <w:rPrChange w:id="111" w:author="Arina Dovzhenko" w:date="2025-11-28T15:36:00Z" w16du:dateUtc="2025-11-28T12:36:00Z">
                  <w:rPr>
                    <w:rFonts w:ascii="Arial" w:hAnsi="Arial" w:cs="Arial"/>
                    <w:color w:val="000000" w:themeColor="text1"/>
                    <w:lang w:val="en-US"/>
                  </w:rPr>
                </w:rPrChange>
              </w:rPr>
              <w:t>/</w:t>
            </w:r>
          </w:p>
          <w:p w14:paraId="07A0FD20" w14:textId="4130E5FB" w:rsidR="00C95F17" w:rsidRPr="00710552" w:rsidRDefault="001C5FC3">
            <w:pPr>
              <w:rPr>
                <w:rFonts w:ascii="Arial" w:hAnsi="Arial" w:cs="Arial"/>
                <w:color w:val="000000" w:themeColor="text1"/>
                <w:spacing w:val="-2"/>
                <w:lang w:val="en-US"/>
              </w:rPr>
            </w:pPr>
            <w:r w:rsidRPr="00710552">
              <w:rPr>
                <w:rFonts w:ascii="Arial" w:hAnsi="Arial" w:cs="Arial"/>
                <w:color w:val="000000" w:themeColor="text1"/>
                <w:spacing w:val="-2"/>
                <w:lang w:val="en-US"/>
              </w:rPr>
              <w:t xml:space="preserve">USD 175,000 (one hundred and </w:t>
            </w:r>
            <w:r w:rsidR="00207872" w:rsidRPr="00710552">
              <w:rPr>
                <w:rFonts w:ascii="Arial" w:hAnsi="Arial" w:cs="Arial"/>
                <w:color w:val="000000" w:themeColor="text1"/>
                <w:spacing w:val="-2"/>
                <w:lang w:val="en-US"/>
              </w:rPr>
              <w:t>seventy</w:t>
            </w:r>
            <w:r w:rsidRPr="00710552">
              <w:rPr>
                <w:rFonts w:ascii="Arial" w:hAnsi="Arial" w:cs="Arial"/>
                <w:color w:val="000000" w:themeColor="text1"/>
                <w:spacing w:val="-2"/>
                <w:lang w:val="en-US"/>
              </w:rPr>
              <w:t>-five thousand</w:t>
            </w:r>
            <w:ins w:id="112" w:author="Arina Dovzhenko" w:date="2025-11-28T15:36:00Z" w16du:dateUtc="2025-11-28T12:36:00Z">
              <w:r w:rsidR="00D25D6D" w:rsidRPr="00D25D6D">
                <w:rPr>
                  <w:rFonts w:ascii="Arial" w:hAnsi="Arial" w:cs="Arial"/>
                  <w:color w:val="000000" w:themeColor="text1"/>
                  <w:spacing w:val="-2"/>
                  <w:lang w:val="en-US"/>
                  <w:rPrChange w:id="113" w:author="Arina Dovzhenko" w:date="2025-11-28T15:36:00Z" w16du:dateUtc="2025-11-28T12:36:00Z">
                    <w:rPr>
                      <w:rFonts w:ascii="Arial" w:hAnsi="Arial" w:cs="Arial"/>
                      <w:color w:val="000000" w:themeColor="text1"/>
                      <w:spacing w:val="-2"/>
                    </w:rPr>
                  </w:rPrChange>
                </w:rPr>
                <w:t>)</w:t>
              </w:r>
            </w:ins>
            <w:r w:rsidR="00F03FAB" w:rsidRPr="00710552">
              <w:rPr>
                <w:rFonts w:ascii="Arial" w:hAnsi="Arial" w:cs="Arial"/>
                <w:color w:val="000000" w:themeColor="text1"/>
                <w:spacing w:val="-2"/>
                <w:lang w:val="en-US"/>
              </w:rPr>
              <w:t xml:space="preserve"> US Dollar</w:t>
            </w:r>
            <w:del w:id="114" w:author="Arina Dovzhenko" w:date="2025-11-28T15:36:00Z" w16du:dateUtc="2025-11-28T12:36:00Z">
              <w:r w:rsidRPr="00710552" w:rsidDel="00D25D6D">
                <w:rPr>
                  <w:rFonts w:ascii="Arial" w:hAnsi="Arial" w:cs="Arial"/>
                  <w:color w:val="000000" w:themeColor="text1"/>
                  <w:spacing w:val="-2"/>
                  <w:lang w:val="en-US"/>
                </w:rPr>
                <w:delText>)</w:delText>
              </w:r>
            </w:del>
          </w:p>
        </w:tc>
      </w:tr>
      <w:tr w:rsidR="00710552" w:rsidRPr="007B6CAE" w14:paraId="43662579" w14:textId="77777777" w:rsidTr="00D31197">
        <w:trPr>
          <w:trHeight w:val="1727"/>
        </w:trPr>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5D14F78" w14:textId="77777777" w:rsidR="00C95F17" w:rsidRPr="00710552" w:rsidRDefault="001C5FC3">
            <w:pPr>
              <w:pStyle w:val="af"/>
              <w:keepNext/>
              <w:keepLines/>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lastRenderedPageBreak/>
              <w:t>6.</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9E2880E" w14:textId="77777777" w:rsidR="00C95F17" w:rsidRPr="00710552" w:rsidRDefault="001C5FC3">
            <w:pPr>
              <w:pStyle w:val="af"/>
              <w:keepNext/>
              <w:keepLines/>
              <w:tabs>
                <w:tab w:val="left" w:pos="394"/>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Оплата / </w:t>
            </w:r>
            <w:proofErr w:type="spellStart"/>
            <w:r w:rsidRPr="00710552">
              <w:rPr>
                <w:rFonts w:ascii="Arial" w:hAnsi="Arial" w:cs="Arial"/>
                <w:b/>
                <w:color w:val="000000" w:themeColor="text1"/>
                <w:spacing w:val="-2"/>
              </w:rPr>
              <w:t>Payment</w:t>
            </w:r>
            <w:proofErr w:type="spellEnd"/>
            <w:r w:rsidRPr="00710552">
              <w:rPr>
                <w:rFonts w:ascii="Arial" w:hAnsi="Arial" w:cs="Arial"/>
                <w:b/>
                <w:color w:val="000000" w:themeColor="text1"/>
                <w:spacing w:val="-2"/>
              </w:rPr>
              <w:t xml:space="preserve"> </w:t>
            </w:r>
          </w:p>
        </w:tc>
        <w:tc>
          <w:tcPr>
            <w:tcW w:w="6379" w:type="dxa"/>
            <w:tcBorders>
              <w:top w:val="single" w:sz="4" w:space="0" w:color="000000"/>
              <w:left w:val="single" w:sz="4" w:space="0" w:color="000000"/>
              <w:bottom w:val="single" w:sz="4" w:space="0" w:color="000000"/>
              <w:right w:val="single" w:sz="4" w:space="0" w:color="000000"/>
            </w:tcBorders>
          </w:tcPr>
          <w:p w14:paraId="328A7CA5" w14:textId="19CA0401" w:rsidR="00C95F17" w:rsidRPr="00710552" w:rsidRDefault="001C5FC3">
            <w:pPr>
              <w:pStyle w:val="af"/>
              <w:keepNext/>
              <w:keepLines/>
              <w:spacing w:after="0" w:line="276" w:lineRule="auto"/>
              <w:rPr>
                <w:rFonts w:ascii="Arial" w:hAnsi="Arial" w:cs="Arial"/>
                <w:color w:val="000000" w:themeColor="text1"/>
              </w:rPr>
            </w:pPr>
            <w:r w:rsidRPr="00710552">
              <w:rPr>
                <w:rFonts w:ascii="Arial" w:hAnsi="Arial" w:cs="Arial"/>
                <w:color w:val="000000" w:themeColor="text1"/>
              </w:rPr>
              <w:t xml:space="preserve">Плата за техническую и </w:t>
            </w:r>
            <w:del w:id="115" w:author="Arina Dovzhenko" w:date="2025-11-28T15:36:00Z" w16du:dateUtc="2025-11-28T12:36:00Z">
              <w:r w:rsidRPr="00710552" w:rsidDel="00D25D6D">
                <w:rPr>
                  <w:rFonts w:ascii="Arial" w:hAnsi="Arial" w:cs="Arial"/>
                  <w:color w:val="000000" w:themeColor="text1"/>
                </w:rPr>
                <w:delText xml:space="preserve">дизайнерскую </w:delText>
              </w:r>
            </w:del>
            <w:ins w:id="116" w:author="Arina Dovzhenko" w:date="2025-11-28T15:36:00Z" w16du:dateUtc="2025-11-28T12:36:00Z">
              <w:r w:rsidR="00D25D6D">
                <w:rPr>
                  <w:rFonts w:ascii="Arial" w:hAnsi="Arial" w:cs="Arial"/>
                  <w:color w:val="000000" w:themeColor="text1"/>
                </w:rPr>
                <w:t>проектную</w:t>
              </w:r>
              <w:r w:rsidR="00D25D6D" w:rsidRPr="00710552">
                <w:rPr>
                  <w:rFonts w:ascii="Arial" w:hAnsi="Arial" w:cs="Arial"/>
                  <w:color w:val="000000" w:themeColor="text1"/>
                </w:rPr>
                <w:t xml:space="preserve"> </w:t>
              </w:r>
            </w:ins>
            <w:r w:rsidRPr="00710552">
              <w:rPr>
                <w:rFonts w:ascii="Arial" w:hAnsi="Arial" w:cs="Arial"/>
                <w:color w:val="000000" w:themeColor="text1"/>
              </w:rPr>
              <w:t xml:space="preserve">поддержку и другие платежи, причитающиеся DI </w:t>
            </w:r>
            <w:proofErr w:type="gramStart"/>
            <w:r w:rsidRPr="00710552">
              <w:rPr>
                <w:rFonts w:ascii="Arial" w:hAnsi="Arial" w:cs="Arial"/>
                <w:color w:val="000000" w:themeColor="text1"/>
              </w:rPr>
              <w:t>от Владел</w:t>
            </w:r>
            <w:proofErr w:type="gramEnd"/>
            <w:del w:id="117" w:author="Arina Dovzhenko" w:date="2025-11-28T15:36:00Z" w16du:dateUtc="2025-11-28T12:36:00Z">
              <w:r w:rsidRPr="00710552" w:rsidDel="00D25D6D">
                <w:rPr>
                  <w:rFonts w:ascii="Arial" w:hAnsi="Arial" w:cs="Arial"/>
                  <w:color w:val="000000" w:themeColor="text1"/>
                </w:rPr>
                <w:delText>е</w:delText>
              </w:r>
            </w:del>
            <w:ins w:id="118" w:author="Arina Dovzhenko" w:date="2025-11-28T15:36:00Z" w16du:dateUtc="2025-11-28T12:36:00Z">
              <w:r w:rsidR="00D25D6D">
                <w:rPr>
                  <w:rFonts w:ascii="Arial" w:hAnsi="Arial" w:cs="Arial"/>
                  <w:color w:val="000000" w:themeColor="text1"/>
                </w:rPr>
                <w:t>ь</w:t>
              </w:r>
            </w:ins>
            <w:r w:rsidRPr="00710552">
              <w:rPr>
                <w:rFonts w:ascii="Arial" w:hAnsi="Arial" w:cs="Arial"/>
                <w:color w:val="000000" w:themeColor="text1"/>
              </w:rPr>
              <w:t>ца, должны быть оплачены в соответствии с графиком, описанным в Разделе 3.2, в течение 15 Рабочих дней после доставки счета, выставленного DI. /</w:t>
            </w:r>
          </w:p>
          <w:p w14:paraId="05DC8D94" w14:textId="77777777" w:rsidR="00C95F17" w:rsidRPr="00710552" w:rsidRDefault="00C95F17">
            <w:pPr>
              <w:pStyle w:val="af"/>
              <w:keepNext/>
              <w:keepLines/>
              <w:spacing w:after="0" w:line="276" w:lineRule="auto"/>
              <w:rPr>
                <w:rFonts w:ascii="Arial" w:hAnsi="Arial" w:cs="Arial"/>
                <w:color w:val="000000" w:themeColor="text1"/>
              </w:rPr>
            </w:pPr>
          </w:p>
          <w:p w14:paraId="79300CC0" w14:textId="77777777" w:rsidR="00C95F17" w:rsidRPr="00710552" w:rsidRDefault="001C5FC3" w:rsidP="00EC778B">
            <w:pPr>
              <w:pStyle w:val="af"/>
              <w:keepNext/>
              <w:keepLines/>
              <w:spacing w:after="120" w:line="276" w:lineRule="auto"/>
              <w:rPr>
                <w:rFonts w:ascii="Arial" w:hAnsi="Arial" w:cs="Arial"/>
                <w:color w:val="000000" w:themeColor="text1"/>
                <w:lang w:val="en-US"/>
              </w:rPr>
            </w:pPr>
            <w:r w:rsidRPr="00710552">
              <w:rPr>
                <w:rFonts w:ascii="Arial" w:hAnsi="Arial" w:cs="Arial"/>
                <w:color w:val="000000" w:themeColor="text1"/>
                <w:lang w:val="en-US"/>
              </w:rPr>
              <w:t xml:space="preserve">The </w:t>
            </w:r>
            <w:r w:rsidRPr="00710552">
              <w:rPr>
                <w:rFonts w:ascii="Arial" w:hAnsi="Arial" w:cs="Arial"/>
                <w:color w:val="000000" w:themeColor="text1"/>
                <w:spacing w:val="-2"/>
                <w:lang w:val="en-US"/>
              </w:rPr>
              <w:t xml:space="preserve">Technical and Design Support Fee </w:t>
            </w:r>
            <w:r w:rsidRPr="00710552">
              <w:rPr>
                <w:rFonts w:ascii="Arial" w:hAnsi="Arial" w:cs="Arial"/>
                <w:color w:val="000000" w:themeColor="text1"/>
                <w:lang w:val="en-US"/>
              </w:rPr>
              <w:t>and other payments due from the Owner to DI shall be paid per schedule described in Section 3.2 within fifteen (15) Business Days following the delivery of the invoice issued by DI.</w:t>
            </w:r>
          </w:p>
        </w:tc>
      </w:tr>
      <w:tr w:rsidR="00710552" w:rsidRPr="00710552" w14:paraId="14FF5DA7" w14:textId="77777777" w:rsidTr="00D31197">
        <w:trPr>
          <w:trHeight w:val="269"/>
        </w:trPr>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40B87962" w14:textId="77777777" w:rsidR="00C95F17" w:rsidRPr="00710552" w:rsidRDefault="001C5FC3">
            <w:pPr>
              <w:pStyle w:val="af"/>
              <w:tabs>
                <w:tab w:val="left" w:pos="34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7.</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00158A0F" w14:textId="77777777" w:rsidR="00C95F17" w:rsidRPr="00710552" w:rsidRDefault="001C5FC3" w:rsidP="00EC778B">
            <w:pPr>
              <w:pStyle w:val="af"/>
              <w:tabs>
                <w:tab w:val="left" w:pos="346"/>
              </w:tabs>
              <w:spacing w:after="12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Территория / </w:t>
            </w:r>
            <w:proofErr w:type="spellStart"/>
            <w:r w:rsidRPr="00710552">
              <w:rPr>
                <w:rFonts w:ascii="Arial" w:hAnsi="Arial" w:cs="Arial"/>
                <w:b/>
                <w:color w:val="000000" w:themeColor="text1"/>
                <w:spacing w:val="-2"/>
              </w:rPr>
              <w:t>Territory</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555E12AD" w14:textId="77777777" w:rsidR="00C95F17" w:rsidRPr="00710552" w:rsidRDefault="001C5FC3" w:rsidP="00EC778B">
            <w:pPr>
              <w:pStyle w:val="af"/>
              <w:keepNext/>
              <w:keepLines/>
              <w:spacing w:after="120" w:line="276" w:lineRule="auto"/>
              <w:rPr>
                <w:rFonts w:ascii="Arial" w:hAnsi="Arial" w:cs="Arial"/>
                <w:color w:val="000000" w:themeColor="text1"/>
              </w:rPr>
            </w:pPr>
            <w:r w:rsidRPr="00710552">
              <w:rPr>
                <w:rFonts w:ascii="Arial" w:hAnsi="Arial" w:cs="Arial"/>
                <w:color w:val="000000" w:themeColor="text1"/>
              </w:rPr>
              <w:t>Российская Федерация / Russian Federation</w:t>
            </w:r>
          </w:p>
        </w:tc>
      </w:tr>
      <w:tr w:rsidR="00710552" w:rsidRPr="00710552" w14:paraId="78121BC8"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3B898E0" w14:textId="77777777" w:rsidR="00C95F17" w:rsidRPr="00710552" w:rsidRDefault="001C5FC3">
            <w:pPr>
              <w:pStyle w:val="af"/>
              <w:tabs>
                <w:tab w:val="left" w:pos="37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8.</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7BCD8E9B" w14:textId="77777777" w:rsidR="00C95F17" w:rsidRPr="00710552" w:rsidRDefault="001C5FC3">
            <w:pPr>
              <w:pStyle w:val="af"/>
              <w:tabs>
                <w:tab w:val="left" w:pos="376"/>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Применимое право /</w:t>
            </w:r>
          </w:p>
          <w:p w14:paraId="17E4CA38" w14:textId="77777777" w:rsidR="00C95F17" w:rsidRPr="00710552" w:rsidRDefault="001C5FC3" w:rsidP="00EC778B">
            <w:pPr>
              <w:pStyle w:val="af"/>
              <w:tabs>
                <w:tab w:val="left" w:pos="376"/>
              </w:tabs>
              <w:spacing w:after="120" w:line="276" w:lineRule="auto"/>
              <w:ind w:left="374" w:hanging="374"/>
              <w:rPr>
                <w:rFonts w:ascii="Arial" w:hAnsi="Arial" w:cs="Arial"/>
                <w:b/>
                <w:color w:val="000000" w:themeColor="text1"/>
                <w:spacing w:val="-2"/>
              </w:rPr>
            </w:pPr>
            <w:proofErr w:type="spellStart"/>
            <w:r w:rsidRPr="00710552">
              <w:rPr>
                <w:rFonts w:ascii="Arial" w:hAnsi="Arial" w:cs="Arial"/>
                <w:b/>
                <w:color w:val="000000" w:themeColor="text1"/>
                <w:spacing w:val="-2"/>
              </w:rPr>
              <w:t>Governing</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Law</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3F2E8E33" w14:textId="77777777" w:rsidR="00C95F17" w:rsidRPr="00710552" w:rsidRDefault="001C5FC3">
            <w:pPr>
              <w:pStyle w:val="af"/>
              <w:keepNext/>
              <w:keepLines/>
              <w:spacing w:after="0" w:line="276" w:lineRule="auto"/>
              <w:rPr>
                <w:rFonts w:ascii="Arial" w:hAnsi="Arial" w:cs="Arial"/>
                <w:b/>
                <w:color w:val="000000" w:themeColor="text1"/>
              </w:rPr>
            </w:pPr>
            <w:r w:rsidRPr="00710552">
              <w:rPr>
                <w:rFonts w:ascii="Arial" w:hAnsi="Arial" w:cs="Arial"/>
                <w:color w:val="000000" w:themeColor="text1"/>
              </w:rPr>
              <w:t xml:space="preserve">Российское право / Russian </w:t>
            </w:r>
            <w:proofErr w:type="spellStart"/>
            <w:r w:rsidRPr="00710552">
              <w:rPr>
                <w:rFonts w:ascii="Arial" w:hAnsi="Arial" w:cs="Arial"/>
                <w:color w:val="000000" w:themeColor="text1"/>
              </w:rPr>
              <w:t>Law</w:t>
            </w:r>
            <w:proofErr w:type="spellEnd"/>
          </w:p>
        </w:tc>
      </w:tr>
      <w:tr w:rsidR="00710552" w:rsidRPr="007B6CAE" w14:paraId="32A08C3D"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69C0BF04"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9.</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26CE3EE" w14:textId="77777777" w:rsidR="00C95F17" w:rsidRPr="00710552" w:rsidRDefault="001C5FC3">
            <w:pPr>
              <w:pStyle w:val="af"/>
              <w:tabs>
                <w:tab w:val="left" w:pos="361"/>
              </w:tabs>
              <w:spacing w:after="0" w:line="276" w:lineRule="auto"/>
              <w:ind w:left="376" w:hanging="376"/>
              <w:rPr>
                <w:rFonts w:ascii="Arial" w:hAnsi="Arial" w:cs="Arial"/>
                <w:b/>
                <w:color w:val="000000" w:themeColor="text1"/>
              </w:rPr>
            </w:pPr>
            <w:r w:rsidRPr="00710552">
              <w:rPr>
                <w:rFonts w:ascii="Arial" w:hAnsi="Arial" w:cs="Arial"/>
                <w:b/>
                <w:color w:val="000000" w:themeColor="text1"/>
              </w:rPr>
              <w:t xml:space="preserve">Разрешение споров / </w:t>
            </w:r>
          </w:p>
          <w:p w14:paraId="4670F561" w14:textId="77777777" w:rsidR="00C95F17" w:rsidRPr="00710552" w:rsidRDefault="001C5FC3">
            <w:pPr>
              <w:pStyle w:val="af"/>
              <w:tabs>
                <w:tab w:val="left" w:pos="361"/>
              </w:tabs>
              <w:spacing w:after="0" w:line="276" w:lineRule="auto"/>
              <w:ind w:left="376" w:hanging="376"/>
              <w:rPr>
                <w:rFonts w:ascii="Arial" w:hAnsi="Arial" w:cs="Arial"/>
                <w:b/>
                <w:color w:val="000000" w:themeColor="text1"/>
                <w:spacing w:val="-2"/>
              </w:rPr>
            </w:pPr>
            <w:proofErr w:type="spellStart"/>
            <w:r w:rsidRPr="00710552">
              <w:rPr>
                <w:rFonts w:ascii="Arial" w:hAnsi="Arial" w:cs="Arial"/>
                <w:b/>
                <w:color w:val="000000" w:themeColor="text1"/>
              </w:rPr>
              <w:t>Dispute</w:t>
            </w:r>
            <w:proofErr w:type="spellEnd"/>
            <w:r w:rsidRPr="00710552">
              <w:rPr>
                <w:rFonts w:ascii="Arial" w:hAnsi="Arial" w:cs="Arial"/>
                <w:b/>
                <w:color w:val="000000" w:themeColor="text1"/>
              </w:rPr>
              <w:t xml:space="preserve"> </w:t>
            </w:r>
            <w:proofErr w:type="spellStart"/>
            <w:r w:rsidRPr="00710552">
              <w:rPr>
                <w:rFonts w:ascii="Arial" w:hAnsi="Arial" w:cs="Arial"/>
                <w:b/>
                <w:color w:val="000000" w:themeColor="text1"/>
              </w:rPr>
              <w:t>Resolution</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768274DC" w14:textId="5CEDC4BA" w:rsidR="00C95F17" w:rsidRPr="00710552" w:rsidRDefault="001C5FC3">
            <w:pPr>
              <w:pStyle w:val="af"/>
              <w:widowControl w:val="0"/>
              <w:spacing w:before="120" w:after="120" w:line="276" w:lineRule="auto"/>
              <w:rPr>
                <w:rFonts w:ascii="Arial" w:hAnsi="Arial" w:cs="Arial"/>
                <w:color w:val="000000" w:themeColor="text1"/>
              </w:rPr>
            </w:pPr>
            <w:r w:rsidRPr="00710552">
              <w:rPr>
                <w:rFonts w:ascii="Arial" w:hAnsi="Arial" w:cs="Arial"/>
                <w:color w:val="000000" w:themeColor="text1"/>
              </w:rPr>
              <w:t>Международный арбитражный центр в Гонконге</w:t>
            </w:r>
            <w:ins w:id="119" w:author="Arina Dovzhenko" w:date="2025-11-28T15:37:00Z" w16du:dateUtc="2025-11-28T12:37:00Z">
              <w:r w:rsidR="00D25D6D" w:rsidRPr="00D25D6D">
                <w:rPr>
                  <w:rFonts w:ascii="Arial" w:hAnsi="Arial" w:cs="Arial"/>
                  <w:color w:val="000000" w:themeColor="text1"/>
                  <w:rPrChange w:id="120" w:author="Arina Dovzhenko" w:date="2025-11-28T15:37:00Z" w16du:dateUtc="2025-11-28T12:37:00Z">
                    <w:rPr>
                      <w:rFonts w:ascii="Arial" w:hAnsi="Arial" w:cs="Arial"/>
                      <w:color w:val="000000" w:themeColor="text1"/>
                      <w:lang w:val="en-US"/>
                    </w:rPr>
                  </w:rPrChange>
                </w:rPr>
                <w:t xml:space="preserve"> </w:t>
              </w:r>
              <w:r w:rsidR="00D25D6D" w:rsidRPr="00D25D6D">
                <w:rPr>
                  <w:rFonts w:ascii="Arial" w:hAnsi="Arial" w:cs="Arial"/>
                  <w:color w:val="000000" w:themeColor="text1"/>
                  <w:rPrChange w:id="121" w:author="Arina Dovzhenko" w:date="2025-11-28T15:37:00Z" w16du:dateUtc="2025-11-28T12:37:00Z">
                    <w:rPr>
                      <w:spacing w:val="-2"/>
                      <w:sz w:val="16"/>
                    </w:rPr>
                  </w:rPrChange>
                </w:rPr>
                <w:t>(</w:t>
              </w:r>
              <w:proofErr w:type="gramStart"/>
              <w:r w:rsidR="00D25D6D" w:rsidRPr="00D25D6D">
                <w:rPr>
                  <w:rFonts w:ascii="Arial" w:hAnsi="Arial" w:cs="Arial"/>
                  <w:color w:val="000000" w:themeColor="text1"/>
                  <w:rPrChange w:id="122" w:author="Arina Dovzhenko" w:date="2025-11-28T15:37:00Z" w16du:dateUtc="2025-11-28T12:37:00Z">
                    <w:rPr>
                      <w:spacing w:val="-2"/>
                      <w:sz w:val="16"/>
                    </w:rPr>
                  </w:rPrChange>
                </w:rPr>
                <w:t>HKIAC)</w:t>
              </w:r>
              <w:r w:rsidR="00D25D6D">
                <w:rPr>
                  <w:spacing w:val="-2"/>
                  <w:sz w:val="16"/>
                </w:rPr>
                <w:t xml:space="preserve"> </w:t>
              </w:r>
            </w:ins>
            <w:r w:rsidRPr="00710552">
              <w:rPr>
                <w:rFonts w:ascii="Arial" w:hAnsi="Arial" w:cs="Arial"/>
                <w:color w:val="000000" w:themeColor="text1"/>
              </w:rPr>
              <w:t xml:space="preserve"> /</w:t>
            </w:r>
            <w:proofErr w:type="gramEnd"/>
          </w:p>
          <w:p w14:paraId="05CA07F9" w14:textId="05B16550" w:rsidR="00C95F17" w:rsidRPr="00D25D6D" w:rsidRDefault="001C5FC3">
            <w:pPr>
              <w:pStyle w:val="af"/>
              <w:widowControl w:val="0"/>
              <w:spacing w:before="120" w:after="120" w:line="276" w:lineRule="auto"/>
              <w:rPr>
                <w:rFonts w:ascii="Arial" w:hAnsi="Arial" w:cs="Arial"/>
                <w:color w:val="000000" w:themeColor="text1"/>
                <w:highlight w:val="yellow"/>
                <w:lang w:val="en-US"/>
              </w:rPr>
            </w:pPr>
            <w:r w:rsidRPr="00710552">
              <w:rPr>
                <w:rFonts w:ascii="Arial" w:hAnsi="Arial" w:cs="Arial"/>
                <w:color w:val="000000" w:themeColor="text1"/>
                <w:lang w:val="en-US"/>
              </w:rPr>
              <w:t xml:space="preserve">Hong Kong International Arbitration </w:t>
            </w:r>
            <w:r w:rsidRPr="00294052">
              <w:rPr>
                <w:rFonts w:ascii="Arial" w:hAnsi="Arial" w:cs="Arial"/>
                <w:color w:val="000000" w:themeColor="text1"/>
                <w:lang w:val="en-US"/>
              </w:rPr>
              <w:t>Centre</w:t>
            </w:r>
            <w:ins w:id="123" w:author="Arina Dovzhenko" w:date="2025-11-28T15:37:00Z" w16du:dateUtc="2025-11-28T12:37:00Z">
              <w:r w:rsidR="00D25D6D" w:rsidRPr="00294052">
                <w:rPr>
                  <w:rFonts w:ascii="Arial" w:hAnsi="Arial" w:cs="Arial"/>
                  <w:color w:val="000000" w:themeColor="text1"/>
                  <w:lang w:val="en-US"/>
                </w:rPr>
                <w:t xml:space="preserve"> </w:t>
              </w:r>
              <w:r w:rsidR="00D25D6D" w:rsidRPr="00294052">
                <w:rPr>
                  <w:rFonts w:ascii="Arial" w:hAnsi="Arial" w:cs="Arial"/>
                  <w:color w:val="000000" w:themeColor="text1"/>
                  <w:lang w:val="en-US"/>
                  <w:rPrChange w:id="124" w:author="Arina Dovzhenko" w:date="2025-11-28T18:18:00Z" w16du:dateUtc="2025-11-28T15:18:00Z">
                    <w:rPr>
                      <w:spacing w:val="-2"/>
                      <w:sz w:val="16"/>
                    </w:rPr>
                  </w:rPrChange>
                </w:rPr>
                <w:t>(HKIAC)</w:t>
              </w:r>
            </w:ins>
          </w:p>
        </w:tc>
      </w:tr>
    </w:tbl>
    <w:p w14:paraId="5430BD27" w14:textId="77777777" w:rsidR="00C95F17" w:rsidRPr="00710552" w:rsidRDefault="00C95F17">
      <w:pPr>
        <w:spacing w:line="276" w:lineRule="auto"/>
        <w:jc w:val="center"/>
        <w:rPr>
          <w:rFonts w:ascii="Arial" w:hAnsi="Arial" w:cs="Arial"/>
          <w:b/>
          <w:smallCaps/>
          <w:color w:val="000000" w:themeColor="text1"/>
          <w:spacing w:val="-2"/>
          <w:lang w:val="en-US"/>
        </w:rPr>
      </w:pPr>
    </w:p>
    <w:p w14:paraId="6CD55576" w14:textId="77777777" w:rsidR="00C95F17" w:rsidRPr="00710552" w:rsidRDefault="001C5FC3">
      <w:pPr>
        <w:rPr>
          <w:rFonts w:ascii="Arial" w:hAnsi="Arial" w:cs="Arial"/>
          <w:b/>
          <w:smallCaps/>
          <w:color w:val="000000" w:themeColor="text1"/>
          <w:spacing w:val="-2"/>
          <w:lang w:val="en-US"/>
        </w:rPr>
      </w:pPr>
      <w:r w:rsidRPr="00710552">
        <w:rPr>
          <w:rFonts w:ascii="Arial" w:hAnsi="Arial" w:cs="Arial"/>
          <w:b/>
          <w:smallCaps/>
          <w:color w:val="000000" w:themeColor="text1"/>
          <w:spacing w:val="-2"/>
          <w:lang w:val="en-US"/>
        </w:rPr>
        <w:br w:type="page"/>
      </w:r>
    </w:p>
    <w:p w14:paraId="4F3C76F8" w14:textId="55F7C9FB" w:rsidR="00C95F17" w:rsidRPr="00710552" w:rsidRDefault="00FB3A71" w:rsidP="00FB3A71">
      <w:pPr>
        <w:pageBreakBefore/>
        <w:spacing w:line="276" w:lineRule="auto"/>
        <w:jc w:val="center"/>
        <w:outlineLvl w:val="0"/>
        <w:rPr>
          <w:rFonts w:ascii="Arial" w:hAnsi="Arial" w:cs="Arial"/>
          <w:b/>
          <w:smallCaps/>
          <w:color w:val="000000" w:themeColor="text1"/>
          <w:spacing w:val="-2"/>
          <w:lang w:val="en-US"/>
        </w:rPr>
      </w:pPr>
      <w:r w:rsidRPr="00710552">
        <w:rPr>
          <w:rFonts w:ascii="Arial" w:hAnsi="Arial" w:cs="Arial"/>
          <w:b/>
          <w:color w:val="000000" w:themeColor="text1"/>
          <w:spacing w:val="-2"/>
        </w:rPr>
        <w:lastRenderedPageBreak/>
        <w:t>Часть</w:t>
      </w:r>
      <w:r w:rsidR="00EC778B" w:rsidRPr="00710552">
        <w:rPr>
          <w:rFonts w:ascii="Arial" w:hAnsi="Arial" w:cs="Arial"/>
          <w:b/>
          <w:color w:val="000000" w:themeColor="text1"/>
          <w:spacing w:val="-2"/>
          <w:lang w:val="en-US"/>
        </w:rPr>
        <w:t xml:space="preserve"> 2 </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Общие</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условия</w:t>
      </w:r>
      <w:r w:rsidRPr="00710552">
        <w:rPr>
          <w:rFonts w:ascii="Arial" w:hAnsi="Arial" w:cs="Arial"/>
          <w:b/>
          <w:color w:val="000000" w:themeColor="text1"/>
          <w:spacing w:val="-2"/>
          <w:lang w:val="en-US"/>
        </w:rPr>
        <w:t xml:space="preserve"> / Part 2 – General Terms and Conditions</w:t>
      </w:r>
      <w:r w:rsidRPr="00710552" w:rsidDel="00FB3A71">
        <w:rPr>
          <w:rFonts w:ascii="Arial" w:hAnsi="Arial" w:cs="Arial"/>
          <w:b/>
          <w:smallCaps/>
          <w:color w:val="000000" w:themeColor="text1"/>
          <w:spacing w:val="-2"/>
          <w:lang w:val="en-US"/>
        </w:rPr>
        <w:t xml:space="preserve"> </w:t>
      </w:r>
    </w:p>
    <w:tbl>
      <w:tblPr>
        <w:tblStyle w:val="afffd"/>
        <w:tblW w:w="9356" w:type="dxa"/>
        <w:jc w:val="center"/>
        <w:tblLayout w:type="fixed"/>
        <w:tblLook w:val="04A0" w:firstRow="1" w:lastRow="0" w:firstColumn="1" w:lastColumn="0" w:noHBand="0" w:noVBand="1"/>
      </w:tblPr>
      <w:tblGrid>
        <w:gridCol w:w="4678"/>
        <w:gridCol w:w="4678"/>
      </w:tblGrid>
      <w:tr w:rsidR="00710552" w:rsidRPr="007B6CAE" w14:paraId="3EFE4643" w14:textId="77777777" w:rsidTr="00D31197">
        <w:trPr>
          <w:trHeight w:val="296"/>
          <w:jc w:val="center"/>
        </w:trPr>
        <w:tc>
          <w:tcPr>
            <w:tcW w:w="4678" w:type="dxa"/>
          </w:tcPr>
          <w:p w14:paraId="4C0863A2" w14:textId="2E5E2923" w:rsidR="00D31197" w:rsidRPr="00710552" w:rsidRDefault="00D31197" w:rsidP="00D31197">
            <w:pPr>
              <w:pStyle w:val="Heading16pt"/>
              <w:spacing w:after="120" w:line="276" w:lineRule="auto"/>
              <w:jc w:val="center"/>
              <w:rPr>
                <w:rFonts w:cs="Arial"/>
                <w:caps/>
                <w:color w:val="000000" w:themeColor="text1"/>
                <w:spacing w:val="-2"/>
                <w:sz w:val="20"/>
              </w:rPr>
            </w:pPr>
            <w:r w:rsidRPr="00710552">
              <w:rPr>
                <w:rFonts w:cs="Arial"/>
                <w:color w:val="000000" w:themeColor="text1"/>
                <w:spacing w:val="-2"/>
                <w:sz w:val="20"/>
              </w:rPr>
              <w:t>Часть 2 - Общие условия</w:t>
            </w:r>
          </w:p>
        </w:tc>
        <w:tc>
          <w:tcPr>
            <w:tcW w:w="4678" w:type="dxa"/>
          </w:tcPr>
          <w:p w14:paraId="3D8356C8" w14:textId="1D07FEAB" w:rsidR="00D31197" w:rsidRPr="00710552" w:rsidRDefault="00D31197" w:rsidP="00D31197">
            <w:pPr>
              <w:pStyle w:val="Heading16pt"/>
              <w:spacing w:after="120" w:line="276" w:lineRule="auto"/>
              <w:jc w:val="center"/>
              <w:rPr>
                <w:rFonts w:cs="Arial"/>
                <w:color w:val="000000" w:themeColor="text1"/>
                <w:spacing w:val="-2"/>
                <w:sz w:val="20"/>
                <w:lang w:val="en-US"/>
              </w:rPr>
            </w:pPr>
            <w:r w:rsidRPr="00710552">
              <w:rPr>
                <w:rFonts w:cs="Arial"/>
                <w:color w:val="000000" w:themeColor="text1"/>
                <w:spacing w:val="-2"/>
                <w:sz w:val="20"/>
                <w:lang w:val="en-US"/>
              </w:rPr>
              <w:t>Part 2 – General Terms and Conditions</w:t>
            </w:r>
          </w:p>
        </w:tc>
      </w:tr>
      <w:tr w:rsidR="00710552" w:rsidRPr="00710552" w14:paraId="22AA9553" w14:textId="77777777" w:rsidTr="00D31197">
        <w:trPr>
          <w:jc w:val="center"/>
        </w:trPr>
        <w:tc>
          <w:tcPr>
            <w:tcW w:w="4678" w:type="dxa"/>
          </w:tcPr>
          <w:p w14:paraId="08C06169" w14:textId="7CBAE0FC" w:rsidR="00D31197" w:rsidRPr="00710552" w:rsidRDefault="00D31197" w:rsidP="0018245D">
            <w:pPr>
              <w:pStyle w:val="Heading16pt"/>
              <w:numPr>
                <w:ilvl w:val="0"/>
                <w:numId w:val="47"/>
              </w:numPr>
              <w:spacing w:after="120" w:line="276" w:lineRule="auto"/>
              <w:ind w:left="591" w:hanging="425"/>
              <w:rPr>
                <w:rFonts w:cs="Arial"/>
                <w:color w:val="000000" w:themeColor="text1"/>
                <w:spacing w:val="-2"/>
                <w:sz w:val="20"/>
              </w:rPr>
            </w:pPr>
            <w:r w:rsidRPr="00710552">
              <w:rPr>
                <w:rFonts w:cs="Arial"/>
                <w:color w:val="000000" w:themeColor="text1"/>
                <w:spacing w:val="-2"/>
                <w:sz w:val="20"/>
              </w:rPr>
              <w:t>Определения и толкование</w:t>
            </w:r>
          </w:p>
        </w:tc>
        <w:tc>
          <w:tcPr>
            <w:tcW w:w="4678" w:type="dxa"/>
          </w:tcPr>
          <w:p w14:paraId="294D3A73" w14:textId="45D8BA1A" w:rsidR="00D31197" w:rsidRPr="00710552" w:rsidRDefault="00D31197" w:rsidP="0018245D">
            <w:pPr>
              <w:pStyle w:val="Heading16pt"/>
              <w:numPr>
                <w:ilvl w:val="0"/>
                <w:numId w:val="3"/>
              </w:numPr>
              <w:spacing w:after="120" w:line="276" w:lineRule="auto"/>
              <w:ind w:left="595" w:hanging="595"/>
              <w:rPr>
                <w:rFonts w:cs="Arial"/>
                <w:caps/>
                <w:color w:val="000000" w:themeColor="text1"/>
                <w:spacing w:val="-2"/>
                <w:sz w:val="20"/>
              </w:rPr>
            </w:pPr>
            <w:bookmarkStart w:id="125" w:name="_Ref417199444"/>
            <w:proofErr w:type="spellStart"/>
            <w:r w:rsidRPr="00710552">
              <w:rPr>
                <w:rFonts w:cs="Arial"/>
                <w:color w:val="000000" w:themeColor="text1"/>
                <w:spacing w:val="-2"/>
                <w:sz w:val="20"/>
              </w:rPr>
              <w:t>Definitions</w:t>
            </w:r>
            <w:proofErr w:type="spellEnd"/>
            <w:r w:rsidRPr="00710552">
              <w:rPr>
                <w:rFonts w:cs="Arial"/>
                <w:color w:val="000000" w:themeColor="text1"/>
                <w:spacing w:val="-2"/>
                <w:sz w:val="20"/>
              </w:rPr>
              <w:t xml:space="preserve"> </w:t>
            </w:r>
            <w:proofErr w:type="spellStart"/>
            <w:r w:rsidRPr="00710552">
              <w:rPr>
                <w:rFonts w:cs="Arial"/>
                <w:color w:val="000000" w:themeColor="text1"/>
                <w:spacing w:val="-2"/>
                <w:sz w:val="20"/>
              </w:rPr>
              <w:t>and</w:t>
            </w:r>
            <w:proofErr w:type="spellEnd"/>
            <w:r w:rsidRPr="00710552">
              <w:rPr>
                <w:rFonts w:cs="Arial"/>
                <w:color w:val="000000" w:themeColor="text1"/>
                <w:spacing w:val="-2"/>
                <w:sz w:val="20"/>
              </w:rPr>
              <w:t xml:space="preserve"> </w:t>
            </w:r>
            <w:proofErr w:type="spellStart"/>
            <w:r w:rsidRPr="00710552">
              <w:rPr>
                <w:rFonts w:cs="Arial"/>
                <w:color w:val="000000" w:themeColor="text1"/>
                <w:spacing w:val="-2"/>
                <w:sz w:val="20"/>
              </w:rPr>
              <w:t>Interpretation</w:t>
            </w:r>
            <w:bookmarkEnd w:id="125"/>
            <w:proofErr w:type="spellEnd"/>
          </w:p>
        </w:tc>
      </w:tr>
      <w:tr w:rsidR="00710552" w:rsidRPr="00710552" w14:paraId="14D2FFFA" w14:textId="77777777" w:rsidTr="00D31197">
        <w:trPr>
          <w:jc w:val="center"/>
        </w:trPr>
        <w:tc>
          <w:tcPr>
            <w:tcW w:w="4678" w:type="dxa"/>
          </w:tcPr>
          <w:p w14:paraId="7B142E69" w14:textId="5884F03F" w:rsidR="00D31197" w:rsidRPr="00710552" w:rsidRDefault="00D31197" w:rsidP="0018245D">
            <w:pPr>
              <w:pStyle w:val="Heading16pt"/>
              <w:numPr>
                <w:ilvl w:val="0"/>
                <w:numId w:val="48"/>
              </w:numPr>
              <w:spacing w:after="120" w:line="276" w:lineRule="auto"/>
              <w:ind w:left="591" w:hanging="567"/>
              <w:rPr>
                <w:rFonts w:cs="Arial"/>
                <w:color w:val="000000" w:themeColor="text1"/>
                <w:spacing w:val="-2"/>
                <w:sz w:val="20"/>
              </w:rPr>
            </w:pPr>
            <w:r w:rsidRPr="00710552">
              <w:rPr>
                <w:rFonts w:cs="Arial"/>
                <w:b w:val="0"/>
                <w:color w:val="000000" w:themeColor="text1"/>
                <w:spacing w:val="-2"/>
                <w:sz w:val="20"/>
                <w:u w:val="single"/>
              </w:rPr>
              <w:t>Определения</w:t>
            </w:r>
          </w:p>
        </w:tc>
        <w:tc>
          <w:tcPr>
            <w:tcW w:w="4678" w:type="dxa"/>
          </w:tcPr>
          <w:p w14:paraId="50457CD6" w14:textId="48F6495E" w:rsidR="00D31197" w:rsidRPr="00710552" w:rsidRDefault="00D31197" w:rsidP="0018245D">
            <w:pPr>
              <w:pStyle w:val="Heading16pt"/>
              <w:numPr>
                <w:ilvl w:val="1"/>
                <w:numId w:val="4"/>
              </w:numPr>
              <w:spacing w:after="120" w:line="276" w:lineRule="auto"/>
              <w:ind w:left="595" w:hanging="595"/>
              <w:rPr>
                <w:rFonts w:cs="Arial"/>
                <w:caps/>
                <w:color w:val="000000" w:themeColor="text1"/>
                <w:spacing w:val="-2"/>
                <w:sz w:val="20"/>
              </w:rPr>
            </w:pPr>
            <w:proofErr w:type="spellStart"/>
            <w:r w:rsidRPr="00710552">
              <w:rPr>
                <w:rFonts w:cs="Arial"/>
                <w:b w:val="0"/>
                <w:color w:val="000000" w:themeColor="text1"/>
                <w:spacing w:val="-2"/>
                <w:sz w:val="20"/>
                <w:u w:val="single"/>
              </w:rPr>
              <w:t>Definitions</w:t>
            </w:r>
            <w:proofErr w:type="spellEnd"/>
          </w:p>
        </w:tc>
      </w:tr>
      <w:tr w:rsidR="00710552" w:rsidRPr="007B6CAE" w14:paraId="25DABD39" w14:textId="77777777" w:rsidTr="00D31197">
        <w:trPr>
          <w:jc w:val="center"/>
        </w:trPr>
        <w:tc>
          <w:tcPr>
            <w:tcW w:w="4678" w:type="dxa"/>
          </w:tcPr>
          <w:p w14:paraId="5CC1AFC4" w14:textId="5525C8B4" w:rsidR="00D31197" w:rsidRPr="00710552" w:rsidRDefault="00D31197" w:rsidP="00710552">
            <w:pPr>
              <w:pStyle w:val="Heading16pt"/>
              <w:spacing w:before="120" w:after="120" w:line="276" w:lineRule="auto"/>
              <w:ind w:left="17"/>
              <w:jc w:val="both"/>
              <w:rPr>
                <w:rFonts w:cs="Arial"/>
                <w:b w:val="0"/>
                <w:color w:val="000000" w:themeColor="text1"/>
                <w:spacing w:val="-2"/>
                <w:sz w:val="20"/>
              </w:rPr>
            </w:pPr>
            <w:r w:rsidRPr="00710552">
              <w:rPr>
                <w:rFonts w:cs="Arial"/>
                <w:b w:val="0"/>
                <w:color w:val="000000" w:themeColor="text1"/>
                <w:spacing w:val="-2"/>
                <w:sz w:val="20"/>
              </w:rPr>
              <w:t>Определенные термины, используемые в настоящем Соглашении, которые можно определить по написанию заглавной буквы первой буквы каждого основного слова, имеют следующие значения, если контекст не предусматривает иное:</w:t>
            </w:r>
          </w:p>
        </w:tc>
        <w:tc>
          <w:tcPr>
            <w:tcW w:w="4678" w:type="dxa"/>
          </w:tcPr>
          <w:p w14:paraId="0D80EB97" w14:textId="233CF94E" w:rsidR="00D31197" w:rsidRPr="00710552" w:rsidRDefault="00D31197" w:rsidP="00710552">
            <w:pPr>
              <w:pStyle w:val="Heading16pt"/>
              <w:spacing w:before="120"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Defined terms used in this Agreement, which can be identified by the capitalization of the first letter of each principal word, shall have the following meanings, unless the context otherwise provides:</w:t>
            </w:r>
          </w:p>
        </w:tc>
      </w:tr>
      <w:tr w:rsidR="00710552" w:rsidRPr="007B6CAE" w14:paraId="4B260E87" w14:textId="77777777" w:rsidTr="00710552">
        <w:trPr>
          <w:trHeight w:val="1167"/>
          <w:jc w:val="center"/>
        </w:trPr>
        <w:tc>
          <w:tcPr>
            <w:tcW w:w="4678" w:type="dxa"/>
          </w:tcPr>
          <w:p w14:paraId="1F3A7942" w14:textId="77777777" w:rsidR="00E31E56" w:rsidRDefault="00E31E56" w:rsidP="001B48F8">
            <w:pPr>
              <w:pStyle w:val="af"/>
              <w:spacing w:after="120"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 xml:space="preserve">«Аффилированное лицо» </w:t>
            </w:r>
            <w:r w:rsidRPr="00710552">
              <w:rPr>
                <w:rFonts w:ascii="Arial" w:hAnsi="Arial" w:cs="Arial"/>
                <w:color w:val="000000" w:themeColor="text1"/>
                <w:spacing w:val="-2"/>
              </w:rPr>
              <w:t>или</w:t>
            </w:r>
            <w:r w:rsidRPr="00710552">
              <w:rPr>
                <w:rFonts w:ascii="Arial" w:hAnsi="Arial" w:cs="Arial"/>
                <w:b/>
                <w:color w:val="000000" w:themeColor="text1"/>
                <w:spacing w:val="-2"/>
              </w:rPr>
              <w:t xml:space="preserve"> «Аффилированные лица»</w:t>
            </w:r>
          </w:p>
          <w:p w14:paraId="3273A648" w14:textId="6046AA68" w:rsidR="00D31197" w:rsidRPr="00710552" w:rsidRDefault="00D31197" w:rsidP="001B48F8">
            <w:pPr>
              <w:pStyle w:val="af"/>
              <w:spacing w:after="120" w:line="276" w:lineRule="auto"/>
              <w:ind w:left="24"/>
              <w:jc w:val="both"/>
              <w:rPr>
                <w:rFonts w:ascii="Arial" w:hAnsi="Arial" w:cs="Arial"/>
                <w:b/>
                <w:color w:val="000000" w:themeColor="text1"/>
                <w:spacing w:val="-2"/>
              </w:rPr>
            </w:pPr>
            <w:del w:id="126" w:author="Arina Dovzhenko" w:date="2025-11-28T15:39:00Z" w16du:dateUtc="2025-11-28T12:39:00Z">
              <w:r w:rsidRPr="00710552" w:rsidDel="00A8002A">
                <w:rPr>
                  <w:rFonts w:ascii="Arial" w:hAnsi="Arial" w:cs="Arial"/>
                  <w:color w:val="000000" w:themeColor="text1"/>
                  <w:spacing w:val="-2"/>
                </w:rPr>
                <w:delText>В</w:delText>
              </w:r>
            </w:del>
            <w:ins w:id="127" w:author="Arina Dovzhenko" w:date="2025-11-28T15:39:00Z" w16du:dateUtc="2025-11-28T12:39:00Z">
              <w:r w:rsidR="00A8002A">
                <w:rPr>
                  <w:rFonts w:ascii="Arial" w:hAnsi="Arial" w:cs="Arial"/>
                  <w:color w:val="000000" w:themeColor="text1"/>
                  <w:spacing w:val="-2"/>
                </w:rPr>
                <w:t>в</w:t>
              </w:r>
            </w:ins>
            <w:r w:rsidRPr="00710552">
              <w:rPr>
                <w:rFonts w:ascii="Arial" w:hAnsi="Arial" w:cs="Arial"/>
                <w:color w:val="000000" w:themeColor="text1"/>
                <w:spacing w:val="-2"/>
              </w:rPr>
              <w:t xml:space="preserve"> отношении Стороны означает любое Лицо, </w:t>
            </w:r>
            <w:proofErr w:type="gramStart"/>
            <w:r w:rsidRPr="00710552">
              <w:rPr>
                <w:rFonts w:ascii="Arial" w:hAnsi="Arial" w:cs="Arial"/>
                <w:color w:val="000000" w:themeColor="text1"/>
                <w:spacing w:val="-2"/>
              </w:rPr>
              <w:t>которое Контролируется</w:t>
            </w:r>
            <w:proofErr w:type="gramEnd"/>
            <w:r w:rsidRPr="00710552">
              <w:rPr>
                <w:rFonts w:ascii="Arial" w:hAnsi="Arial" w:cs="Arial"/>
                <w:color w:val="000000" w:themeColor="text1"/>
                <w:spacing w:val="-2"/>
              </w:rPr>
              <w:t xml:space="preserve"> (прямо или косвенно), </w:t>
            </w:r>
            <w:proofErr w:type="gramStart"/>
            <w:r w:rsidRPr="00710552">
              <w:rPr>
                <w:rFonts w:ascii="Arial" w:hAnsi="Arial" w:cs="Arial"/>
                <w:color w:val="000000" w:themeColor="text1"/>
                <w:spacing w:val="-2"/>
              </w:rPr>
              <w:t>которое Контролирует</w:t>
            </w:r>
            <w:proofErr w:type="gramEnd"/>
            <w:r w:rsidRPr="00710552">
              <w:rPr>
                <w:rFonts w:ascii="Arial" w:hAnsi="Arial" w:cs="Arial"/>
                <w:color w:val="000000" w:themeColor="text1"/>
                <w:spacing w:val="-2"/>
              </w:rPr>
              <w:t xml:space="preserve"> (прямо или косвенно) или которое находится под общим Контролем с такой Стороной;</w:t>
            </w:r>
          </w:p>
        </w:tc>
        <w:tc>
          <w:tcPr>
            <w:tcW w:w="4678" w:type="dxa"/>
          </w:tcPr>
          <w:p w14:paraId="2EE019B6" w14:textId="77777777" w:rsidR="00E31E56" w:rsidRDefault="00E31E56" w:rsidP="001B48F8">
            <w:pPr>
              <w:pStyle w:val="af"/>
              <w:spacing w:after="120" w:line="276" w:lineRule="auto"/>
              <w:ind w:left="28"/>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Affiliate</w:t>
            </w:r>
            <w:r w:rsidRPr="00710552">
              <w:rPr>
                <w:rFonts w:ascii="Arial" w:hAnsi="Arial" w:cs="Arial"/>
                <w:color w:val="000000" w:themeColor="text1"/>
                <w:spacing w:val="-2"/>
                <w:lang w:val="en-US"/>
              </w:rPr>
              <w:t>” or “</w:t>
            </w:r>
            <w:r w:rsidRPr="00710552">
              <w:rPr>
                <w:rFonts w:ascii="Arial" w:hAnsi="Arial" w:cs="Arial"/>
                <w:b/>
                <w:color w:val="000000" w:themeColor="text1"/>
                <w:spacing w:val="-2"/>
                <w:lang w:val="en-US"/>
              </w:rPr>
              <w:t>Affiliates</w:t>
            </w:r>
            <w:r w:rsidRPr="00710552">
              <w:rPr>
                <w:rFonts w:ascii="Arial" w:hAnsi="Arial" w:cs="Arial"/>
                <w:color w:val="000000" w:themeColor="text1"/>
                <w:spacing w:val="-2"/>
                <w:lang w:val="en-US"/>
              </w:rPr>
              <w:t>”</w:t>
            </w:r>
          </w:p>
          <w:p w14:paraId="0FC7FD7C" w14:textId="77777777" w:rsidR="00E31E56" w:rsidRDefault="00E31E56" w:rsidP="00E31E56">
            <w:pPr>
              <w:pStyle w:val="af"/>
              <w:spacing w:after="0" w:line="276" w:lineRule="auto"/>
              <w:ind w:left="28"/>
              <w:jc w:val="both"/>
              <w:rPr>
                <w:rFonts w:ascii="Arial" w:hAnsi="Arial" w:cs="Arial"/>
                <w:color w:val="000000" w:themeColor="text1"/>
                <w:spacing w:val="-2"/>
                <w:lang w:val="en-US"/>
              </w:rPr>
            </w:pPr>
          </w:p>
          <w:p w14:paraId="19BEE363" w14:textId="66FCEAC9" w:rsidR="00D31197" w:rsidRPr="00710552" w:rsidRDefault="00D31197" w:rsidP="001B48F8">
            <w:pPr>
              <w:pStyle w:val="af"/>
              <w:spacing w:after="120" w:line="276" w:lineRule="auto"/>
              <w:ind w:left="28"/>
              <w:jc w:val="both"/>
              <w:rPr>
                <w:rFonts w:ascii="Arial" w:hAnsi="Arial" w:cs="Arial"/>
                <w:color w:val="000000" w:themeColor="text1"/>
                <w:lang w:val="en-US"/>
              </w:rPr>
            </w:pPr>
            <w:r w:rsidRPr="00710552">
              <w:rPr>
                <w:rFonts w:ascii="Arial" w:hAnsi="Arial" w:cs="Arial"/>
                <w:color w:val="000000" w:themeColor="text1"/>
                <w:lang w:val="en-US"/>
              </w:rPr>
              <w:t>in relation to a Party, means any Person which is Controlled (whether directly or indirectly) by, which Controls (whether directly or indirectly), or which is under common Control with, such Party;</w:t>
            </w:r>
          </w:p>
        </w:tc>
      </w:tr>
      <w:tr w:rsidR="00710552" w:rsidRPr="007B6CAE" w14:paraId="232DDFF7" w14:textId="77777777" w:rsidTr="001B48F8">
        <w:trPr>
          <w:trHeight w:val="370"/>
          <w:jc w:val="center"/>
        </w:trPr>
        <w:tc>
          <w:tcPr>
            <w:tcW w:w="4678" w:type="dxa"/>
          </w:tcPr>
          <w:p w14:paraId="3A5F7DD7" w14:textId="67023FAD" w:rsidR="00E31E56" w:rsidRDefault="00E31E56" w:rsidP="00710552">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«Предполагаемая </w:t>
            </w:r>
            <w:del w:id="128" w:author="Arina Dovzhenko" w:date="2025-11-28T15:39:00Z" w16du:dateUtc="2025-11-28T12:39:00Z">
              <w:r w:rsidRPr="00710552" w:rsidDel="00A8002A">
                <w:rPr>
                  <w:rFonts w:ascii="Arial" w:hAnsi="Arial" w:cs="Arial"/>
                  <w:b/>
                  <w:color w:val="000000" w:themeColor="text1"/>
                  <w:spacing w:val="-2"/>
                </w:rPr>
                <w:delText>д</w:delText>
              </w:r>
            </w:del>
            <w:ins w:id="129" w:author="Arina Dovzhenko" w:date="2025-11-28T15:39:00Z" w16du:dateUtc="2025-11-28T12:39:00Z">
              <w:r w:rsidR="00A8002A">
                <w:rPr>
                  <w:rFonts w:ascii="Arial" w:hAnsi="Arial" w:cs="Arial"/>
                  <w:b/>
                  <w:color w:val="000000" w:themeColor="text1"/>
                  <w:spacing w:val="-2"/>
                </w:rPr>
                <w:t>Д</w:t>
              </w:r>
            </w:ins>
            <w:r w:rsidRPr="00710552">
              <w:rPr>
                <w:rFonts w:ascii="Arial" w:hAnsi="Arial" w:cs="Arial"/>
                <w:b/>
                <w:color w:val="000000" w:themeColor="text1"/>
                <w:spacing w:val="-2"/>
              </w:rPr>
              <w:t>ата начала эксплуатации»</w:t>
            </w:r>
          </w:p>
          <w:p w14:paraId="12FD680A" w14:textId="41998A68" w:rsidR="001B48F8" w:rsidRPr="00710552" w:rsidRDefault="001B48F8" w:rsidP="00710552">
            <w:pPr>
              <w:tabs>
                <w:tab w:val="left" w:pos="720"/>
              </w:tabs>
              <w:spacing w:line="276" w:lineRule="auto"/>
              <w:jc w:val="both"/>
              <w:rPr>
                <w:rFonts w:ascii="Arial" w:hAnsi="Arial" w:cs="Arial"/>
                <w:b/>
                <w:color w:val="000000" w:themeColor="text1"/>
                <w:spacing w:val="-2"/>
              </w:rPr>
            </w:pPr>
            <w:r w:rsidRPr="00710552">
              <w:rPr>
                <w:rFonts w:ascii="Arial" w:hAnsi="Arial" w:cs="Arial"/>
                <w:color w:val="000000" w:themeColor="text1"/>
                <w:spacing w:val="-2"/>
              </w:rPr>
              <w:t xml:space="preserve">означает дату, указанную в </w:t>
            </w:r>
            <w:r w:rsidRPr="00710552">
              <w:rPr>
                <w:rFonts w:ascii="Arial" w:hAnsi="Arial" w:cs="Arial"/>
                <w:b/>
                <w:color w:val="000000" w:themeColor="text1"/>
                <w:spacing w:val="-2"/>
              </w:rPr>
              <w:t>пункте 4 части 1 «Ключевые условия»</w:t>
            </w:r>
            <w:r w:rsidRPr="00710552">
              <w:rPr>
                <w:rFonts w:ascii="Arial" w:hAnsi="Arial" w:cs="Arial"/>
                <w:color w:val="000000" w:themeColor="text1"/>
                <w:spacing w:val="-2"/>
              </w:rPr>
              <w:t>;</w:t>
            </w:r>
          </w:p>
        </w:tc>
        <w:tc>
          <w:tcPr>
            <w:tcW w:w="4678" w:type="dxa"/>
          </w:tcPr>
          <w:p w14:paraId="2DC6AA73" w14:textId="77777777" w:rsidR="00E31E56" w:rsidRDefault="00E31E56" w:rsidP="00710552">
            <w:pPr>
              <w:tabs>
                <w:tab w:val="left" w:pos="72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Anticipated Operation Commencement Date</w:t>
            </w:r>
            <w:r w:rsidRPr="00710552">
              <w:rPr>
                <w:rFonts w:ascii="Arial" w:hAnsi="Arial" w:cs="Arial"/>
                <w:color w:val="000000" w:themeColor="text1"/>
                <w:spacing w:val="-2"/>
                <w:lang w:val="en-US"/>
              </w:rPr>
              <w:t>”</w:t>
            </w:r>
          </w:p>
          <w:p w14:paraId="1E8D060D" w14:textId="614EF981" w:rsidR="001B48F8" w:rsidRPr="00710552" w:rsidRDefault="001B48F8" w:rsidP="00710552">
            <w:pPr>
              <w:tabs>
                <w:tab w:val="left" w:pos="72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the date as specified in </w:t>
            </w:r>
            <w:r w:rsidRPr="00710552">
              <w:rPr>
                <w:rFonts w:ascii="Arial" w:hAnsi="Arial" w:cs="Arial"/>
                <w:b/>
                <w:color w:val="000000" w:themeColor="text1"/>
                <w:spacing w:val="-2"/>
                <w:lang w:val="en-US"/>
              </w:rPr>
              <w:t xml:space="preserve">Item 4 of Part 1 </w:t>
            </w:r>
            <w:r w:rsidRPr="00710552">
              <w:rPr>
                <w:rFonts w:ascii="Arial" w:hAnsi="Arial" w:cs="Arial"/>
                <w:b/>
                <w:smallCaps/>
                <w:color w:val="000000" w:themeColor="text1"/>
                <w:spacing w:val="-2"/>
                <w:lang w:val="en-US"/>
              </w:rPr>
              <w:t xml:space="preserve">– </w:t>
            </w:r>
            <w:r w:rsidRPr="00710552">
              <w:rPr>
                <w:rFonts w:ascii="Arial" w:hAnsi="Arial" w:cs="Arial"/>
                <w:b/>
                <w:color w:val="000000" w:themeColor="text1"/>
                <w:spacing w:val="-2"/>
                <w:lang w:val="en-US"/>
              </w:rPr>
              <w:t>Key Terms</w:t>
            </w:r>
            <w:r w:rsidRPr="00710552">
              <w:rPr>
                <w:rFonts w:ascii="Arial" w:hAnsi="Arial" w:cs="Arial"/>
                <w:color w:val="000000" w:themeColor="text1"/>
                <w:spacing w:val="-2"/>
                <w:lang w:val="en-US"/>
              </w:rPr>
              <w:t>;</w:t>
            </w:r>
          </w:p>
        </w:tc>
      </w:tr>
      <w:tr w:rsidR="00710552" w:rsidRPr="007B6CAE" w14:paraId="3EA180A3" w14:textId="77777777" w:rsidTr="00D31197">
        <w:trPr>
          <w:trHeight w:val="2420"/>
          <w:jc w:val="center"/>
        </w:trPr>
        <w:tc>
          <w:tcPr>
            <w:tcW w:w="4678" w:type="dxa"/>
          </w:tcPr>
          <w:p w14:paraId="7D2ECA25" w14:textId="77777777" w:rsidR="00E31E56" w:rsidRDefault="00E31E56" w:rsidP="001B48F8">
            <w:pPr>
              <w:pStyle w:val="Body21"/>
              <w:spacing w:after="120" w:line="276" w:lineRule="auto"/>
              <w:ind w:left="0"/>
              <w:jc w:val="both"/>
              <w:rPr>
                <w:rFonts w:ascii="Arial" w:hAnsi="Arial" w:cs="Arial"/>
                <w:b/>
                <w:color w:val="000000" w:themeColor="text1"/>
              </w:rPr>
            </w:pPr>
            <w:r w:rsidRPr="00710552">
              <w:rPr>
                <w:rFonts w:ascii="Arial" w:hAnsi="Arial" w:cs="Arial"/>
                <w:b/>
                <w:color w:val="000000" w:themeColor="text1"/>
              </w:rPr>
              <w:t>«Применимое законодательство»</w:t>
            </w:r>
          </w:p>
          <w:p w14:paraId="73823186" w14:textId="42F2F1B0" w:rsidR="001B48F8" w:rsidRPr="00710552" w:rsidRDefault="001B48F8" w:rsidP="001B48F8">
            <w:pPr>
              <w:pStyle w:val="Body21"/>
              <w:spacing w:after="120" w:line="276" w:lineRule="auto"/>
              <w:ind w:left="0"/>
              <w:jc w:val="both"/>
              <w:rPr>
                <w:rFonts w:ascii="Arial" w:hAnsi="Arial" w:cs="Arial"/>
                <w:b/>
                <w:color w:val="000000" w:themeColor="text1"/>
              </w:rPr>
            </w:pPr>
            <w:r w:rsidRPr="00710552">
              <w:rPr>
                <w:rFonts w:ascii="Arial" w:hAnsi="Arial" w:cs="Arial"/>
                <w:color w:val="000000" w:themeColor="text1"/>
              </w:rPr>
              <w:t>означает все применимые законы, законодательные акты, кодексы, постановления, декреты, правила, постановления, муниципальные подзаконные акты, постановления, приказы, решения, правила или судебные постановления, в том числе решения правительства Территории или любого государственного учреждения или ведомства на Территории;</w:t>
            </w:r>
          </w:p>
        </w:tc>
        <w:tc>
          <w:tcPr>
            <w:tcW w:w="4678" w:type="dxa"/>
          </w:tcPr>
          <w:p w14:paraId="4E985156" w14:textId="77777777" w:rsidR="00E31E56" w:rsidRDefault="00E31E56" w:rsidP="001B48F8">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Applicable Laws</w:t>
            </w:r>
            <w:r w:rsidRPr="00710552">
              <w:rPr>
                <w:rFonts w:ascii="Arial" w:hAnsi="Arial" w:cs="Arial"/>
                <w:color w:val="000000" w:themeColor="text1"/>
                <w:lang w:val="en-US"/>
              </w:rPr>
              <w:t>”</w:t>
            </w:r>
          </w:p>
          <w:p w14:paraId="64B2E900" w14:textId="450792D2" w:rsidR="001B48F8" w:rsidRPr="00710552" w:rsidRDefault="001B48F8" w:rsidP="001B48F8">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means all applicable laws, statutes, codes, ordinances, decrees, rules, regulations, municipal by-laws, judgments, orders, decisions, rulings or awards, including those of the government of the Territory or any government agency or department in the Territory;</w:t>
            </w:r>
          </w:p>
        </w:tc>
      </w:tr>
      <w:tr w:rsidR="00710552" w:rsidRPr="007B6CAE" w14:paraId="0F50CC43" w14:textId="77777777" w:rsidTr="00D31197">
        <w:trPr>
          <w:trHeight w:val="1970"/>
          <w:jc w:val="center"/>
        </w:trPr>
        <w:tc>
          <w:tcPr>
            <w:tcW w:w="4678" w:type="dxa"/>
          </w:tcPr>
          <w:p w14:paraId="5CD770CA" w14:textId="77777777" w:rsidR="00E31E56" w:rsidRDefault="00E31E56" w:rsidP="00710552">
            <w:pPr>
              <w:spacing w:line="276" w:lineRule="auto"/>
              <w:jc w:val="both"/>
              <w:rPr>
                <w:rFonts w:ascii="Arial" w:hAnsi="Arial" w:cs="Arial"/>
                <w:b/>
                <w:color w:val="000000" w:themeColor="text1"/>
              </w:rPr>
            </w:pPr>
            <w:r w:rsidRPr="00710552">
              <w:rPr>
                <w:rFonts w:ascii="Arial" w:hAnsi="Arial" w:cs="Arial"/>
                <w:b/>
                <w:color w:val="000000" w:themeColor="text1"/>
              </w:rPr>
              <w:t>«Одобрения»</w:t>
            </w:r>
          </w:p>
          <w:p w14:paraId="487FA409" w14:textId="6EFF8D2A" w:rsidR="001B48F8" w:rsidRPr="00710552" w:rsidRDefault="001B48F8" w:rsidP="00710552">
            <w:pPr>
              <w:spacing w:line="276" w:lineRule="auto"/>
              <w:jc w:val="both"/>
              <w:rPr>
                <w:rFonts w:ascii="Arial" w:hAnsi="Arial" w:cs="Arial"/>
                <w:b/>
                <w:color w:val="000000" w:themeColor="text1"/>
              </w:rPr>
            </w:pPr>
            <w:r w:rsidRPr="00710552">
              <w:rPr>
                <w:rFonts w:ascii="Arial" w:hAnsi="Arial" w:cs="Arial"/>
                <w:color w:val="000000" w:themeColor="text1"/>
              </w:rPr>
              <w:t>означает все лицензии, разрешения, полномочия, торговые и другие лицензии, согласия, отсутствия возражений, отказы, освобождения, визы, разрешения на работу и любые другие права аналогичного характера от всех соответствующих государственных учреждений на Территории;</w:t>
            </w:r>
          </w:p>
        </w:tc>
        <w:tc>
          <w:tcPr>
            <w:tcW w:w="4678" w:type="dxa"/>
          </w:tcPr>
          <w:p w14:paraId="363B1E6E" w14:textId="77777777" w:rsidR="00E31E56" w:rsidRDefault="00E31E56" w:rsidP="00710552">
            <w:pPr>
              <w:spacing w:line="276" w:lineRule="auto"/>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Approvals</w:t>
            </w:r>
            <w:r w:rsidRPr="00710552">
              <w:rPr>
                <w:rFonts w:ascii="Arial" w:hAnsi="Arial" w:cs="Arial"/>
                <w:color w:val="000000" w:themeColor="text1"/>
                <w:lang w:val="en-US"/>
              </w:rPr>
              <w:t>”</w:t>
            </w:r>
          </w:p>
          <w:p w14:paraId="63C4C89B" w14:textId="624CC554" w:rsidR="001B48F8" w:rsidRPr="00710552" w:rsidRDefault="001B48F8" w:rsidP="00710552">
            <w:pPr>
              <w:spacing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means all licenses, permits, </w:t>
            </w:r>
            <w:proofErr w:type="spellStart"/>
            <w:r w:rsidRPr="00710552">
              <w:rPr>
                <w:rFonts w:ascii="Arial" w:hAnsi="Arial" w:cs="Arial"/>
                <w:color w:val="000000" w:themeColor="text1"/>
                <w:lang w:val="en-US"/>
              </w:rPr>
              <w:t>authorisations</w:t>
            </w:r>
            <w:proofErr w:type="spellEnd"/>
            <w:r w:rsidRPr="00710552">
              <w:rPr>
                <w:rFonts w:ascii="Arial" w:hAnsi="Arial" w:cs="Arial"/>
                <w:color w:val="000000" w:themeColor="text1"/>
                <w:lang w:val="en-US"/>
              </w:rPr>
              <w:t>, trade and other licenses, consents, non-objections, waivers, releases, visas, work permits and any other rights, of a similar nature, from all relevant government agencies in the Territory;</w:t>
            </w:r>
          </w:p>
        </w:tc>
      </w:tr>
      <w:tr w:rsidR="00710552" w:rsidRPr="007B6CAE" w14:paraId="616CAD04" w14:textId="77777777" w:rsidTr="00D31197">
        <w:trPr>
          <w:jc w:val="center"/>
        </w:trPr>
        <w:tc>
          <w:tcPr>
            <w:tcW w:w="4678" w:type="dxa"/>
          </w:tcPr>
          <w:p w14:paraId="6173CE46" w14:textId="77777777" w:rsidR="00E31E56" w:rsidRDefault="00E31E56" w:rsidP="00710552">
            <w:pPr>
              <w:pStyle w:val="af"/>
              <w:spacing w:after="120" w:line="276" w:lineRule="auto"/>
              <w:jc w:val="both"/>
              <w:rPr>
                <w:rFonts w:ascii="Arial" w:hAnsi="Arial" w:cs="Arial"/>
                <w:b/>
                <w:color w:val="000000" w:themeColor="text1"/>
              </w:rPr>
            </w:pPr>
            <w:r w:rsidRPr="00710552">
              <w:rPr>
                <w:rFonts w:ascii="Arial" w:hAnsi="Arial" w:cs="Arial"/>
                <w:b/>
                <w:color w:val="000000" w:themeColor="text1"/>
              </w:rPr>
              <w:t>«</w:t>
            </w:r>
            <w:r w:rsidRPr="00710552">
              <w:rPr>
                <w:rFonts w:ascii="Arial" w:hAnsi="Arial" w:cs="Arial"/>
                <w:b/>
                <w:color w:val="000000" w:themeColor="text1"/>
                <w:spacing w:val="-2"/>
              </w:rPr>
              <w:t>Рабочий день</w:t>
            </w:r>
            <w:r w:rsidRPr="00710552">
              <w:rPr>
                <w:rFonts w:ascii="Arial" w:hAnsi="Arial" w:cs="Arial"/>
                <w:b/>
                <w:color w:val="000000" w:themeColor="text1"/>
              </w:rPr>
              <w:t>»</w:t>
            </w:r>
          </w:p>
          <w:p w14:paraId="371335B6" w14:textId="575B37AD" w:rsidR="001B48F8" w:rsidRPr="00710552" w:rsidRDefault="001B48F8" w:rsidP="00710552">
            <w:pPr>
              <w:pStyle w:val="af"/>
              <w:spacing w:after="120" w:line="276" w:lineRule="auto"/>
              <w:jc w:val="both"/>
              <w:rPr>
                <w:rFonts w:ascii="Arial" w:hAnsi="Arial" w:cs="Arial"/>
                <w:b/>
                <w:color w:val="000000" w:themeColor="text1"/>
              </w:rPr>
            </w:pPr>
            <w:r w:rsidRPr="00710552">
              <w:rPr>
                <w:rFonts w:ascii="Arial" w:hAnsi="Arial" w:cs="Arial"/>
                <w:color w:val="000000" w:themeColor="text1"/>
                <w:spacing w:val="-2"/>
              </w:rPr>
              <w:t>означает день (не являющийся субботой, воскресеньем или государственным праздником), в который компании по ценным бумагам и коммерческие банки открыты для работы в ОАЭ и на Территории;</w:t>
            </w:r>
          </w:p>
        </w:tc>
        <w:tc>
          <w:tcPr>
            <w:tcW w:w="4678" w:type="dxa"/>
          </w:tcPr>
          <w:p w14:paraId="4ED858C1" w14:textId="77777777" w:rsidR="00E31E56" w:rsidRDefault="00E31E56"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Business Day</w:t>
            </w:r>
            <w:r w:rsidRPr="00710552">
              <w:rPr>
                <w:rFonts w:ascii="Arial" w:hAnsi="Arial" w:cs="Arial"/>
                <w:color w:val="000000" w:themeColor="text1"/>
                <w:spacing w:val="-2"/>
                <w:lang w:val="en-US"/>
              </w:rPr>
              <w:t xml:space="preserve"> </w:t>
            </w:r>
          </w:p>
          <w:p w14:paraId="77004BE6" w14:textId="3F7A388D" w:rsidR="001B48F8" w:rsidRPr="00710552" w:rsidRDefault="001B48F8"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a day (not being a Saturday, Sunday or public holiday) on which securities companies and commercial banks are open for business in UAE and </w:t>
            </w:r>
            <w:r w:rsidRPr="00710552">
              <w:rPr>
                <w:rFonts w:ascii="Arial" w:hAnsi="Arial" w:cs="Arial"/>
                <w:color w:val="000000" w:themeColor="text1"/>
                <w:lang w:val="en-US"/>
              </w:rPr>
              <w:t>the Territory</w:t>
            </w:r>
            <w:r w:rsidRPr="00710552">
              <w:rPr>
                <w:rFonts w:ascii="Arial" w:hAnsi="Arial" w:cs="Arial"/>
                <w:color w:val="000000" w:themeColor="text1"/>
                <w:spacing w:val="-2"/>
                <w:lang w:val="en-US"/>
              </w:rPr>
              <w:t>;</w:t>
            </w:r>
          </w:p>
        </w:tc>
      </w:tr>
      <w:tr w:rsidR="00710552" w:rsidRPr="007B6CAE" w14:paraId="32D714A2" w14:textId="77777777" w:rsidTr="00D31197">
        <w:trPr>
          <w:jc w:val="center"/>
        </w:trPr>
        <w:tc>
          <w:tcPr>
            <w:tcW w:w="4678" w:type="dxa"/>
          </w:tcPr>
          <w:p w14:paraId="16D5267F" w14:textId="77777777" w:rsidR="00E31E56" w:rsidRDefault="00E31E56" w:rsidP="00710552">
            <w:pPr>
              <w:pStyle w:val="af"/>
              <w:spacing w:after="120" w:line="276" w:lineRule="auto"/>
              <w:jc w:val="both"/>
              <w:rPr>
                <w:rFonts w:ascii="Arial" w:hAnsi="Arial" w:cs="Arial"/>
                <w:b/>
                <w:color w:val="000000" w:themeColor="text1"/>
              </w:rPr>
            </w:pPr>
            <w:r w:rsidRPr="00710552">
              <w:rPr>
                <w:rFonts w:ascii="Arial" w:hAnsi="Arial" w:cs="Arial"/>
                <w:b/>
                <w:color w:val="000000" w:themeColor="text1"/>
              </w:rPr>
              <w:lastRenderedPageBreak/>
              <w:t>«</w:t>
            </w:r>
            <w:r w:rsidRPr="00710552">
              <w:rPr>
                <w:rFonts w:ascii="Arial" w:hAnsi="Arial" w:cs="Arial"/>
                <w:b/>
                <w:color w:val="000000" w:themeColor="text1"/>
                <w:spacing w:val="-2"/>
              </w:rPr>
              <w:t>Требование</w:t>
            </w:r>
            <w:r w:rsidRPr="00710552">
              <w:rPr>
                <w:rFonts w:ascii="Arial" w:hAnsi="Arial" w:cs="Arial"/>
                <w:b/>
                <w:color w:val="000000" w:themeColor="text1"/>
              </w:rPr>
              <w:t>»</w:t>
            </w:r>
          </w:p>
          <w:p w14:paraId="2B8D4049" w14:textId="2672A29D" w:rsidR="001B48F8" w:rsidRPr="00710552" w:rsidRDefault="001B48F8" w:rsidP="00710552">
            <w:pPr>
              <w:pStyle w:val="af"/>
              <w:spacing w:after="120" w:line="276" w:lineRule="auto"/>
              <w:jc w:val="both"/>
              <w:rPr>
                <w:rFonts w:ascii="Arial" w:hAnsi="Arial" w:cs="Arial"/>
                <w:b/>
                <w:color w:val="000000" w:themeColor="text1"/>
              </w:rPr>
            </w:pPr>
            <w:r w:rsidRPr="00710552">
              <w:rPr>
                <w:rFonts w:ascii="Arial" w:hAnsi="Arial" w:cs="Arial"/>
                <w:color w:val="000000" w:themeColor="text1"/>
                <w:spacing w:val="-2"/>
              </w:rPr>
              <w:t>означает любые и все претензии, иски, обязательства, разбирательства, долги, убытки, потери, требования, уменьшение стоимости, штрафы, пени, сборы, судебные решения, вознаграждения, суммы, уплаченные при урегулировании, затраты, сборы и расходы любого рода или характера, известные или неизвестные, предвиденные или непредвиденные, условные или иные (включая юридические и другие профессиональные расходы и расходы на основе полного возмещения, понесенные в рамках или вне судебного или арбитражного процесса);</w:t>
            </w:r>
          </w:p>
        </w:tc>
        <w:tc>
          <w:tcPr>
            <w:tcW w:w="4678" w:type="dxa"/>
          </w:tcPr>
          <w:p w14:paraId="326311AC" w14:textId="77777777" w:rsidR="00E31E56" w:rsidRDefault="00E31E56"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Claim</w:t>
            </w:r>
            <w:r w:rsidRPr="00710552">
              <w:rPr>
                <w:rFonts w:ascii="Arial" w:hAnsi="Arial" w:cs="Arial"/>
                <w:color w:val="000000" w:themeColor="text1"/>
                <w:spacing w:val="-2"/>
                <w:lang w:val="en-US"/>
              </w:rPr>
              <w:t>”</w:t>
            </w:r>
          </w:p>
          <w:p w14:paraId="64E7FCB8" w14:textId="44D4CA56" w:rsidR="001B48F8" w:rsidRPr="00710552" w:rsidRDefault="001B48F8"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lang w:val="en-US"/>
              </w:rPr>
              <w:t>means any and all claims, suits, liabilities, proceedings, obligations, debts, damages, losses, demands, diminutions in value, fines, penalties, charges, judgments, awards, amounts paid in settlement, costs, fees and expenses, of whatever kind or nature, whether known or unknown, foreseen or unforeseen, contingent or otherwise (including legal and other professional costs and expenses on a full indemnity basis, whether incurred within or outside the judicial or arbitration process);</w:t>
            </w:r>
          </w:p>
        </w:tc>
      </w:tr>
      <w:tr w:rsidR="00710552" w:rsidRPr="007B6CAE" w14:paraId="2D4D5ADF" w14:textId="77777777" w:rsidTr="00D31197">
        <w:trPr>
          <w:jc w:val="center"/>
        </w:trPr>
        <w:tc>
          <w:tcPr>
            <w:tcW w:w="4678" w:type="dxa"/>
          </w:tcPr>
          <w:p w14:paraId="5DD84FDA" w14:textId="77777777" w:rsidR="00E31E56" w:rsidRDefault="00E31E56" w:rsidP="00710552">
            <w:pPr>
              <w:spacing w:line="240" w:lineRule="auto"/>
              <w:jc w:val="both"/>
              <w:rPr>
                <w:rFonts w:ascii="Arial" w:hAnsi="Arial" w:cs="Arial"/>
                <w:b/>
                <w:color w:val="000000" w:themeColor="text1"/>
              </w:rPr>
            </w:pPr>
            <w:r w:rsidRPr="00710552">
              <w:rPr>
                <w:rFonts w:ascii="Arial" w:hAnsi="Arial" w:cs="Arial"/>
                <w:b/>
                <w:color w:val="000000" w:themeColor="text1"/>
              </w:rPr>
              <w:t>«</w:t>
            </w:r>
            <w:r w:rsidRPr="00710552">
              <w:rPr>
                <w:rFonts w:ascii="Arial" w:hAnsi="Arial" w:cs="Arial"/>
                <w:b/>
                <w:color w:val="000000" w:themeColor="text1"/>
                <w:spacing w:val="-2"/>
              </w:rPr>
              <w:t>Контроль</w:t>
            </w:r>
            <w:r w:rsidRPr="00710552">
              <w:rPr>
                <w:rFonts w:ascii="Arial" w:hAnsi="Arial" w:cs="Arial"/>
                <w:b/>
                <w:color w:val="000000" w:themeColor="text1"/>
              </w:rPr>
              <w:t>»</w:t>
            </w:r>
          </w:p>
          <w:p w14:paraId="0ACBEF2A" w14:textId="11E01D7F" w:rsidR="001B48F8" w:rsidRPr="00710552" w:rsidRDefault="001B48F8" w:rsidP="00710552">
            <w:pPr>
              <w:spacing w:line="240" w:lineRule="auto"/>
              <w:jc w:val="both"/>
              <w:rPr>
                <w:rFonts w:ascii="Arial" w:hAnsi="Arial" w:cs="Arial"/>
                <w:color w:val="000000" w:themeColor="text1"/>
                <w:spacing w:val="-2"/>
              </w:rPr>
            </w:pPr>
            <w:r w:rsidRPr="00710552">
              <w:rPr>
                <w:rFonts w:ascii="Arial" w:hAnsi="Arial" w:cs="Arial"/>
                <w:color w:val="000000" w:themeColor="text1"/>
                <w:spacing w:val="-2"/>
              </w:rPr>
              <w:t>означает, по отношению к любому Лицу,</w:t>
            </w:r>
          </w:p>
          <w:p w14:paraId="4CA2C226" w14:textId="5AD93ED1" w:rsidR="001B48F8" w:rsidRPr="00710552" w:rsidRDefault="001B48F8" w:rsidP="0018245D">
            <w:pPr>
              <w:pStyle w:val="a3"/>
              <w:numPr>
                <w:ilvl w:val="0"/>
                <w:numId w:val="49"/>
              </w:numPr>
              <w:spacing w:line="240" w:lineRule="auto"/>
              <w:ind w:left="590" w:hanging="590"/>
              <w:contextualSpacing w:val="0"/>
              <w:jc w:val="both"/>
              <w:rPr>
                <w:rFonts w:ascii="Arial" w:hAnsi="Arial" w:cs="Arial"/>
                <w:color w:val="000000" w:themeColor="text1"/>
                <w:spacing w:val="-2"/>
              </w:rPr>
            </w:pPr>
            <w:r w:rsidRPr="00710552">
              <w:rPr>
                <w:rFonts w:ascii="Arial" w:hAnsi="Arial" w:cs="Arial"/>
                <w:color w:val="000000" w:themeColor="text1"/>
                <w:spacing w:val="-2"/>
              </w:rPr>
              <w:t>право прямо или косвенно и на законных основаниях, контролировать или определять управление делами этого Лица или выбирать, назначать или определять состав большинства совета директоров этого Лица; или</w:t>
            </w:r>
          </w:p>
          <w:p w14:paraId="1AFF05DF" w14:textId="5474BF4A" w:rsidR="001B48F8" w:rsidRPr="00710552" w:rsidRDefault="001B48F8" w:rsidP="0018245D">
            <w:pPr>
              <w:pStyle w:val="a3"/>
              <w:numPr>
                <w:ilvl w:val="0"/>
                <w:numId w:val="49"/>
              </w:numPr>
              <w:spacing w:line="240" w:lineRule="auto"/>
              <w:ind w:left="591" w:hanging="591"/>
              <w:jc w:val="both"/>
              <w:rPr>
                <w:rFonts w:ascii="Arial" w:hAnsi="Arial" w:cs="Arial"/>
                <w:color w:val="000000" w:themeColor="text1"/>
                <w:spacing w:val="-2"/>
              </w:rPr>
            </w:pPr>
            <w:r w:rsidRPr="00710552">
              <w:rPr>
                <w:rFonts w:ascii="Arial" w:hAnsi="Arial" w:cs="Arial"/>
                <w:color w:val="000000" w:themeColor="text1"/>
                <w:spacing w:val="-2"/>
              </w:rPr>
              <w:t>владение (будь то юридическое или бенефициарное, прямое или косвенное) более чем пятьюдесятью процентами (50%) от общего числа выпущенных голосующих акций или капитала этого Лица;</w:t>
            </w:r>
          </w:p>
          <w:p w14:paraId="3566CA7D" w14:textId="3445F899" w:rsidR="001B48F8" w:rsidRPr="00710552" w:rsidRDefault="001B48F8" w:rsidP="00710552">
            <w:pPr>
              <w:spacing w:line="240" w:lineRule="auto"/>
              <w:ind w:left="591"/>
              <w:jc w:val="both"/>
              <w:rPr>
                <w:rFonts w:ascii="Arial" w:hAnsi="Arial" w:cs="Arial"/>
                <w:color w:val="000000" w:themeColor="text1"/>
                <w:spacing w:val="-2"/>
              </w:rPr>
            </w:pPr>
            <w:r w:rsidRPr="00710552">
              <w:rPr>
                <w:rFonts w:ascii="Arial" w:hAnsi="Arial" w:cs="Arial"/>
                <w:color w:val="000000" w:themeColor="text1"/>
                <w:spacing w:val="-2"/>
              </w:rPr>
              <w:t xml:space="preserve">будь то посредством трастов, соглашений, договоренностей, практики, права собственности на какие-либо акции, доли или другие рыночные ценные бумаги или единицы Лица или иным образом, а также </w:t>
            </w:r>
            <w:r w:rsidRPr="00710552">
              <w:rPr>
                <w:rFonts w:ascii="Arial" w:hAnsi="Arial" w:cs="Arial"/>
                <w:b/>
                <w:color w:val="000000" w:themeColor="text1"/>
                <w:spacing w:val="-2"/>
              </w:rPr>
              <w:t>«Контролируется»</w:t>
            </w:r>
            <w:r w:rsidRPr="00710552">
              <w:rPr>
                <w:rFonts w:ascii="Arial" w:hAnsi="Arial" w:cs="Arial"/>
                <w:color w:val="000000" w:themeColor="text1"/>
                <w:spacing w:val="-2"/>
              </w:rPr>
              <w:t xml:space="preserve">, </w:t>
            </w:r>
            <w:r w:rsidRPr="00710552">
              <w:rPr>
                <w:rFonts w:ascii="Arial" w:hAnsi="Arial" w:cs="Arial"/>
                <w:b/>
                <w:color w:val="000000" w:themeColor="text1"/>
                <w:spacing w:val="-2"/>
              </w:rPr>
              <w:t>«Контролирует»</w:t>
            </w:r>
            <w:r w:rsidRPr="00710552">
              <w:rPr>
                <w:rFonts w:ascii="Arial" w:hAnsi="Arial" w:cs="Arial"/>
                <w:color w:val="000000" w:themeColor="text1"/>
                <w:spacing w:val="-2"/>
              </w:rPr>
              <w:t xml:space="preserve"> и </w:t>
            </w:r>
            <w:r w:rsidRPr="00710552">
              <w:rPr>
                <w:rFonts w:ascii="Arial" w:hAnsi="Arial" w:cs="Arial"/>
                <w:b/>
                <w:color w:val="000000" w:themeColor="text1"/>
                <w:spacing w:val="-2"/>
              </w:rPr>
              <w:t>«Контролирует»</w:t>
            </w:r>
            <w:r w:rsidRPr="00710552">
              <w:rPr>
                <w:rFonts w:ascii="Arial" w:hAnsi="Arial" w:cs="Arial"/>
                <w:color w:val="000000" w:themeColor="text1"/>
                <w:spacing w:val="-2"/>
              </w:rPr>
              <w:t xml:space="preserve"> имеют одинаковое значение;</w:t>
            </w:r>
          </w:p>
        </w:tc>
        <w:tc>
          <w:tcPr>
            <w:tcW w:w="4678" w:type="dxa"/>
          </w:tcPr>
          <w:p w14:paraId="4BD5BE38" w14:textId="77777777" w:rsidR="00E31E56" w:rsidRDefault="00E31E56" w:rsidP="00710552">
            <w:pPr>
              <w:spacing w:line="240"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Control</w:t>
            </w:r>
            <w:r w:rsidRPr="00710552">
              <w:rPr>
                <w:rFonts w:ascii="Arial" w:hAnsi="Arial" w:cs="Arial"/>
                <w:color w:val="000000" w:themeColor="text1"/>
                <w:spacing w:val="-2"/>
                <w:lang w:val="en-US"/>
              </w:rPr>
              <w:t>”</w:t>
            </w:r>
          </w:p>
          <w:p w14:paraId="07FD2EF0" w14:textId="2D30FFE5" w:rsidR="001B48F8" w:rsidRPr="00710552" w:rsidRDefault="001B48F8" w:rsidP="00710552">
            <w:pPr>
              <w:spacing w:line="240" w:lineRule="auto"/>
              <w:jc w:val="both"/>
              <w:rPr>
                <w:rFonts w:ascii="Arial" w:hAnsi="Arial" w:cs="Arial"/>
                <w:color w:val="000000" w:themeColor="text1"/>
                <w:spacing w:val="-2"/>
                <w:lang w:val="en-US"/>
              </w:rPr>
            </w:pPr>
            <w:r w:rsidRPr="00710552">
              <w:rPr>
                <w:rFonts w:ascii="Arial" w:hAnsi="Arial" w:cs="Arial"/>
                <w:color w:val="000000" w:themeColor="text1"/>
                <w:lang w:val="en-US"/>
              </w:rPr>
              <w:t>means, in relation to any Person,</w:t>
            </w:r>
          </w:p>
          <w:p w14:paraId="16FE5A86" w14:textId="77777777" w:rsidR="001B48F8" w:rsidRPr="00710552" w:rsidRDefault="001B48F8" w:rsidP="0018245D">
            <w:pPr>
              <w:pStyle w:val="a3"/>
              <w:numPr>
                <w:ilvl w:val="0"/>
                <w:numId w:val="5"/>
              </w:numPr>
              <w:tabs>
                <w:tab w:val="left" w:pos="1440"/>
              </w:tabs>
              <w:spacing w:line="240"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power, whether directly or indirectly and whether in legal beneficially, to control or determine the management of the affairs of that Person or to select, appoint, or determine the composition of a majority of the directors of the board of that Person; or</w:t>
            </w:r>
          </w:p>
          <w:p w14:paraId="36E38D07" w14:textId="77777777" w:rsidR="001B48F8" w:rsidRPr="00710552" w:rsidRDefault="001B48F8" w:rsidP="0018245D">
            <w:pPr>
              <w:pStyle w:val="a3"/>
              <w:numPr>
                <w:ilvl w:val="0"/>
                <w:numId w:val="5"/>
              </w:numPr>
              <w:tabs>
                <w:tab w:val="left" w:pos="1440"/>
              </w:tabs>
              <w:spacing w:line="240"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ownership (whether legal or beneficial, direct or indirect) of more than fifty percent (50%) of the total issued voting shares or stock in that Person;</w:t>
            </w:r>
          </w:p>
          <w:p w14:paraId="4372FC7F" w14:textId="52A625A3" w:rsidR="001B48F8" w:rsidRPr="00710552" w:rsidRDefault="001B48F8" w:rsidP="00710552">
            <w:pPr>
              <w:spacing w:line="240" w:lineRule="auto"/>
              <w:ind w:left="595"/>
              <w:jc w:val="both"/>
              <w:rPr>
                <w:rFonts w:ascii="Arial" w:hAnsi="Arial" w:cs="Arial"/>
                <w:color w:val="000000" w:themeColor="text1"/>
                <w:spacing w:val="-2"/>
                <w:lang w:val="en-US"/>
              </w:rPr>
            </w:pPr>
            <w:r w:rsidRPr="00710552">
              <w:rPr>
                <w:rFonts w:ascii="Arial" w:hAnsi="Arial" w:cs="Arial"/>
                <w:color w:val="000000" w:themeColor="text1"/>
                <w:lang w:val="en-US"/>
              </w:rPr>
              <w:t>whether by means of trusts, agreements, arrangements, understandings, practices, the ownership of any interest in any shares, stock, or other marketable securities or units of the Person, or otherwise, and “</w:t>
            </w:r>
            <w:r w:rsidRPr="00710552">
              <w:rPr>
                <w:rFonts w:ascii="Arial" w:hAnsi="Arial" w:cs="Arial"/>
                <w:b/>
                <w:color w:val="000000" w:themeColor="text1"/>
                <w:lang w:val="en-US"/>
              </w:rPr>
              <w:t>Controlled</w:t>
            </w:r>
            <w:r w:rsidRPr="00710552">
              <w:rPr>
                <w:rFonts w:ascii="Arial" w:hAnsi="Arial" w:cs="Arial"/>
                <w:color w:val="000000" w:themeColor="text1"/>
                <w:lang w:val="en-US"/>
              </w:rPr>
              <w:t>”, “</w:t>
            </w:r>
            <w:r w:rsidRPr="00710552">
              <w:rPr>
                <w:rFonts w:ascii="Arial" w:hAnsi="Arial" w:cs="Arial"/>
                <w:b/>
                <w:color w:val="000000" w:themeColor="text1"/>
                <w:lang w:val="en-US"/>
              </w:rPr>
              <w:t>Controlling</w:t>
            </w:r>
            <w:r w:rsidRPr="00710552">
              <w:rPr>
                <w:rFonts w:ascii="Arial" w:hAnsi="Arial" w:cs="Arial"/>
                <w:color w:val="000000" w:themeColor="text1"/>
                <w:lang w:val="en-US"/>
              </w:rPr>
              <w:t>” and “</w:t>
            </w:r>
            <w:r w:rsidRPr="00710552">
              <w:rPr>
                <w:rFonts w:ascii="Arial" w:hAnsi="Arial" w:cs="Arial"/>
                <w:b/>
                <w:color w:val="000000" w:themeColor="text1"/>
                <w:lang w:val="en-US"/>
              </w:rPr>
              <w:t>Controls</w:t>
            </w:r>
            <w:r w:rsidRPr="00710552">
              <w:rPr>
                <w:rFonts w:ascii="Arial" w:hAnsi="Arial" w:cs="Arial"/>
                <w:color w:val="000000" w:themeColor="text1"/>
                <w:lang w:val="en-US"/>
              </w:rPr>
              <w:t>” have like meaning;</w:t>
            </w:r>
          </w:p>
        </w:tc>
      </w:tr>
      <w:tr w:rsidR="00710552" w:rsidRPr="007B6CAE" w14:paraId="279165B3" w14:textId="77777777" w:rsidTr="00D31197">
        <w:trPr>
          <w:jc w:val="center"/>
        </w:trPr>
        <w:tc>
          <w:tcPr>
            <w:tcW w:w="4678" w:type="dxa"/>
          </w:tcPr>
          <w:p w14:paraId="3AAD5A09" w14:textId="77777777" w:rsidR="00E31E56" w:rsidRDefault="00E31E56" w:rsidP="00BE540B">
            <w:pPr>
              <w:pStyle w:val="Heading16pt"/>
              <w:spacing w:after="120" w:line="276" w:lineRule="auto"/>
              <w:jc w:val="both"/>
              <w:rPr>
                <w:rFonts w:cs="Arial"/>
                <w:color w:val="000000" w:themeColor="text1"/>
                <w:sz w:val="20"/>
              </w:rPr>
            </w:pPr>
            <w:r w:rsidRPr="00710552">
              <w:rPr>
                <w:rFonts w:cs="Arial"/>
                <w:color w:val="000000" w:themeColor="text1"/>
                <w:sz w:val="20"/>
              </w:rPr>
              <w:t>«</w:t>
            </w:r>
            <w:r w:rsidRPr="00710552">
              <w:rPr>
                <w:rFonts w:cs="Arial"/>
                <w:color w:val="000000" w:themeColor="text1"/>
                <w:spacing w:val="-2"/>
                <w:sz w:val="20"/>
              </w:rPr>
              <w:t xml:space="preserve">Бренды </w:t>
            </w:r>
            <w:proofErr w:type="spellStart"/>
            <w:r w:rsidRPr="00710552">
              <w:rPr>
                <w:rFonts w:cs="Arial"/>
                <w:color w:val="000000" w:themeColor="text1"/>
                <w:spacing w:val="-2"/>
                <w:sz w:val="20"/>
              </w:rPr>
              <w:t>Dusit</w:t>
            </w:r>
            <w:proofErr w:type="spellEnd"/>
            <w:r>
              <w:rPr>
                <w:rFonts w:cs="Arial"/>
                <w:color w:val="000000" w:themeColor="text1"/>
                <w:sz w:val="20"/>
              </w:rPr>
              <w:t>»</w:t>
            </w:r>
          </w:p>
          <w:p w14:paraId="66BE90C9" w14:textId="759D8194" w:rsidR="001B48F8" w:rsidRPr="00710552" w:rsidRDefault="001B48F8" w:rsidP="00BE540B">
            <w:pPr>
              <w:pStyle w:val="Heading16pt"/>
              <w:spacing w:after="120" w:line="276" w:lineRule="auto"/>
              <w:jc w:val="both"/>
              <w:rPr>
                <w:rFonts w:cs="Arial"/>
                <w:color w:val="000000" w:themeColor="text1"/>
                <w:sz w:val="20"/>
              </w:rPr>
            </w:pPr>
            <w:r w:rsidRPr="00710552">
              <w:rPr>
                <w:rFonts w:cs="Arial"/>
                <w:b w:val="0"/>
                <w:color w:val="000000" w:themeColor="text1"/>
                <w:spacing w:val="-2"/>
                <w:sz w:val="20"/>
              </w:rPr>
              <w:t>означает любые торговые наименования, товарные знаки, знаки обслуживания и логотипы, слоганы, коммерческие символы, доменные имена и другую интеллектуальную собственность, принадлежащую</w:t>
            </w:r>
            <w:del w:id="130" w:author="Arina Dovzhenko" w:date="2025-11-28T15:47:00Z" w16du:dateUtc="2025-11-28T12:47:00Z">
              <w:r w:rsidRPr="00710552" w:rsidDel="007B528C">
                <w:rPr>
                  <w:rFonts w:cs="Arial"/>
                  <w:b w:val="0"/>
                  <w:color w:val="000000" w:themeColor="text1"/>
                  <w:spacing w:val="-2"/>
                  <w:sz w:val="20"/>
                </w:rPr>
                <w:delText>,</w:delText>
              </w:r>
            </w:del>
            <w:ins w:id="131" w:author="Arina Dovzhenko" w:date="2025-11-28T15:47:00Z" w16du:dateUtc="2025-11-28T12:47:00Z">
              <w:r w:rsidR="007B528C" w:rsidRPr="007B528C">
                <w:rPr>
                  <w:rFonts w:cs="Arial"/>
                  <w:b w:val="0"/>
                  <w:color w:val="000000" w:themeColor="text1"/>
                  <w:spacing w:val="-2"/>
                  <w:sz w:val="20"/>
                  <w:rPrChange w:id="132" w:author="Arina Dovzhenko" w:date="2025-11-28T15:47:00Z" w16du:dateUtc="2025-11-28T12:47:00Z">
                    <w:rPr>
                      <w:rFonts w:cs="Arial"/>
                      <w:b w:val="0"/>
                      <w:color w:val="000000" w:themeColor="text1"/>
                      <w:spacing w:val="-2"/>
                      <w:sz w:val="20"/>
                      <w:lang w:val="en-US"/>
                    </w:rPr>
                  </w:rPrChange>
                </w:rPr>
                <w:t xml:space="preserve"> </w:t>
              </w:r>
              <w:r w:rsidR="007B528C">
                <w:rPr>
                  <w:rFonts w:cs="Arial"/>
                  <w:b w:val="0"/>
                  <w:color w:val="000000" w:themeColor="text1"/>
                  <w:spacing w:val="-2"/>
                  <w:sz w:val="20"/>
                </w:rPr>
                <w:t>или</w:t>
              </w:r>
            </w:ins>
            <w:r w:rsidRPr="00710552">
              <w:rPr>
                <w:rFonts w:cs="Arial"/>
                <w:b w:val="0"/>
                <w:color w:val="000000" w:themeColor="text1"/>
                <w:spacing w:val="-2"/>
                <w:sz w:val="20"/>
              </w:rPr>
              <w:t xml:space="preserve"> имеющ</w:t>
            </w:r>
            <w:del w:id="133" w:author="Arina Dovzhenko" w:date="2025-11-28T15:47:00Z" w16du:dateUtc="2025-11-28T12:47:00Z">
              <w:r w:rsidRPr="00710552" w:rsidDel="007B528C">
                <w:rPr>
                  <w:rFonts w:cs="Arial"/>
                  <w:b w:val="0"/>
                  <w:color w:val="000000" w:themeColor="text1"/>
                  <w:spacing w:val="-2"/>
                  <w:sz w:val="20"/>
                </w:rPr>
                <w:delText>ей</w:delText>
              </w:r>
            </w:del>
            <w:ins w:id="134" w:author="Arina Dovzhenko" w:date="2025-11-28T15:47:00Z" w16du:dateUtc="2025-11-28T12:47:00Z">
              <w:r w:rsidR="007B528C">
                <w:rPr>
                  <w:rFonts w:cs="Arial"/>
                  <w:b w:val="0"/>
                  <w:color w:val="000000" w:themeColor="text1"/>
                  <w:spacing w:val="-2"/>
                  <w:sz w:val="20"/>
                </w:rPr>
                <w:t>ую</w:t>
              </w:r>
            </w:ins>
            <w:r w:rsidRPr="00710552">
              <w:rPr>
                <w:rFonts w:cs="Arial"/>
                <w:b w:val="0"/>
                <w:color w:val="000000" w:themeColor="text1"/>
                <w:spacing w:val="-2"/>
                <w:sz w:val="20"/>
              </w:rPr>
              <w:t xml:space="preserve"> в качестве бенефициарного владельца или используемую DI или ее Аффилированными лицами (независимо от того, зарегистрированы они или нет), с внесенными в них изменениями DI или ее Аффилированными лицами время от времени как указано в Приложении 5</w:t>
            </w:r>
            <w:ins w:id="135" w:author="Arina Dovzhenko" w:date="2025-11-28T15:47:00Z" w16du:dateUtc="2025-11-28T12:47:00Z">
              <w:r w:rsidR="007B528C">
                <w:rPr>
                  <w:rFonts w:cs="Arial"/>
                  <w:b w:val="0"/>
                  <w:color w:val="000000" w:themeColor="text1"/>
                  <w:spacing w:val="-2"/>
                  <w:sz w:val="20"/>
                </w:rPr>
                <w:t>,</w:t>
              </w:r>
            </w:ins>
            <w:r w:rsidRPr="00710552">
              <w:rPr>
                <w:rFonts w:cs="Arial"/>
                <w:b w:val="0"/>
                <w:color w:val="000000" w:themeColor="text1"/>
                <w:spacing w:val="-2"/>
                <w:sz w:val="20"/>
              </w:rPr>
              <w:t xml:space="preserve"> а также другие коммерческие наименования, товарные знаки, знаки обслуживания и логотипы, слоганы, </w:t>
            </w:r>
            <w:r w:rsidRPr="00710552">
              <w:rPr>
                <w:rFonts w:cs="Arial"/>
                <w:b w:val="0"/>
                <w:color w:val="000000" w:themeColor="text1"/>
                <w:spacing w:val="-2"/>
                <w:sz w:val="20"/>
              </w:rPr>
              <w:lastRenderedPageBreak/>
              <w:t xml:space="preserve">коммерческие символы, доменные имена и другую интеллектуальную собственность, которую DI или ее Аффилированные лица могут разрешить в письменной форме для использования Владельцем, включая любые их фонетические или визуальные эквиваленты </w:t>
            </w:r>
            <w:r w:rsidRPr="00710552">
              <w:rPr>
                <w:rFonts w:cs="Arial"/>
                <w:i/>
                <w:color w:val="000000" w:themeColor="text1"/>
                <w:spacing w:val="-2"/>
                <w:sz w:val="20"/>
              </w:rPr>
              <w:t>на всех языках;</w:t>
            </w:r>
          </w:p>
        </w:tc>
        <w:tc>
          <w:tcPr>
            <w:tcW w:w="4678" w:type="dxa"/>
          </w:tcPr>
          <w:p w14:paraId="3FB1BEFF"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Dusit Brands</w:t>
            </w:r>
            <w:r>
              <w:rPr>
                <w:rFonts w:ascii="Arial" w:hAnsi="Arial" w:cs="Arial"/>
                <w:color w:val="000000" w:themeColor="text1"/>
                <w:spacing w:val="-2"/>
                <w:lang w:val="en-US"/>
              </w:rPr>
              <w:t>”</w:t>
            </w:r>
          </w:p>
          <w:p w14:paraId="37C54FC1" w14:textId="7E528B2A" w:rsidR="001B48F8" w:rsidRPr="00710552" w:rsidRDefault="001B48F8"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lang w:val="en-US"/>
              </w:rPr>
              <w:t xml:space="preserve">means any trade names, trademarks, service marks and logos, slogans, commercial symbols, domain names, and other intellectual property, owned, beneficially owned, or </w:t>
            </w:r>
            <w:proofErr w:type="spellStart"/>
            <w:r w:rsidRPr="00710552">
              <w:rPr>
                <w:rFonts w:ascii="Arial" w:hAnsi="Arial" w:cs="Arial"/>
                <w:color w:val="000000" w:themeColor="text1"/>
                <w:lang w:val="en-US"/>
              </w:rPr>
              <w:t>utilised</w:t>
            </w:r>
            <w:proofErr w:type="spellEnd"/>
            <w:r w:rsidRPr="00710552">
              <w:rPr>
                <w:rFonts w:ascii="Arial" w:hAnsi="Arial" w:cs="Arial"/>
                <w:color w:val="000000" w:themeColor="text1"/>
                <w:lang w:val="en-US"/>
              </w:rPr>
              <w:t xml:space="preserve"> by DI or its Affiliates (whether registered or not), as the same shall be amended by DI or its Affiliates from time to time as specified in Schedule 5 and such other trade names, trademarks, service marks and logos, slogans, commercial symbols, domain names, and other intellectual property as DI or its Affiliates may </w:t>
            </w:r>
            <w:proofErr w:type="spellStart"/>
            <w:r w:rsidRPr="00710552">
              <w:rPr>
                <w:rFonts w:ascii="Arial" w:hAnsi="Arial" w:cs="Arial"/>
                <w:color w:val="000000" w:themeColor="text1"/>
                <w:lang w:val="en-US"/>
              </w:rPr>
              <w:t>authorise</w:t>
            </w:r>
            <w:proofErr w:type="spellEnd"/>
            <w:r w:rsidRPr="00710552">
              <w:rPr>
                <w:rFonts w:ascii="Arial" w:hAnsi="Arial" w:cs="Arial"/>
                <w:color w:val="000000" w:themeColor="text1"/>
                <w:lang w:val="en-US"/>
              </w:rPr>
              <w:t xml:space="preserve"> in writing for use by the Owner from time to time including any phonetic or visual </w:t>
            </w:r>
            <w:r w:rsidRPr="00710552">
              <w:rPr>
                <w:rFonts w:ascii="Arial" w:hAnsi="Arial" w:cs="Arial"/>
                <w:b/>
                <w:i/>
                <w:color w:val="000000" w:themeColor="text1"/>
                <w:lang w:val="en-US"/>
              </w:rPr>
              <w:t>all languages</w:t>
            </w:r>
            <w:r w:rsidRPr="00710552">
              <w:rPr>
                <w:rFonts w:ascii="Arial" w:hAnsi="Arial" w:cs="Arial"/>
                <w:color w:val="000000" w:themeColor="text1"/>
                <w:lang w:val="en-US"/>
              </w:rPr>
              <w:t xml:space="preserve"> equivalents thereof;</w:t>
            </w:r>
          </w:p>
        </w:tc>
      </w:tr>
      <w:tr w:rsidR="00710552" w:rsidRPr="007B6CAE" w14:paraId="0860FFC0" w14:textId="77777777" w:rsidTr="00D31197">
        <w:trPr>
          <w:jc w:val="center"/>
        </w:trPr>
        <w:tc>
          <w:tcPr>
            <w:tcW w:w="4678" w:type="dxa"/>
          </w:tcPr>
          <w:p w14:paraId="5E57D9FC" w14:textId="77777777" w:rsidR="00E31E56" w:rsidRDefault="00E31E56" w:rsidP="00BE540B">
            <w:pPr>
              <w:spacing w:line="276" w:lineRule="auto"/>
              <w:jc w:val="both"/>
              <w:rPr>
                <w:rFonts w:ascii="Arial" w:hAnsi="Arial" w:cs="Arial"/>
                <w:b/>
                <w:color w:val="000000" w:themeColor="text1"/>
                <w:spacing w:val="-2"/>
              </w:rPr>
            </w:pPr>
            <w:r>
              <w:rPr>
                <w:rFonts w:ascii="Arial" w:hAnsi="Arial" w:cs="Arial"/>
                <w:b/>
                <w:color w:val="000000" w:themeColor="text1"/>
                <w:spacing w:val="-2"/>
              </w:rPr>
              <w:t xml:space="preserve">«Стандарты бренда </w:t>
            </w:r>
            <w:proofErr w:type="spellStart"/>
            <w:r>
              <w:rPr>
                <w:rFonts w:ascii="Arial" w:hAnsi="Arial" w:cs="Arial"/>
                <w:b/>
                <w:color w:val="000000" w:themeColor="text1"/>
                <w:spacing w:val="-2"/>
              </w:rPr>
              <w:t>Dusit</w:t>
            </w:r>
            <w:proofErr w:type="spellEnd"/>
            <w:r>
              <w:rPr>
                <w:rFonts w:ascii="Arial" w:hAnsi="Arial" w:cs="Arial"/>
                <w:b/>
                <w:color w:val="000000" w:themeColor="text1"/>
                <w:spacing w:val="-2"/>
              </w:rPr>
              <w:t>»</w:t>
            </w:r>
          </w:p>
          <w:p w14:paraId="1D74605B" w14:textId="434296E5" w:rsidR="001B48F8" w:rsidRPr="00710552" w:rsidRDefault="001B48F8" w:rsidP="00BE540B">
            <w:pPr>
              <w:spacing w:line="276" w:lineRule="auto"/>
              <w:jc w:val="both"/>
              <w:rPr>
                <w:rFonts w:ascii="Arial" w:hAnsi="Arial" w:cs="Arial"/>
                <w:b/>
                <w:color w:val="000000" w:themeColor="text1"/>
                <w:spacing w:val="-2"/>
              </w:rPr>
            </w:pPr>
            <w:r w:rsidRPr="00710552">
              <w:rPr>
                <w:rFonts w:ascii="Arial" w:hAnsi="Arial" w:cs="Arial"/>
                <w:color w:val="000000" w:themeColor="text1"/>
                <w:spacing w:val="-2"/>
              </w:rPr>
              <w:t xml:space="preserve">означает стандарты и требования DI и/или ее Аффилированных лиц к помещениям, оборудованию, инструментам и т. д., которые требуются для каждого соответствующего бренда </w:t>
            </w:r>
            <w:proofErr w:type="spellStart"/>
            <w:r w:rsidRPr="00710552">
              <w:rPr>
                <w:rFonts w:ascii="Arial" w:hAnsi="Arial" w:cs="Arial"/>
                <w:color w:val="000000" w:themeColor="text1"/>
                <w:spacing w:val="-2"/>
              </w:rPr>
              <w:t>Dusit</w:t>
            </w:r>
            <w:proofErr w:type="spellEnd"/>
            <w:r w:rsidRPr="00710552">
              <w:rPr>
                <w:rFonts w:ascii="Arial" w:hAnsi="Arial" w:cs="Arial"/>
                <w:color w:val="000000" w:themeColor="text1"/>
                <w:spacing w:val="-2"/>
              </w:rPr>
              <w:t xml:space="preserve"> в отношении концепции, дизайна или размера будущих </w:t>
            </w:r>
            <w:del w:id="136" w:author="Arina Dovzhenko" w:date="2025-11-28T15:57:00Z" w16du:dateUtc="2025-11-28T12:57:00Z">
              <w:r w:rsidRPr="00710552" w:rsidDel="00437D97">
                <w:rPr>
                  <w:rFonts w:ascii="Arial" w:hAnsi="Arial" w:cs="Arial"/>
                  <w:color w:val="000000" w:themeColor="text1"/>
                  <w:spacing w:val="-2"/>
                </w:rPr>
                <w:delText>Г</w:delText>
              </w:r>
            </w:del>
            <w:ins w:id="137" w:author="Arina Dovzhenko" w:date="2025-11-28T15:57:00Z" w16du:dateUtc="2025-11-28T12:57:00Z">
              <w:r w:rsidR="00437D97">
                <w:rPr>
                  <w:rFonts w:ascii="Arial" w:hAnsi="Arial" w:cs="Arial"/>
                  <w:color w:val="000000" w:themeColor="text1"/>
                  <w:spacing w:val="-2"/>
                </w:rPr>
                <w:t>г</w:t>
              </w:r>
            </w:ins>
            <w:r w:rsidRPr="00710552">
              <w:rPr>
                <w:rFonts w:ascii="Arial" w:hAnsi="Arial" w:cs="Arial"/>
                <w:color w:val="000000" w:themeColor="text1"/>
                <w:spacing w:val="-2"/>
              </w:rPr>
              <w:t>остиниц, с изменениями, внесенными в любое время и время от времени компанией DI или ее Аффилированными лицами и адаптированными под требования Российского законодательства;</w:t>
            </w:r>
          </w:p>
        </w:tc>
        <w:tc>
          <w:tcPr>
            <w:tcW w:w="4678" w:type="dxa"/>
          </w:tcPr>
          <w:p w14:paraId="343429C2"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Dusit Brand Standards</w:t>
            </w:r>
            <w:r>
              <w:rPr>
                <w:rFonts w:ascii="Arial" w:hAnsi="Arial" w:cs="Arial"/>
                <w:color w:val="000000" w:themeColor="text1"/>
                <w:spacing w:val="-2"/>
                <w:lang w:val="en-US"/>
              </w:rPr>
              <w:t>”</w:t>
            </w:r>
          </w:p>
          <w:p w14:paraId="14A13AFF" w14:textId="0AA6987A" w:rsidR="001B48F8" w:rsidRPr="00710552" w:rsidRDefault="001B48F8"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DI’s and/or its Affiliates’ standards and requirements for facilities, equipment, tools, etc., that are required for each respective Dusit Brands, in respect to the concept, design or size of the prospective hotel</w:t>
            </w:r>
            <w:r w:rsidRPr="00710552">
              <w:rPr>
                <w:rFonts w:ascii="Arial" w:hAnsi="Arial" w:cs="Arial"/>
                <w:color w:val="000000" w:themeColor="text1"/>
                <w:lang w:val="en-US"/>
              </w:rPr>
              <w:t xml:space="preserve"> </w:t>
            </w:r>
            <w:r w:rsidRPr="00710552">
              <w:rPr>
                <w:rFonts w:ascii="Arial" w:hAnsi="Arial" w:cs="Arial"/>
                <w:color w:val="000000" w:themeColor="text1"/>
                <w:spacing w:val="-2"/>
                <w:lang w:val="en-US"/>
              </w:rPr>
              <w:t xml:space="preserve">and thereafter as amended at any time and from time to time by </w:t>
            </w:r>
            <w:r w:rsidRPr="00710552">
              <w:rPr>
                <w:rFonts w:ascii="Arial" w:hAnsi="Arial" w:cs="Arial"/>
                <w:color w:val="000000" w:themeColor="text1"/>
                <w:lang w:val="en-US"/>
              </w:rPr>
              <w:t>DI or its Affiliates</w:t>
            </w:r>
            <w:r w:rsidRPr="00710552">
              <w:rPr>
                <w:rFonts w:ascii="Arial" w:hAnsi="Arial" w:cs="Arial"/>
                <w:color w:val="000000" w:themeColor="text1"/>
                <w:spacing w:val="-2"/>
                <w:lang w:val="en-US"/>
              </w:rPr>
              <w:t>;</w:t>
            </w:r>
          </w:p>
        </w:tc>
      </w:tr>
      <w:tr w:rsidR="00710552" w:rsidRPr="00710552" w14:paraId="063DB0D0" w14:textId="77777777" w:rsidTr="00D31197">
        <w:trPr>
          <w:jc w:val="center"/>
        </w:trPr>
        <w:tc>
          <w:tcPr>
            <w:tcW w:w="4678" w:type="dxa"/>
          </w:tcPr>
          <w:p w14:paraId="310D1AB6" w14:textId="1ACC2160" w:rsidR="00E31E56" w:rsidRDefault="00E31E56" w:rsidP="00E31E56">
            <w:pPr>
              <w:pStyle w:val="a3"/>
              <w:tabs>
                <w:tab w:val="left" w:pos="720"/>
              </w:tabs>
              <w:spacing w:line="276" w:lineRule="auto"/>
              <w:ind w:left="0"/>
              <w:contextualSpacing w:val="0"/>
              <w:jc w:val="both"/>
              <w:rPr>
                <w:rFonts w:ascii="Arial" w:hAnsi="Arial" w:cs="Arial"/>
                <w:color w:val="000000" w:themeColor="text1"/>
                <w:spacing w:val="-2"/>
              </w:rPr>
            </w:pPr>
            <w:r w:rsidRPr="00710552">
              <w:rPr>
                <w:rFonts w:ascii="Arial" w:hAnsi="Arial" w:cs="Arial"/>
                <w:b/>
                <w:color w:val="000000" w:themeColor="text1"/>
              </w:rPr>
              <w:t>«</w:t>
            </w:r>
            <w:proofErr w:type="spellStart"/>
            <w:r w:rsidRPr="00710552">
              <w:rPr>
                <w:rFonts w:ascii="Arial" w:hAnsi="Arial" w:cs="Arial"/>
                <w:b/>
                <w:color w:val="000000" w:themeColor="text1"/>
                <w:spacing w:val="-2"/>
              </w:rPr>
              <w:t>МПиО</w:t>
            </w:r>
            <w:proofErr w:type="spellEnd"/>
            <w:r w:rsidRPr="00710552">
              <w:rPr>
                <w:rFonts w:ascii="Arial" w:hAnsi="Arial" w:cs="Arial"/>
                <w:b/>
                <w:color w:val="000000" w:themeColor="text1"/>
                <w:spacing w:val="-2"/>
              </w:rPr>
              <w:t>»</w:t>
            </w:r>
          </w:p>
          <w:p w14:paraId="212397A6" w14:textId="2A37DF04" w:rsidR="001B48F8" w:rsidRPr="00710552"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 xml:space="preserve">означает предметы мебели, приспособления и оборудование, используемые в ходе обычной эксплуатации </w:t>
            </w:r>
            <w:del w:id="138" w:author="Arina Dovzhenko" w:date="2025-11-28T15:58:00Z" w16du:dateUtc="2025-11-28T12:58:00Z">
              <w:r w:rsidRPr="00710552" w:rsidDel="00437D97">
                <w:rPr>
                  <w:rFonts w:ascii="Arial" w:hAnsi="Arial" w:cs="Arial"/>
                  <w:color w:val="000000" w:themeColor="text1"/>
                  <w:spacing w:val="-2"/>
                </w:rPr>
                <w:delText xml:space="preserve">Гостиниц </w:delText>
              </w:r>
            </w:del>
            <w:ins w:id="139" w:author="Arina Dovzhenko" w:date="2025-11-28T15:58:00Z" w16du:dateUtc="2025-11-28T12:58:00Z">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в соответствии с определением «Мебель и оборудование» согласно USALI, но исключая:</w:t>
            </w:r>
          </w:p>
          <w:p w14:paraId="6D7D6EA1" w14:textId="77777777" w:rsidR="001B48F8" w:rsidRPr="00710552"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Эксплуатационные расходные материалы; и</w:t>
            </w:r>
          </w:p>
          <w:p w14:paraId="31FBD695" w14:textId="000A0097" w:rsidR="001B48F8" w:rsidRPr="00BE540B"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Эксплуатационное оборудование;</w:t>
            </w:r>
          </w:p>
        </w:tc>
        <w:tc>
          <w:tcPr>
            <w:tcW w:w="4678" w:type="dxa"/>
          </w:tcPr>
          <w:p w14:paraId="2B3FBCE6" w14:textId="32CF3E88" w:rsidR="00E31E56" w:rsidRDefault="00E31E56" w:rsidP="00E31E56">
            <w:pPr>
              <w:pStyle w:val="5"/>
              <w:spacing w:before="0" w:after="120" w:line="276" w:lineRule="auto"/>
              <w:jc w:val="both"/>
              <w:rPr>
                <w:rFonts w:ascii="Arial" w:hAnsi="Arial" w:cs="Arial"/>
                <w:color w:val="000000" w:themeColor="text1"/>
                <w:spacing w:val="-2"/>
              </w:rPr>
            </w:pPr>
            <w:r w:rsidRPr="00710552">
              <w:rPr>
                <w:rFonts w:ascii="Arial" w:hAnsi="Arial" w:cs="Arial"/>
                <w:color w:val="000000" w:themeColor="text1"/>
                <w:spacing w:val="-2"/>
              </w:rPr>
              <w:t>“</w:t>
            </w:r>
            <w:r w:rsidRPr="00710552">
              <w:rPr>
                <w:rFonts w:ascii="Arial" w:hAnsi="Arial" w:cs="Arial"/>
                <w:b/>
                <w:color w:val="000000" w:themeColor="text1"/>
                <w:spacing w:val="-2"/>
              </w:rPr>
              <w:t>FF&amp;E</w:t>
            </w:r>
            <w:r>
              <w:rPr>
                <w:rFonts w:ascii="Arial" w:hAnsi="Arial" w:cs="Arial"/>
                <w:color w:val="000000" w:themeColor="text1"/>
                <w:spacing w:val="-2"/>
              </w:rPr>
              <w:t>”</w:t>
            </w:r>
          </w:p>
          <w:p w14:paraId="0E409A1E" w14:textId="5BE6405B" w:rsidR="001B48F8" w:rsidRPr="00E31E56"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lang w:val="en-US"/>
              </w:rPr>
            </w:pPr>
            <w:r w:rsidRPr="00E31E56">
              <w:rPr>
                <w:rFonts w:ascii="Arial" w:hAnsi="Arial" w:cs="Arial"/>
                <w:color w:val="000000" w:themeColor="text1"/>
                <w:spacing w:val="-2"/>
                <w:lang w:val="en-US"/>
              </w:rPr>
              <w:t>means items of furniture, fixtures and equipment used in the ordinary course of operating the Hotel in accordance with definition of “Furniture and Equipment” under the USALI, but excluding:</w:t>
            </w:r>
          </w:p>
          <w:p w14:paraId="5F6518FC" w14:textId="77777777" w:rsidR="001B48F8" w:rsidRPr="00BE540B"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rPr>
            </w:pPr>
            <w:proofErr w:type="spellStart"/>
            <w:r w:rsidRPr="00BE540B">
              <w:rPr>
                <w:rFonts w:ascii="Arial" w:hAnsi="Arial" w:cs="Arial"/>
                <w:color w:val="000000" w:themeColor="text1"/>
                <w:spacing w:val="-2"/>
              </w:rPr>
              <w:t>Operating</w:t>
            </w:r>
            <w:proofErr w:type="spellEnd"/>
            <w:r w:rsidRPr="00BE540B">
              <w:rPr>
                <w:rFonts w:ascii="Arial" w:hAnsi="Arial" w:cs="Arial"/>
                <w:color w:val="000000" w:themeColor="text1"/>
                <w:spacing w:val="-2"/>
              </w:rPr>
              <w:t xml:space="preserve"> </w:t>
            </w:r>
            <w:proofErr w:type="spellStart"/>
            <w:r w:rsidRPr="00BE540B">
              <w:rPr>
                <w:rFonts w:ascii="Arial" w:hAnsi="Arial" w:cs="Arial"/>
                <w:color w:val="000000" w:themeColor="text1"/>
                <w:spacing w:val="-2"/>
              </w:rPr>
              <w:t>Consumables</w:t>
            </w:r>
            <w:proofErr w:type="spellEnd"/>
            <w:r w:rsidRPr="00BE540B">
              <w:rPr>
                <w:rFonts w:ascii="Arial" w:hAnsi="Arial" w:cs="Arial"/>
                <w:color w:val="000000" w:themeColor="text1"/>
                <w:spacing w:val="-2"/>
              </w:rPr>
              <w:t xml:space="preserve">; </w:t>
            </w:r>
            <w:proofErr w:type="spellStart"/>
            <w:r w:rsidRPr="00BE540B">
              <w:rPr>
                <w:rFonts w:ascii="Arial" w:hAnsi="Arial" w:cs="Arial"/>
                <w:color w:val="000000" w:themeColor="text1"/>
                <w:spacing w:val="-2"/>
              </w:rPr>
              <w:t>and</w:t>
            </w:r>
            <w:proofErr w:type="spellEnd"/>
          </w:p>
          <w:p w14:paraId="2563F1BD" w14:textId="619FC7C5" w:rsidR="001B48F8" w:rsidRPr="00BE540B"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rPr>
            </w:pPr>
            <w:proofErr w:type="spellStart"/>
            <w:r w:rsidRPr="00BE540B">
              <w:rPr>
                <w:rFonts w:ascii="Arial" w:hAnsi="Arial" w:cs="Arial"/>
                <w:color w:val="000000" w:themeColor="text1"/>
                <w:spacing w:val="-2"/>
              </w:rPr>
              <w:t>Operating</w:t>
            </w:r>
            <w:proofErr w:type="spellEnd"/>
            <w:r w:rsidRPr="00BE540B">
              <w:rPr>
                <w:rFonts w:ascii="Arial" w:hAnsi="Arial" w:cs="Arial"/>
                <w:color w:val="000000" w:themeColor="text1"/>
                <w:spacing w:val="-2"/>
              </w:rPr>
              <w:t xml:space="preserve"> Equipment;</w:t>
            </w:r>
          </w:p>
        </w:tc>
      </w:tr>
      <w:tr w:rsidR="00710552" w:rsidRPr="00710552" w14:paraId="09E3CB81" w14:textId="77777777" w:rsidTr="00D31197">
        <w:trPr>
          <w:jc w:val="center"/>
        </w:trPr>
        <w:tc>
          <w:tcPr>
            <w:tcW w:w="4678" w:type="dxa"/>
          </w:tcPr>
          <w:p w14:paraId="7F4CEDD6" w14:textId="77777777" w:rsidR="00E31E56" w:rsidRDefault="00E31E56" w:rsidP="00BE540B">
            <w:pPr>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«Событие Форс-мажора»</w:t>
            </w:r>
          </w:p>
          <w:p w14:paraId="07020000" w14:textId="4865AA8E" w:rsidR="00D31197" w:rsidRPr="00710552" w:rsidRDefault="00D31197" w:rsidP="00BE540B">
            <w:pPr>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любое событие, наступление которого находится вне контроля Стороны, полагающейся на такое событие в соответствии с Разделом 14, которое делает выполнение любых договорных обязательств любой из Сторон невозможным или настолько неосуществимым, что считается фактически невозможным при данных обстоятельствах, включая:</w:t>
            </w:r>
          </w:p>
          <w:p w14:paraId="08020000" w14:textId="77777777" w:rsidR="00D31197" w:rsidRPr="00BE540B"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BE540B">
              <w:rPr>
                <w:rFonts w:ascii="Arial" w:hAnsi="Arial" w:cs="Arial"/>
                <w:color w:val="000000" w:themeColor="text1"/>
              </w:rPr>
              <w:t>война, вторжение, восстание, революция, государственный переворот или гражданская война;</w:t>
            </w:r>
          </w:p>
          <w:p w14:paraId="09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действия правительства в его суверенном качестве;</w:t>
            </w:r>
          </w:p>
          <w:p w14:paraId="0A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землетрясения, пожар, молния, наводнение или другие стихийные бедствия;</w:t>
            </w:r>
          </w:p>
          <w:p w14:paraId="0B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lastRenderedPageBreak/>
              <w:t>вспышек эпидемических или пандемических заболеваний;</w:t>
            </w:r>
          </w:p>
          <w:p w14:paraId="0C020000" w14:textId="79E17608"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 xml:space="preserve">туристические рекомендации или предупреждения, выпущенные любым государственным органом или любым международным агентством или органом, касающиеся терроризма или суверенного конфликта, которые имеют непосредственное влияние на деятельность </w:t>
            </w:r>
            <w:del w:id="140" w:author="Arina Dovzhenko" w:date="2025-11-28T15:58:00Z" w16du:dateUtc="2025-11-28T12:58:00Z">
              <w:r w:rsidRPr="00710552" w:rsidDel="00437D97">
                <w:rPr>
                  <w:rFonts w:ascii="Arial" w:hAnsi="Arial" w:cs="Arial"/>
                  <w:color w:val="000000" w:themeColor="text1"/>
                </w:rPr>
                <w:delText>Гостиниц</w:delText>
              </w:r>
            </w:del>
            <w:ins w:id="141" w:author="Arina Dovzhenko" w:date="2025-11-28T15:58:00Z" w16du:dateUtc="2025-11-28T12:58:00Z">
              <w:r w:rsidR="00437D97">
                <w:rPr>
                  <w:rFonts w:ascii="Arial" w:hAnsi="Arial" w:cs="Arial"/>
                  <w:color w:val="000000" w:themeColor="text1"/>
                </w:rPr>
                <w:t>Отеля</w:t>
              </w:r>
            </w:ins>
            <w:r w:rsidRPr="00710552">
              <w:rPr>
                <w:rFonts w:ascii="Arial" w:hAnsi="Arial" w:cs="Arial"/>
                <w:color w:val="000000" w:themeColor="text1"/>
              </w:rPr>
              <w:t>;</w:t>
            </w:r>
          </w:p>
          <w:p w14:paraId="0D020000" w14:textId="12779A2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забастовки, локауты, бойкоты, терроризм, саботаж или поджоги; или</w:t>
            </w:r>
          </w:p>
          <w:p w14:paraId="0F020000" w14:textId="263C21D3" w:rsidR="00D31197" w:rsidRPr="00BE540B"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кибератака;</w:t>
            </w:r>
          </w:p>
        </w:tc>
        <w:tc>
          <w:tcPr>
            <w:tcW w:w="4678" w:type="dxa"/>
          </w:tcPr>
          <w:p w14:paraId="441107F8" w14:textId="77777777" w:rsidR="00E31E56" w:rsidRDefault="00E31E56" w:rsidP="00BE540B">
            <w:pPr>
              <w:pStyle w:val="af"/>
              <w:spacing w:after="120" w:line="276" w:lineRule="auto"/>
              <w:jc w:val="both"/>
              <w:rPr>
                <w:rFonts w:ascii="Arial" w:hAnsi="Arial" w:cs="Arial"/>
                <w:color w:val="000000" w:themeColor="text1"/>
                <w:spacing w:val="-2"/>
                <w:lang w:val="en-US"/>
              </w:rPr>
            </w:pPr>
            <w:r w:rsidRPr="00E31E56">
              <w:rPr>
                <w:rFonts w:ascii="Arial" w:hAnsi="Arial" w:cs="Arial"/>
                <w:color w:val="000000" w:themeColor="text1"/>
                <w:spacing w:val="-2"/>
                <w:lang w:val="en-US"/>
              </w:rPr>
              <w:lastRenderedPageBreak/>
              <w:t>“</w:t>
            </w:r>
            <w:r w:rsidRPr="00E31E56">
              <w:rPr>
                <w:rFonts w:ascii="Arial" w:hAnsi="Arial" w:cs="Arial"/>
                <w:b/>
                <w:color w:val="000000" w:themeColor="text1"/>
                <w:spacing w:val="-2"/>
                <w:lang w:val="en-US"/>
              </w:rPr>
              <w:t>Force Majeure Event</w:t>
            </w:r>
            <w:r w:rsidRPr="00E31E56">
              <w:rPr>
                <w:rFonts w:ascii="Arial" w:hAnsi="Arial" w:cs="Arial"/>
                <w:color w:val="000000" w:themeColor="text1"/>
                <w:spacing w:val="-2"/>
                <w:lang w:val="en-US"/>
              </w:rPr>
              <w:t>”</w:t>
            </w:r>
          </w:p>
          <w:p w14:paraId="11020000" w14:textId="030DD0D4" w:rsidR="00D31197" w:rsidRPr="00710552" w:rsidRDefault="00D31197" w:rsidP="00BE540B">
            <w:pPr>
              <w:pStyle w:val="af"/>
              <w:spacing w:after="120" w:line="276" w:lineRule="auto"/>
              <w:jc w:val="both"/>
              <w:rPr>
                <w:rFonts w:ascii="Arial" w:hAnsi="Arial" w:cs="Arial"/>
                <w:color w:val="000000" w:themeColor="text1"/>
                <w:lang w:val="en-US"/>
              </w:rPr>
            </w:pPr>
            <w:r w:rsidRPr="00710552">
              <w:rPr>
                <w:rFonts w:ascii="Arial" w:hAnsi="Arial" w:cs="Arial"/>
                <w:color w:val="000000" w:themeColor="text1"/>
                <w:lang w:val="en-US"/>
              </w:rPr>
              <w:t>means any event the occurrence of which is beyond the control of the Party relying on such event pursuant to Section 14 that render the performance of any contractual duties of either Party impossible or so impracticable as to be considered effectively impossible in the circumstances, including:</w:t>
            </w:r>
          </w:p>
          <w:p w14:paraId="12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war, invasion, rebellion, revolution, insurrection or civil war;</w:t>
            </w:r>
          </w:p>
          <w:p w14:paraId="13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acts of government in its sovereign capacity;</w:t>
            </w:r>
          </w:p>
          <w:p w14:paraId="14020000" w14:textId="4568B474"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earthquakes, fire, ligh</w:t>
            </w:r>
            <w:r w:rsidR="00BE540B">
              <w:rPr>
                <w:rFonts w:ascii="Arial" w:hAnsi="Arial" w:cs="Arial"/>
                <w:color w:val="000000" w:themeColor="text1"/>
                <w:lang w:val="en-US"/>
              </w:rPr>
              <w:t xml:space="preserve">tning, floods or other natural </w:t>
            </w:r>
            <w:r w:rsidRPr="00710552">
              <w:rPr>
                <w:rFonts w:ascii="Arial" w:hAnsi="Arial" w:cs="Arial"/>
                <w:color w:val="000000" w:themeColor="text1"/>
                <w:lang w:val="en-US"/>
              </w:rPr>
              <w:t>disasters;</w:t>
            </w:r>
          </w:p>
          <w:p w14:paraId="15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outbreaks of epidemic or pandemic disease(s);</w:t>
            </w:r>
          </w:p>
          <w:p w14:paraId="16020000" w14:textId="5C3C631C"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 xml:space="preserve">travel advisories or alerts issued by any government authority or any international </w:t>
            </w:r>
            <w:r w:rsidRPr="00710552">
              <w:rPr>
                <w:rFonts w:ascii="Arial" w:hAnsi="Arial" w:cs="Arial"/>
                <w:color w:val="000000" w:themeColor="text1"/>
                <w:lang w:val="en-US"/>
              </w:rPr>
              <w:lastRenderedPageBreak/>
              <w:t>agency or body relating to terrorism or sovereign conflict which have a direct impact on the operations of the Hotel;</w:t>
            </w:r>
          </w:p>
          <w:p w14:paraId="17020000" w14:textId="11618FEE"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strikes, lockouts, boycotts, terrorism, sabotage or arson; or</w:t>
            </w:r>
          </w:p>
          <w:p w14:paraId="18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rPr>
            </w:pPr>
            <w:r w:rsidRPr="00BE540B">
              <w:rPr>
                <w:rFonts w:ascii="Arial" w:hAnsi="Arial" w:cs="Arial"/>
                <w:color w:val="000000" w:themeColor="text1"/>
                <w:lang w:val="en-US"/>
              </w:rPr>
              <w:t>cyber</w:t>
            </w:r>
            <w:r w:rsidRPr="00710552">
              <w:rPr>
                <w:rFonts w:ascii="Arial" w:hAnsi="Arial" w:cs="Arial"/>
                <w:color w:val="000000" w:themeColor="text1"/>
              </w:rPr>
              <w:t xml:space="preserve"> </w:t>
            </w:r>
            <w:proofErr w:type="spellStart"/>
            <w:r w:rsidRPr="00710552">
              <w:rPr>
                <w:rFonts w:ascii="Arial" w:hAnsi="Arial" w:cs="Arial"/>
                <w:color w:val="000000" w:themeColor="text1"/>
              </w:rPr>
              <w:t>attack</w:t>
            </w:r>
            <w:proofErr w:type="spellEnd"/>
            <w:r w:rsidRPr="00710552">
              <w:rPr>
                <w:rFonts w:ascii="Arial" w:hAnsi="Arial" w:cs="Arial"/>
                <w:color w:val="000000" w:themeColor="text1"/>
              </w:rPr>
              <w:t>;</w:t>
            </w:r>
          </w:p>
        </w:tc>
      </w:tr>
      <w:tr w:rsidR="00BE540B" w:rsidRPr="007B6CAE" w14:paraId="0C045FA0" w14:textId="77777777" w:rsidTr="00D31197">
        <w:trPr>
          <w:jc w:val="center"/>
        </w:trPr>
        <w:tc>
          <w:tcPr>
            <w:tcW w:w="4678" w:type="dxa"/>
          </w:tcPr>
          <w:p w14:paraId="6570FB49" w14:textId="77777777" w:rsidR="00E31E56" w:rsidRDefault="00E31E56" w:rsidP="00BE540B">
            <w:pPr>
              <w:spacing w:line="276" w:lineRule="auto"/>
              <w:jc w:val="both"/>
              <w:rPr>
                <w:rFonts w:ascii="Arial" w:hAnsi="Arial" w:cs="Arial"/>
                <w:b/>
                <w:color w:val="000000" w:themeColor="text1"/>
                <w:spacing w:val="-2"/>
              </w:rPr>
            </w:pPr>
            <w:r>
              <w:rPr>
                <w:rFonts w:ascii="Arial" w:hAnsi="Arial" w:cs="Arial"/>
                <w:b/>
                <w:color w:val="000000" w:themeColor="text1"/>
                <w:spacing w:val="-2"/>
              </w:rPr>
              <w:lastRenderedPageBreak/>
              <w:t>«Стандартный номер»</w:t>
            </w:r>
          </w:p>
          <w:p w14:paraId="1A0157C4" w14:textId="656F188D" w:rsidR="00BE540B" w:rsidRPr="00710552" w:rsidRDefault="00BE540B" w:rsidP="00BE540B">
            <w:pPr>
              <w:spacing w:line="276" w:lineRule="auto"/>
              <w:jc w:val="both"/>
              <w:rPr>
                <w:rFonts w:ascii="Arial" w:hAnsi="Arial" w:cs="Arial"/>
                <w:b/>
                <w:color w:val="000000" w:themeColor="text1"/>
                <w:spacing w:val="-2"/>
              </w:rPr>
            </w:pPr>
            <w:r w:rsidRPr="00710552">
              <w:rPr>
                <w:rFonts w:ascii="Arial" w:hAnsi="Arial" w:cs="Arial"/>
                <w:color w:val="000000" w:themeColor="text1"/>
                <w:spacing w:val="-2"/>
              </w:rPr>
              <w:t>означает образец номера, который должен быть построен в соответствии с утвержденными Сторонами чертежами архитектуры, дизайна интерьера, механики, электрики и сантехники (ME&amp;P), а также аудиовизуальн</w:t>
            </w:r>
            <w:del w:id="142" w:author="Arina Dovzhenko" w:date="2025-11-28T15:48:00Z" w16du:dateUtc="2025-11-28T12:48:00Z">
              <w:r w:rsidRPr="00710552" w:rsidDel="007B528C">
                <w:rPr>
                  <w:rFonts w:ascii="Arial" w:hAnsi="Arial" w:cs="Arial"/>
                  <w:color w:val="000000" w:themeColor="text1"/>
                  <w:spacing w:val="-2"/>
                </w:rPr>
                <w:delText>ой</w:delText>
              </w:r>
            </w:del>
            <w:ins w:id="143" w:author="Arina Dovzhenko" w:date="2025-11-28T15:48:00Z" w16du:dateUtc="2025-11-28T12:48:00Z">
              <w:r w:rsidR="007B528C">
                <w:rPr>
                  <w:rFonts w:ascii="Arial" w:hAnsi="Arial" w:cs="Arial"/>
                  <w:color w:val="000000" w:themeColor="text1"/>
                  <w:spacing w:val="-2"/>
                </w:rPr>
                <w:t>ыми</w:t>
              </w:r>
            </w:ins>
            <w:r w:rsidRPr="00710552">
              <w:rPr>
                <w:rFonts w:ascii="Arial" w:hAnsi="Arial" w:cs="Arial"/>
                <w:color w:val="000000" w:themeColor="text1"/>
                <w:spacing w:val="-2"/>
              </w:rPr>
              <w:t>, чтобы быть полностью функциональным номером (номерами) в готовом виде в рабочем состоянии;</w:t>
            </w:r>
          </w:p>
        </w:tc>
        <w:tc>
          <w:tcPr>
            <w:tcW w:w="4678" w:type="dxa"/>
          </w:tcPr>
          <w:p w14:paraId="5832A36C"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Mock-Up Room</w:t>
            </w:r>
            <w:r>
              <w:rPr>
                <w:rFonts w:ascii="Arial" w:hAnsi="Arial" w:cs="Arial"/>
                <w:color w:val="000000" w:themeColor="text1"/>
                <w:spacing w:val="-2"/>
                <w:lang w:val="en-US"/>
              </w:rPr>
              <w:t>”</w:t>
            </w:r>
          </w:p>
          <w:p w14:paraId="4090BF36" w14:textId="5CB2F374" w:rsidR="00BE540B" w:rsidRPr="00BE540B" w:rsidRDefault="00BE540B"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a mock-up room to be built in accordance with the approved drawings by the Parties for architecture, interior design, mechanical, electrical &amp; plumbing (ME&amp;P), and audio visual in order to be a fully functional room(s) in a ready to operate condition;</w:t>
            </w:r>
          </w:p>
        </w:tc>
      </w:tr>
      <w:tr w:rsidR="00710552" w:rsidRPr="007B6CAE" w14:paraId="0FB0390A" w14:textId="77777777" w:rsidTr="00D31197">
        <w:trPr>
          <w:jc w:val="center"/>
        </w:trPr>
        <w:tc>
          <w:tcPr>
            <w:tcW w:w="4678" w:type="dxa"/>
          </w:tcPr>
          <w:p w14:paraId="21020000" w14:textId="77777777" w:rsidR="00D31197" w:rsidRPr="00710552" w:rsidRDefault="00D31197" w:rsidP="00BE540B">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«Эксплуатационные расходные материалы»</w:t>
            </w:r>
          </w:p>
          <w:p w14:paraId="22020000" w14:textId="6AC634AA" w:rsidR="00D31197" w:rsidRPr="00710552" w:rsidRDefault="00D31197" w:rsidP="00BE540B">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расходные материалы, используемые или находящиеся на хранении для использования в деятельности </w:t>
            </w:r>
            <w:del w:id="144" w:author="Arina Dovzhenko" w:date="2025-11-28T15:58:00Z" w16du:dateUtc="2025-11-28T12:58:00Z">
              <w:r w:rsidRPr="00710552" w:rsidDel="00437D97">
                <w:rPr>
                  <w:rFonts w:ascii="Arial" w:hAnsi="Arial" w:cs="Arial"/>
                  <w:color w:val="000000" w:themeColor="text1"/>
                  <w:spacing w:val="-2"/>
                </w:rPr>
                <w:delText xml:space="preserve">Гостиниц </w:delText>
              </w:r>
            </w:del>
            <w:ins w:id="145" w:author="Arina Dovzhenko" w:date="2025-11-28T15:58:00Z" w16du:dateUtc="2025-11-28T12:58:00Z">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в соответствии с определением «Запасы», как определено в USALI;</w:t>
            </w:r>
          </w:p>
        </w:tc>
        <w:tc>
          <w:tcPr>
            <w:tcW w:w="4678" w:type="dxa"/>
          </w:tcPr>
          <w:p w14:paraId="23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Operating Consumables</w:t>
            </w:r>
            <w:r w:rsidRPr="00710552">
              <w:rPr>
                <w:rFonts w:ascii="Arial" w:hAnsi="Arial" w:cs="Arial"/>
                <w:color w:val="000000" w:themeColor="text1"/>
                <w:spacing w:val="-2"/>
                <w:lang w:val="en-US"/>
              </w:rPr>
              <w:t>”</w:t>
            </w:r>
          </w:p>
          <w:p w14:paraId="24020000" w14:textId="720C62F3" w:rsidR="00D31197" w:rsidRPr="00710552" w:rsidRDefault="00D31197" w:rsidP="00BE540B">
            <w:pPr>
              <w:pStyle w:val="af"/>
              <w:tabs>
                <w:tab w:val="left" w:pos="1440"/>
              </w:tabs>
              <w:spacing w:after="0" w:line="276" w:lineRule="auto"/>
              <w:contextualSpacing/>
              <w:jc w:val="both"/>
              <w:rPr>
                <w:rFonts w:ascii="Arial" w:hAnsi="Arial" w:cs="Arial"/>
                <w:color w:val="000000" w:themeColor="text1"/>
                <w:lang w:val="en-US"/>
              </w:rPr>
            </w:pPr>
            <w:bookmarkStart w:id="146" w:name="_Hlk57802286"/>
            <w:r w:rsidRPr="00710552">
              <w:rPr>
                <w:rFonts w:ascii="Arial" w:hAnsi="Arial" w:cs="Arial"/>
                <w:color w:val="000000" w:themeColor="text1"/>
                <w:lang w:val="en-US"/>
              </w:rPr>
              <w:t>means consumable items used in, or held in storage for use in, the operations of the Hotel in accordance with definition of “Inventories” as defined in USALI;</w:t>
            </w:r>
            <w:bookmarkEnd w:id="146"/>
          </w:p>
          <w:p w14:paraId="25020000" w14:textId="77777777" w:rsidR="00D31197" w:rsidRPr="00710552" w:rsidRDefault="00D31197" w:rsidP="00BE540B">
            <w:pPr>
              <w:spacing w:line="276" w:lineRule="auto"/>
              <w:jc w:val="both"/>
              <w:rPr>
                <w:rFonts w:ascii="Arial" w:hAnsi="Arial" w:cs="Arial"/>
                <w:color w:val="000000" w:themeColor="text1"/>
                <w:spacing w:val="-2"/>
                <w:lang w:val="en-US"/>
              </w:rPr>
            </w:pPr>
          </w:p>
        </w:tc>
      </w:tr>
      <w:tr w:rsidR="00710552" w:rsidRPr="007B6CAE" w14:paraId="1F95A584" w14:textId="77777777" w:rsidTr="00D31197">
        <w:trPr>
          <w:jc w:val="center"/>
        </w:trPr>
        <w:tc>
          <w:tcPr>
            <w:tcW w:w="4678" w:type="dxa"/>
          </w:tcPr>
          <w:p w14:paraId="26020000" w14:textId="77777777" w:rsidR="00D31197" w:rsidRPr="00710552" w:rsidRDefault="00D31197" w:rsidP="00BE540B">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«Эксплуатационное оборудование»</w:t>
            </w:r>
          </w:p>
          <w:p w14:paraId="27020000" w14:textId="1ABCF54D" w:rsidR="00D31197" w:rsidRPr="00710552" w:rsidRDefault="00D31197" w:rsidP="00BE540B">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оборудование, используемое для ведения </w:t>
            </w:r>
            <w:del w:id="147" w:author="Arina Dovzhenko" w:date="2025-11-28T15:58:00Z" w16du:dateUtc="2025-11-28T12:58:00Z">
              <w:r w:rsidRPr="00710552" w:rsidDel="00437D97">
                <w:rPr>
                  <w:rFonts w:ascii="Arial" w:hAnsi="Arial" w:cs="Arial"/>
                  <w:color w:val="000000" w:themeColor="text1"/>
                  <w:spacing w:val="-2"/>
                </w:rPr>
                <w:delText xml:space="preserve">бизнеса </w:delText>
              </w:r>
            </w:del>
            <w:ins w:id="148" w:author="Arina Dovzhenko" w:date="2025-11-28T15:58:00Z" w16du:dateUtc="2025-11-28T12:58:00Z">
              <w:r w:rsidR="00437D97">
                <w:rPr>
                  <w:rFonts w:ascii="Arial" w:hAnsi="Arial" w:cs="Arial"/>
                  <w:color w:val="000000" w:themeColor="text1"/>
                  <w:spacing w:val="-2"/>
                </w:rPr>
                <w:t>деятельности</w:t>
              </w:r>
              <w:r w:rsidR="00437D97" w:rsidRPr="00710552">
                <w:rPr>
                  <w:rFonts w:ascii="Arial" w:hAnsi="Arial" w:cs="Arial"/>
                  <w:color w:val="000000" w:themeColor="text1"/>
                  <w:spacing w:val="-2"/>
                </w:rPr>
                <w:t xml:space="preserve"> </w:t>
              </w:r>
            </w:ins>
            <w:del w:id="149" w:author="Arina Dovzhenko" w:date="2025-11-28T15:58:00Z" w16du:dateUtc="2025-11-28T12:58:00Z">
              <w:r w:rsidRPr="00710552" w:rsidDel="00437D97">
                <w:rPr>
                  <w:rFonts w:ascii="Arial" w:hAnsi="Arial" w:cs="Arial"/>
                  <w:color w:val="000000" w:themeColor="text1"/>
                  <w:spacing w:val="-2"/>
                </w:rPr>
                <w:delText>Гостиниц</w:delText>
              </w:r>
            </w:del>
            <w:ins w:id="150" w:author="Arina Dovzhenko" w:date="2025-11-28T15:58:00Z" w16du:dateUtc="2025-11-28T12:58:00Z">
              <w:r w:rsidR="00437D97">
                <w:rPr>
                  <w:rFonts w:ascii="Arial" w:hAnsi="Arial" w:cs="Arial"/>
                  <w:color w:val="000000" w:themeColor="text1"/>
                  <w:spacing w:val="-2"/>
                </w:rPr>
                <w:t>Отеля</w:t>
              </w:r>
            </w:ins>
            <w:r w:rsidRPr="00710552">
              <w:rPr>
                <w:rFonts w:ascii="Arial" w:hAnsi="Arial" w:cs="Arial"/>
                <w:color w:val="000000" w:themeColor="text1"/>
                <w:spacing w:val="-2"/>
              </w:rPr>
              <w:t xml:space="preserve">, включая весь фарфор, изделия из стекла, постельное белье, столовое серебро и другие предметы, </w:t>
            </w:r>
            <w:r w:rsidRPr="00710552">
              <w:rPr>
                <w:rFonts w:ascii="Arial" w:hAnsi="Arial" w:cs="Arial"/>
                <w:color w:val="000000" w:themeColor="text1"/>
                <w:spacing w:val="-2"/>
                <w:u w:val="single"/>
              </w:rPr>
              <w:t>за исключением</w:t>
            </w:r>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МПиО</w:t>
            </w:r>
            <w:proofErr w:type="spellEnd"/>
            <w:r w:rsidRPr="00710552">
              <w:rPr>
                <w:rFonts w:ascii="Arial" w:hAnsi="Arial" w:cs="Arial"/>
                <w:color w:val="000000" w:themeColor="text1"/>
                <w:spacing w:val="-2"/>
              </w:rPr>
              <w:t>, в соответствии с определением «Рабочее оборудование», упомянутым в USALI;</w:t>
            </w:r>
          </w:p>
        </w:tc>
        <w:tc>
          <w:tcPr>
            <w:tcW w:w="4678" w:type="dxa"/>
          </w:tcPr>
          <w:p w14:paraId="28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Operating Equipment</w:t>
            </w:r>
            <w:r w:rsidRPr="00710552">
              <w:rPr>
                <w:rFonts w:ascii="Arial" w:hAnsi="Arial" w:cs="Arial"/>
                <w:color w:val="000000" w:themeColor="text1"/>
                <w:spacing w:val="-2"/>
                <w:lang w:val="en-US"/>
              </w:rPr>
              <w:t>”</w:t>
            </w:r>
          </w:p>
          <w:p w14:paraId="29020000" w14:textId="4706CBB3" w:rsidR="00D31197" w:rsidRPr="00710552" w:rsidRDefault="00D31197" w:rsidP="00BE540B">
            <w:pPr>
              <w:pStyle w:val="af"/>
              <w:tabs>
                <w:tab w:val="left" w:pos="1440"/>
              </w:tabs>
              <w:spacing w:after="0"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 xml:space="preserve">means the equipment used to operate the business of the Hotel, including all chinaware, glassware, linens, silverware and other items </w:t>
            </w:r>
            <w:r w:rsidRPr="00710552">
              <w:rPr>
                <w:rFonts w:ascii="Arial" w:hAnsi="Arial" w:cs="Arial"/>
                <w:color w:val="000000" w:themeColor="text1"/>
                <w:u w:val="single"/>
                <w:lang w:val="en-US"/>
              </w:rPr>
              <w:t>but excluding</w:t>
            </w:r>
            <w:r w:rsidRPr="00710552">
              <w:rPr>
                <w:rFonts w:ascii="Arial" w:hAnsi="Arial" w:cs="Arial"/>
                <w:color w:val="000000" w:themeColor="text1"/>
                <w:lang w:val="en-US"/>
              </w:rPr>
              <w:t xml:space="preserve"> FF&amp;E, in accordance with definition of “Operating Equipment” mentioned in USALI;</w:t>
            </w:r>
          </w:p>
        </w:tc>
      </w:tr>
      <w:tr w:rsidR="00710552" w:rsidRPr="007B6CAE" w14:paraId="38604241" w14:textId="77777777" w:rsidTr="00D31197">
        <w:trPr>
          <w:jc w:val="center"/>
        </w:trPr>
        <w:tc>
          <w:tcPr>
            <w:tcW w:w="4678" w:type="dxa"/>
          </w:tcPr>
          <w:p w14:paraId="2A020000" w14:textId="77777777" w:rsidR="00D31197" w:rsidRPr="00710552" w:rsidRDefault="00D31197" w:rsidP="00BE540B">
            <w:pPr>
              <w:tabs>
                <w:tab w:val="left" w:pos="720"/>
              </w:tabs>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«Дата начала эксплуатации»</w:t>
            </w:r>
          </w:p>
          <w:p w14:paraId="2B020000" w14:textId="370D6DBE" w:rsidR="00D31197" w:rsidRPr="00710552" w:rsidRDefault="00D31197" w:rsidP="00BE540B">
            <w:pPr>
              <w:tabs>
                <w:tab w:val="left" w:pos="720"/>
              </w:tabs>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дату, согласованную Сторонами в письменной форме в качестве даты, когда </w:t>
            </w:r>
            <w:del w:id="151" w:author="Arina Dovzhenko" w:date="2025-11-28T15:58:00Z" w16du:dateUtc="2025-11-28T12:58:00Z">
              <w:r w:rsidRPr="00710552" w:rsidDel="00437D97">
                <w:rPr>
                  <w:rFonts w:ascii="Arial" w:hAnsi="Arial" w:cs="Arial"/>
                  <w:color w:val="000000" w:themeColor="text1"/>
                  <w:spacing w:val="-2"/>
                </w:rPr>
                <w:delText xml:space="preserve">Гостиница </w:delText>
              </w:r>
            </w:del>
            <w:ins w:id="152" w:author="Arina Dovzhenko" w:date="2025-11-28T15:58:00Z" w16du:dateUtc="2025-11-28T12:58:00Z">
              <w:r w:rsidR="00437D97">
                <w:rPr>
                  <w:rFonts w:ascii="Arial" w:hAnsi="Arial" w:cs="Arial"/>
                  <w:color w:val="000000" w:themeColor="text1"/>
                  <w:spacing w:val="-2"/>
                </w:rPr>
                <w:t>Отель</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может начать свою работу при условии соблюдения условий, изложенных в Договоре управления отелем;</w:t>
            </w:r>
          </w:p>
        </w:tc>
        <w:tc>
          <w:tcPr>
            <w:tcW w:w="4678" w:type="dxa"/>
          </w:tcPr>
          <w:p w14:paraId="2C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Operation Commencement Date</w:t>
            </w:r>
            <w:r w:rsidRPr="00710552">
              <w:rPr>
                <w:rFonts w:ascii="Arial" w:hAnsi="Arial" w:cs="Arial"/>
                <w:color w:val="000000" w:themeColor="text1"/>
                <w:spacing w:val="-2"/>
                <w:lang w:val="en-US"/>
              </w:rPr>
              <w:t>”</w:t>
            </w:r>
          </w:p>
          <w:p w14:paraId="2D020000" w14:textId="26303EB1" w:rsidR="00D31197" w:rsidRPr="00710552" w:rsidRDefault="00D31197" w:rsidP="00BE540B">
            <w:pPr>
              <w:widowControl w:val="0"/>
              <w:tabs>
                <w:tab w:val="left" w:pos="1440"/>
              </w:tabs>
              <w:spacing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means the date agreed in writing by the Parties as the date the Hotel can commence its operation provided that the conditions set out in the Hotel Management Agreement have been satisfied;</w:t>
            </w:r>
          </w:p>
        </w:tc>
      </w:tr>
      <w:tr w:rsidR="00710552" w:rsidRPr="007B6CAE" w14:paraId="0C57C0E8" w14:textId="77777777" w:rsidTr="00D31197">
        <w:trPr>
          <w:jc w:val="center"/>
        </w:trPr>
        <w:tc>
          <w:tcPr>
            <w:tcW w:w="4678" w:type="dxa"/>
          </w:tcPr>
          <w:p w14:paraId="2E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rPr>
              <w:t>«</w:t>
            </w:r>
            <w:r w:rsidRPr="00710552">
              <w:rPr>
                <w:rFonts w:ascii="Arial" w:hAnsi="Arial" w:cs="Arial"/>
                <w:b/>
                <w:color w:val="000000" w:themeColor="text1"/>
                <w:spacing w:val="-2"/>
              </w:rPr>
              <w:t>Лицо»</w:t>
            </w:r>
          </w:p>
          <w:p w14:paraId="2F020000" w14:textId="77777777"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физическое или юридическое лицо в форме публичной компании с ограниченной ответственностью, компании с ограниченной ответственностью, товарищества, совместного </w:t>
            </w:r>
            <w:r w:rsidRPr="00710552">
              <w:rPr>
                <w:rFonts w:ascii="Arial" w:hAnsi="Arial" w:cs="Arial"/>
                <w:color w:val="000000" w:themeColor="text1"/>
                <w:spacing w:val="-2"/>
              </w:rPr>
              <w:lastRenderedPageBreak/>
              <w:t>предприятия (независимо от того, учреждено оно или нет), юридического лица, траста, ассоциации или государственного учреждения;</w:t>
            </w:r>
          </w:p>
        </w:tc>
        <w:tc>
          <w:tcPr>
            <w:tcW w:w="4678" w:type="dxa"/>
          </w:tcPr>
          <w:p w14:paraId="30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Person</w:t>
            </w:r>
            <w:r w:rsidRPr="00710552">
              <w:rPr>
                <w:rFonts w:ascii="Arial" w:hAnsi="Arial" w:cs="Arial"/>
                <w:color w:val="000000" w:themeColor="text1"/>
                <w:spacing w:val="-2"/>
                <w:lang w:val="en-US"/>
              </w:rPr>
              <w:t>”</w:t>
            </w:r>
          </w:p>
          <w:p w14:paraId="31020000" w14:textId="77777777" w:rsidR="00D31197" w:rsidRPr="00710552" w:rsidRDefault="00D31197" w:rsidP="00BE540B">
            <w:pPr>
              <w:spacing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 xml:space="preserve">means an individual or juristic entity whether in the form of public limited company, limited company, partnership, joint venture (whether incorporated or </w:t>
            </w:r>
            <w:r w:rsidRPr="00710552">
              <w:rPr>
                <w:rFonts w:ascii="Arial" w:hAnsi="Arial" w:cs="Arial"/>
                <w:color w:val="000000" w:themeColor="text1"/>
                <w:lang w:val="en-US"/>
              </w:rPr>
              <w:lastRenderedPageBreak/>
              <w:t>not), corporate body, trust, association or governmental agency;</w:t>
            </w:r>
          </w:p>
        </w:tc>
      </w:tr>
      <w:tr w:rsidR="00710552" w:rsidRPr="007B6CAE" w14:paraId="15886EC7" w14:textId="77777777" w:rsidTr="00D31197">
        <w:trPr>
          <w:jc w:val="center"/>
        </w:trPr>
        <w:tc>
          <w:tcPr>
            <w:tcW w:w="4678" w:type="dxa"/>
          </w:tcPr>
          <w:p w14:paraId="36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lastRenderedPageBreak/>
              <w:t>«Консультанты проекта»</w:t>
            </w:r>
          </w:p>
          <w:p w14:paraId="37020000" w14:textId="0E1DDF0C"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квалифицированных и опытных консультантов </w:t>
            </w:r>
            <w:ins w:id="153" w:author="Arina Dovzhenko" w:date="2025-11-28T15:49:00Z" w16du:dateUtc="2025-11-28T12:49:00Z">
              <w:r w:rsidR="007B528C">
                <w:rPr>
                  <w:rFonts w:ascii="Arial" w:hAnsi="Arial" w:cs="Arial"/>
                  <w:color w:val="000000" w:themeColor="text1"/>
                  <w:spacing w:val="-2"/>
                </w:rPr>
                <w:t xml:space="preserve">в сфере недвижимости и </w:t>
              </w:r>
            </w:ins>
            <w:r w:rsidRPr="00710552">
              <w:rPr>
                <w:rFonts w:ascii="Arial" w:hAnsi="Arial" w:cs="Arial"/>
                <w:color w:val="000000" w:themeColor="text1"/>
                <w:spacing w:val="-2"/>
              </w:rPr>
              <w:t xml:space="preserve">по </w:t>
            </w:r>
            <w:del w:id="154" w:author="Arina Dovzhenko" w:date="2025-11-28T15:49:00Z" w16du:dateUtc="2025-11-28T12:49:00Z">
              <w:r w:rsidRPr="00710552" w:rsidDel="007B528C">
                <w:rPr>
                  <w:rFonts w:ascii="Arial" w:hAnsi="Arial" w:cs="Arial"/>
                  <w:color w:val="000000" w:themeColor="text1"/>
                  <w:spacing w:val="-2"/>
                </w:rPr>
                <w:delText>развитию и строительству недвижимости</w:delText>
              </w:r>
            </w:del>
            <w:ins w:id="155" w:author="Arina Dovzhenko" w:date="2025-11-28T15:49:00Z" w16du:dateUtc="2025-11-28T12:49:00Z">
              <w:r w:rsidR="007B528C">
                <w:rPr>
                  <w:rFonts w:ascii="Arial" w:hAnsi="Arial" w:cs="Arial"/>
                  <w:color w:val="000000" w:themeColor="text1"/>
                  <w:spacing w:val="-2"/>
                </w:rPr>
                <w:t>отельного строительства</w:t>
              </w:r>
            </w:ins>
            <w:del w:id="156" w:author="Arina Dovzhenko" w:date="2025-11-28T15:49:00Z" w16du:dateUtc="2025-11-28T12:49:00Z">
              <w:r w:rsidRPr="00710552" w:rsidDel="007B528C">
                <w:rPr>
                  <w:rFonts w:ascii="Arial" w:hAnsi="Arial" w:cs="Arial"/>
                  <w:color w:val="000000" w:themeColor="text1"/>
                  <w:spacing w:val="-2"/>
                </w:rPr>
                <w:delText xml:space="preserve"> и Гостиниц</w:delText>
              </w:r>
            </w:del>
            <w:r w:rsidRPr="00710552">
              <w:rPr>
                <w:rFonts w:ascii="Arial" w:hAnsi="Arial" w:cs="Arial"/>
                <w:color w:val="000000" w:themeColor="text1"/>
                <w:spacing w:val="-2"/>
              </w:rPr>
              <w:t xml:space="preserve">, нанятых Владельцем, которые должны предоставлять профессиональные услуги в отношении проектирования, оснащения, меблировки и надзора за </w:t>
            </w:r>
            <w:del w:id="157" w:author="Arina Dovzhenko" w:date="2025-11-28T15:50:00Z" w16du:dateUtc="2025-11-28T12:50:00Z">
              <w:r w:rsidRPr="00710552" w:rsidDel="007B528C">
                <w:rPr>
                  <w:rFonts w:ascii="Arial" w:hAnsi="Arial" w:cs="Arial"/>
                  <w:color w:val="000000" w:themeColor="text1"/>
                  <w:spacing w:val="-2"/>
                </w:rPr>
                <w:delText xml:space="preserve">развитием </w:delText>
              </w:r>
            </w:del>
            <w:ins w:id="158" w:author="Arina Dovzhenko" w:date="2025-11-28T15:50:00Z" w16du:dateUtc="2025-11-28T12:50:00Z">
              <w:r w:rsidR="007B528C">
                <w:rPr>
                  <w:rFonts w:ascii="Arial" w:hAnsi="Arial" w:cs="Arial"/>
                  <w:color w:val="000000" w:themeColor="text1"/>
                  <w:spacing w:val="-2"/>
                </w:rPr>
                <w:t>строительством</w:t>
              </w:r>
              <w:r w:rsidR="007B528C"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или реконструкцией </w:t>
            </w:r>
            <w:del w:id="159" w:author="Arina Dovzhenko" w:date="2025-11-28T15:59:00Z" w16du:dateUtc="2025-11-28T12:59:00Z">
              <w:r w:rsidRPr="00710552" w:rsidDel="00437D97">
                <w:rPr>
                  <w:rFonts w:ascii="Arial" w:hAnsi="Arial" w:cs="Arial"/>
                  <w:color w:val="000000" w:themeColor="text1"/>
                  <w:spacing w:val="-2"/>
                </w:rPr>
                <w:delText xml:space="preserve">Гостиницы </w:delText>
              </w:r>
            </w:del>
            <w:ins w:id="160" w:author="Arina Dovzhenko" w:date="2025-11-28T15:59:00Z" w16du:dateUtc="2025-11-28T12:59:00Z">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или любой ее части, включая архитектуру, проектирование (ME&amp;P), дизайн интерьера, ландшафтный дизайн, дизайн униформы, дизайн графики, дизайн кухни и прачечной, а также аудио-видео дизайн, дизайн освещения и услуги по закупкам, как указано в </w:t>
            </w:r>
            <w:r w:rsidRPr="00710552">
              <w:rPr>
                <w:rFonts w:ascii="Arial" w:hAnsi="Arial" w:cs="Arial"/>
                <w:b/>
                <w:color w:val="000000" w:themeColor="text1"/>
                <w:spacing w:val="-2"/>
                <w:u w:val="single"/>
              </w:rPr>
              <w:t>Приложении 1</w:t>
            </w:r>
            <w:r w:rsidRPr="00710552">
              <w:rPr>
                <w:rFonts w:ascii="Arial" w:hAnsi="Arial" w:cs="Arial"/>
                <w:color w:val="000000" w:themeColor="text1"/>
                <w:spacing w:val="-2"/>
              </w:rPr>
              <w:t xml:space="preserve">, </w:t>
            </w:r>
            <w:r w:rsidRPr="00710552">
              <w:rPr>
                <w:rFonts w:ascii="Arial" w:hAnsi="Arial" w:cs="Arial"/>
                <w:color w:val="000000" w:themeColor="text1"/>
              </w:rPr>
              <w:t xml:space="preserve">и дополнительные объемы работ будут добавлены по мере необходимости по взаимному согласию обеих </w:t>
            </w:r>
            <w:del w:id="161" w:author="Arina Dovzhenko" w:date="2025-11-28T15:50:00Z" w16du:dateUtc="2025-11-28T12:50:00Z">
              <w:r w:rsidRPr="00710552" w:rsidDel="00437D97">
                <w:rPr>
                  <w:rFonts w:ascii="Arial" w:hAnsi="Arial" w:cs="Arial"/>
                  <w:color w:val="000000" w:themeColor="text1"/>
                </w:rPr>
                <w:delText>с</w:delText>
              </w:r>
            </w:del>
            <w:ins w:id="162" w:author="Arina Dovzhenko" w:date="2025-11-28T15:50:00Z" w16du:dateUtc="2025-11-28T12:50:00Z">
              <w:r w:rsidR="00437D97">
                <w:rPr>
                  <w:rFonts w:ascii="Arial" w:hAnsi="Arial" w:cs="Arial"/>
                  <w:color w:val="000000" w:themeColor="text1"/>
                </w:rPr>
                <w:t>С</w:t>
              </w:r>
            </w:ins>
            <w:r w:rsidRPr="00710552">
              <w:rPr>
                <w:rFonts w:ascii="Arial" w:hAnsi="Arial" w:cs="Arial"/>
                <w:color w:val="000000" w:themeColor="text1"/>
              </w:rPr>
              <w:t>торон</w:t>
            </w:r>
            <w:r w:rsidRPr="00710552">
              <w:rPr>
                <w:rFonts w:ascii="Arial" w:hAnsi="Arial" w:cs="Arial"/>
                <w:color w:val="000000" w:themeColor="text1"/>
                <w:spacing w:val="-2"/>
              </w:rPr>
              <w:t>;</w:t>
            </w:r>
          </w:p>
        </w:tc>
        <w:tc>
          <w:tcPr>
            <w:tcW w:w="4678" w:type="dxa"/>
          </w:tcPr>
          <w:p w14:paraId="38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Consultants</w:t>
            </w:r>
            <w:r w:rsidRPr="00710552">
              <w:rPr>
                <w:rFonts w:ascii="Arial" w:hAnsi="Arial" w:cs="Arial"/>
                <w:color w:val="000000" w:themeColor="text1"/>
                <w:spacing w:val="-2"/>
                <w:lang w:val="en-US"/>
              </w:rPr>
              <w:t>”</w:t>
            </w:r>
          </w:p>
          <w:p w14:paraId="39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the qualified and experienced consultants in property and hotel development and construction engaged by the Owner who shall provide professional services in relation to the design, equipping, furnishing and supervision of the development or re-development of the Hotel or any part thereof, including architecture, engineering (ME&amp;P), interior designing, landscaping, designing of uniforms, designing of graphics, kitchen and laundry design, and audio video design, lighting design and procurements services as referred to in </w:t>
            </w:r>
            <w:r w:rsidRPr="00710552">
              <w:rPr>
                <w:rFonts w:ascii="Arial" w:hAnsi="Arial" w:cs="Arial"/>
                <w:b/>
                <w:color w:val="000000" w:themeColor="text1"/>
                <w:spacing w:val="-2"/>
                <w:u w:val="single"/>
                <w:lang w:val="en-US"/>
              </w:rPr>
              <w:t>Schedule 1</w:t>
            </w:r>
            <w:r w:rsidRPr="00710552">
              <w:rPr>
                <w:rFonts w:ascii="Arial" w:hAnsi="Arial" w:cs="Arial"/>
                <w:color w:val="000000" w:themeColor="text1"/>
                <w:spacing w:val="-2"/>
                <w:lang w:val="en-US"/>
              </w:rPr>
              <w:t xml:space="preserve"> and additional scopes of work to be added as required upon the mutual agreement of both Parties;</w:t>
            </w:r>
          </w:p>
        </w:tc>
      </w:tr>
      <w:tr w:rsidR="00710552" w:rsidRPr="007B6CAE" w14:paraId="41AB8D3F" w14:textId="77777777" w:rsidTr="00D31197">
        <w:trPr>
          <w:jc w:val="center"/>
        </w:trPr>
        <w:tc>
          <w:tcPr>
            <w:tcW w:w="4678" w:type="dxa"/>
          </w:tcPr>
          <w:p w14:paraId="3A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«Подрядчик проекта»</w:t>
            </w:r>
          </w:p>
          <w:p w14:paraId="3B020000" w14:textId="221FB89B"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квалифицированного и опытного подрядчика в области</w:t>
            </w:r>
            <w:ins w:id="163" w:author="Arina Dovzhenko" w:date="2025-11-28T15:59:00Z" w16du:dateUtc="2025-11-28T12:59:00Z">
              <w:r w:rsidR="00437D97">
                <w:rPr>
                  <w:rFonts w:ascii="Arial" w:hAnsi="Arial" w:cs="Arial"/>
                  <w:color w:val="000000" w:themeColor="text1"/>
                  <w:spacing w:val="-2"/>
                </w:rPr>
                <w:t xml:space="preserve"> девелопмента </w:t>
              </w:r>
              <w:proofErr w:type="gramStart"/>
              <w:r w:rsidR="00437D97">
                <w:rPr>
                  <w:rFonts w:ascii="Arial" w:hAnsi="Arial" w:cs="Arial"/>
                  <w:color w:val="000000" w:themeColor="text1"/>
                  <w:spacing w:val="-2"/>
                </w:rPr>
                <w:t xml:space="preserve">и </w:t>
              </w:r>
            </w:ins>
            <w:r w:rsidRPr="00710552">
              <w:rPr>
                <w:rFonts w:ascii="Arial" w:hAnsi="Arial" w:cs="Arial"/>
                <w:color w:val="000000" w:themeColor="text1"/>
                <w:spacing w:val="-2"/>
              </w:rPr>
              <w:t xml:space="preserve"> строительства</w:t>
            </w:r>
            <w:proofErr w:type="gramEnd"/>
            <w:r w:rsidRPr="00710552">
              <w:rPr>
                <w:rFonts w:ascii="Arial" w:hAnsi="Arial" w:cs="Arial"/>
                <w:color w:val="000000" w:themeColor="text1"/>
                <w:spacing w:val="-2"/>
              </w:rPr>
              <w:t xml:space="preserve"> </w:t>
            </w:r>
            <w:del w:id="164" w:author="Arina Dovzhenko" w:date="2025-11-28T15:59:00Z" w16du:dateUtc="2025-11-28T12:59:00Z">
              <w:r w:rsidRPr="00710552" w:rsidDel="00437D97">
                <w:rPr>
                  <w:rFonts w:ascii="Arial" w:hAnsi="Arial" w:cs="Arial"/>
                  <w:color w:val="000000" w:themeColor="text1"/>
                  <w:spacing w:val="-2"/>
                </w:rPr>
                <w:delText>и развития Гостиниц</w:delText>
              </w:r>
            </w:del>
            <w:ins w:id="165" w:author="Arina Dovzhenko" w:date="2025-11-28T16:00:00Z" w16du:dateUtc="2025-11-28T13:00:00Z">
              <w:r w:rsidR="00437D97">
                <w:rPr>
                  <w:rFonts w:ascii="Arial" w:hAnsi="Arial" w:cs="Arial"/>
                  <w:color w:val="000000" w:themeColor="text1"/>
                  <w:spacing w:val="-2"/>
                </w:rPr>
                <w:t>гостиниц</w:t>
              </w:r>
            </w:ins>
            <w:r w:rsidRPr="00710552">
              <w:rPr>
                <w:rFonts w:ascii="Arial" w:hAnsi="Arial" w:cs="Arial"/>
                <w:color w:val="000000" w:themeColor="text1"/>
                <w:spacing w:val="-2"/>
              </w:rPr>
              <w:t>, нанятого Владельцем для строительства или реконструкции Гостиницы;</w:t>
            </w:r>
          </w:p>
        </w:tc>
        <w:tc>
          <w:tcPr>
            <w:tcW w:w="4678" w:type="dxa"/>
          </w:tcPr>
          <w:p w14:paraId="3C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Contractor</w:t>
            </w:r>
            <w:r w:rsidRPr="00710552">
              <w:rPr>
                <w:rFonts w:ascii="Arial" w:hAnsi="Arial" w:cs="Arial"/>
                <w:color w:val="000000" w:themeColor="text1"/>
                <w:spacing w:val="-2"/>
                <w:lang w:val="en-US"/>
              </w:rPr>
              <w:t>”</w:t>
            </w:r>
          </w:p>
          <w:p w14:paraId="3D020000" w14:textId="313D06C3"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qualified and experienced contractor in property and hotel development and construction engaged by the Owner for the construction or re-development of the Hotel;</w:t>
            </w:r>
          </w:p>
        </w:tc>
      </w:tr>
      <w:tr w:rsidR="00710552" w:rsidRPr="007B6CAE" w14:paraId="6852F130" w14:textId="77777777" w:rsidTr="00D31197">
        <w:trPr>
          <w:jc w:val="center"/>
        </w:trPr>
        <w:tc>
          <w:tcPr>
            <w:tcW w:w="4678" w:type="dxa"/>
          </w:tcPr>
          <w:p w14:paraId="3E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rPr>
              <w:t>«</w:t>
            </w:r>
            <w:r w:rsidRPr="00710552">
              <w:rPr>
                <w:rFonts w:ascii="Arial" w:hAnsi="Arial" w:cs="Arial"/>
                <w:b/>
                <w:color w:val="000000" w:themeColor="text1"/>
                <w:spacing w:val="-2"/>
              </w:rPr>
              <w:t>Руководитель проекта»</w:t>
            </w:r>
          </w:p>
          <w:p w14:paraId="3F020000" w14:textId="4D5836CF"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квалифицированное и опытное Лицо в области - недвижимости и </w:t>
            </w:r>
            <w:del w:id="166" w:author="Arina Dovzhenko" w:date="2025-11-28T15:59:00Z" w16du:dateUtc="2025-11-28T12:59:00Z">
              <w:r w:rsidRPr="00710552" w:rsidDel="00437D97">
                <w:rPr>
                  <w:rFonts w:ascii="Arial" w:hAnsi="Arial" w:cs="Arial"/>
                  <w:color w:val="000000" w:themeColor="text1"/>
                  <w:spacing w:val="-2"/>
                </w:rPr>
                <w:delText xml:space="preserve">развития </w:delText>
              </w:r>
            </w:del>
            <w:ins w:id="167" w:author="Arina Dovzhenko" w:date="2025-11-28T15:59:00Z" w16du:dateUtc="2025-11-28T12:59:00Z">
              <w:r w:rsidR="00437D97">
                <w:rPr>
                  <w:rFonts w:ascii="Arial" w:hAnsi="Arial" w:cs="Arial"/>
                  <w:color w:val="000000" w:themeColor="text1"/>
                  <w:spacing w:val="-2"/>
                </w:rPr>
                <w:t>девелопмента</w:t>
              </w:r>
              <w:r w:rsidR="00437D97"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и строительства </w:t>
            </w:r>
            <w:del w:id="168" w:author="Arina Dovzhenko" w:date="2025-11-28T16:00:00Z" w16du:dateUtc="2025-11-28T13:00:00Z">
              <w:r w:rsidRPr="00710552" w:rsidDel="00437D97">
                <w:rPr>
                  <w:rFonts w:ascii="Arial" w:hAnsi="Arial" w:cs="Arial"/>
                  <w:color w:val="000000" w:themeColor="text1"/>
                  <w:spacing w:val="-2"/>
                </w:rPr>
                <w:delText>Г</w:delText>
              </w:r>
            </w:del>
            <w:ins w:id="169" w:author="Arina Dovzhenko" w:date="2025-11-28T16:00:00Z" w16du:dateUtc="2025-11-28T13:00:00Z">
              <w:r w:rsidR="00437D97">
                <w:rPr>
                  <w:rFonts w:ascii="Arial" w:hAnsi="Arial" w:cs="Arial"/>
                  <w:color w:val="000000" w:themeColor="text1"/>
                  <w:spacing w:val="-2"/>
                </w:rPr>
                <w:t>г</w:t>
              </w:r>
            </w:ins>
            <w:r w:rsidRPr="00710552">
              <w:rPr>
                <w:rFonts w:ascii="Arial" w:hAnsi="Arial" w:cs="Arial"/>
                <w:color w:val="000000" w:themeColor="text1"/>
                <w:spacing w:val="-2"/>
              </w:rPr>
              <w:t xml:space="preserve">остиниц, назначенное и нанятое Владельцем с уведомлением DI в письменной форме в качестве руководителя проекта по строительству, </w:t>
            </w:r>
            <w:del w:id="170" w:author="Arina Dovzhenko" w:date="2025-11-28T16:00:00Z" w16du:dateUtc="2025-11-28T13:00:00Z">
              <w:r w:rsidRPr="00710552" w:rsidDel="00FD7DE6">
                <w:rPr>
                  <w:rFonts w:ascii="Arial" w:hAnsi="Arial" w:cs="Arial"/>
                  <w:color w:val="000000" w:themeColor="text1"/>
                  <w:spacing w:val="-2"/>
                </w:rPr>
                <w:delText xml:space="preserve">развитию </w:delText>
              </w:r>
            </w:del>
            <w:ins w:id="171" w:author="Arina Dovzhenko" w:date="2025-11-28T16:00:00Z" w16du:dateUtc="2025-11-28T13:00:00Z">
              <w:r w:rsidR="00FD7DE6">
                <w:rPr>
                  <w:rFonts w:ascii="Arial" w:hAnsi="Arial" w:cs="Arial"/>
                  <w:color w:val="000000" w:themeColor="text1"/>
                  <w:spacing w:val="-2"/>
                </w:rPr>
                <w:t>девелопменту</w:t>
              </w:r>
              <w:r w:rsidR="00FD7DE6" w:rsidRPr="00710552">
                <w:rPr>
                  <w:rFonts w:ascii="Arial" w:hAnsi="Arial" w:cs="Arial"/>
                  <w:color w:val="000000" w:themeColor="text1"/>
                  <w:spacing w:val="-2"/>
                </w:rPr>
                <w:t xml:space="preserve"> </w:t>
              </w:r>
            </w:ins>
            <w:r w:rsidRPr="00710552">
              <w:rPr>
                <w:rFonts w:ascii="Arial" w:hAnsi="Arial" w:cs="Arial"/>
                <w:color w:val="000000" w:themeColor="text1"/>
                <w:spacing w:val="-2"/>
              </w:rPr>
              <w:t xml:space="preserve">или реконструкции, меблировке и оборудованию </w:t>
            </w:r>
            <w:del w:id="172" w:author="Arina Dovzhenko" w:date="2025-11-28T16:00:00Z" w16du:dateUtc="2025-11-28T13:00:00Z">
              <w:r w:rsidRPr="00710552" w:rsidDel="00FD7DE6">
                <w:rPr>
                  <w:rFonts w:ascii="Arial" w:hAnsi="Arial" w:cs="Arial"/>
                  <w:color w:val="000000" w:themeColor="text1"/>
                  <w:spacing w:val="-2"/>
                </w:rPr>
                <w:delText>Гостиницы</w:delText>
              </w:r>
            </w:del>
            <w:ins w:id="173" w:author="Arina Dovzhenko" w:date="2025-11-28T16:00:00Z" w16du:dateUtc="2025-11-28T13:00:00Z">
              <w:r w:rsidR="00FD7DE6">
                <w:rPr>
                  <w:rFonts w:ascii="Arial" w:hAnsi="Arial" w:cs="Arial"/>
                  <w:color w:val="000000" w:themeColor="text1"/>
                  <w:spacing w:val="-2"/>
                </w:rPr>
                <w:t>Отеля</w:t>
              </w:r>
            </w:ins>
            <w:r w:rsidRPr="00710552">
              <w:rPr>
                <w:rFonts w:ascii="Arial" w:hAnsi="Arial" w:cs="Arial"/>
                <w:color w:val="000000" w:themeColor="text1"/>
                <w:spacing w:val="-2"/>
              </w:rPr>
              <w:t>;</w:t>
            </w:r>
          </w:p>
        </w:tc>
        <w:tc>
          <w:tcPr>
            <w:tcW w:w="4678" w:type="dxa"/>
          </w:tcPr>
          <w:p w14:paraId="40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Manager</w:t>
            </w:r>
            <w:r w:rsidRPr="00710552">
              <w:rPr>
                <w:rFonts w:ascii="Arial" w:hAnsi="Arial" w:cs="Arial"/>
                <w:color w:val="000000" w:themeColor="text1"/>
                <w:spacing w:val="-2"/>
                <w:lang w:val="en-US"/>
              </w:rPr>
              <w:t>”</w:t>
            </w:r>
          </w:p>
          <w:p w14:paraId="41020000" w14:textId="5FDDE4E3"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qualified and experienced Person in property and hotel development and construction appointed and employed by the Owner and notified to DI in writing as the project manager for the construction, development or re-development, furnishing, and equipping of the Hotel;</w:t>
            </w:r>
          </w:p>
        </w:tc>
      </w:tr>
      <w:tr w:rsidR="00710552" w:rsidRPr="007B6CAE" w14:paraId="327F34FC" w14:textId="77777777" w:rsidTr="00D31197">
        <w:trPr>
          <w:jc w:val="center"/>
        </w:trPr>
        <w:tc>
          <w:tcPr>
            <w:tcW w:w="4678" w:type="dxa"/>
          </w:tcPr>
          <w:p w14:paraId="42020000" w14:textId="0441C4AE" w:rsidR="00D31197" w:rsidRPr="00710552" w:rsidRDefault="00D31197" w:rsidP="00BE540B">
            <w:pPr>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«Плата за техническую и </w:t>
            </w:r>
            <w:del w:id="174" w:author="Arina Dovzhenko" w:date="2025-11-28T15:38:00Z" w16du:dateUtc="2025-11-28T12:38:00Z">
              <w:r w:rsidRPr="00710552" w:rsidDel="00A8002A">
                <w:rPr>
                  <w:rFonts w:ascii="Arial" w:hAnsi="Arial" w:cs="Arial"/>
                  <w:b/>
                  <w:color w:val="000000" w:themeColor="text1"/>
                  <w:spacing w:val="-2"/>
                </w:rPr>
                <w:delText xml:space="preserve">дизайнерскую </w:delText>
              </w:r>
            </w:del>
            <w:ins w:id="175" w:author="Arina Dovzhenko" w:date="2025-11-28T15:38:00Z" w16du:dateUtc="2025-11-28T12:38:00Z">
              <w:r w:rsidR="00A8002A">
                <w:rPr>
                  <w:rFonts w:ascii="Arial" w:hAnsi="Arial" w:cs="Arial"/>
                  <w:b/>
                  <w:color w:val="000000" w:themeColor="text1"/>
                  <w:spacing w:val="-2"/>
                </w:rPr>
                <w:t>проектную</w:t>
              </w:r>
              <w:r w:rsidR="00A8002A" w:rsidRPr="00710552">
                <w:rPr>
                  <w:rFonts w:ascii="Arial" w:hAnsi="Arial" w:cs="Arial"/>
                  <w:b/>
                  <w:color w:val="000000" w:themeColor="text1"/>
                  <w:spacing w:val="-2"/>
                </w:rPr>
                <w:t xml:space="preserve"> </w:t>
              </w:r>
            </w:ins>
            <w:r w:rsidRPr="00710552">
              <w:rPr>
                <w:rFonts w:ascii="Arial" w:hAnsi="Arial" w:cs="Arial"/>
                <w:b/>
                <w:color w:val="000000" w:themeColor="text1"/>
                <w:spacing w:val="-2"/>
              </w:rPr>
              <w:t>поддержку»</w:t>
            </w:r>
          </w:p>
          <w:p w14:paraId="43020000" w14:textId="371A6CB7" w:rsidR="00D31197" w:rsidRPr="00710552" w:rsidRDefault="00D31197" w:rsidP="00BE540B">
            <w:pPr>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Вознаграждение за техническую и проектную поддержку, как указано в ЧАСТИ 1 (Ключевые условия) и Разделе 3.1 настоящего Соглашения, которое должно быть уплачено Владельцем компании DI в соответствии с условиями настоящего Соглашения;</w:t>
            </w:r>
          </w:p>
        </w:tc>
        <w:tc>
          <w:tcPr>
            <w:tcW w:w="4678" w:type="dxa"/>
          </w:tcPr>
          <w:p w14:paraId="44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Technical and Design Support Fee</w:t>
            </w:r>
            <w:r w:rsidRPr="00710552">
              <w:rPr>
                <w:rFonts w:ascii="Arial" w:hAnsi="Arial" w:cs="Arial"/>
                <w:color w:val="000000" w:themeColor="text1"/>
                <w:spacing w:val="-2"/>
                <w:lang w:val="en-US"/>
              </w:rPr>
              <w:t>”</w:t>
            </w:r>
          </w:p>
          <w:p w14:paraId="007E759E" w14:textId="77777777" w:rsidR="00E31E56" w:rsidRDefault="00E31E56" w:rsidP="00E31E56">
            <w:pPr>
              <w:tabs>
                <w:tab w:val="left" w:pos="470"/>
              </w:tabs>
              <w:spacing w:after="0" w:line="276" w:lineRule="auto"/>
              <w:jc w:val="both"/>
              <w:rPr>
                <w:rFonts w:ascii="Arial" w:hAnsi="Arial" w:cs="Arial"/>
                <w:color w:val="000000" w:themeColor="text1"/>
                <w:spacing w:val="-2"/>
                <w:lang w:val="en-US"/>
              </w:rPr>
            </w:pPr>
          </w:p>
          <w:p w14:paraId="45020000" w14:textId="6E71029F" w:rsidR="00D31197" w:rsidRPr="00710552" w:rsidRDefault="00D31197" w:rsidP="00E31E56">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Technical and Design Support Fee as set out in PART 1 – Key Terms and Section 3.1 of this Agreement which shall be paid by the Owner to DI in accordance with the terms of this Agreement;</w:t>
            </w:r>
          </w:p>
        </w:tc>
      </w:tr>
      <w:tr w:rsidR="00710552" w:rsidRPr="007B6CAE" w14:paraId="78ECB857" w14:textId="77777777" w:rsidTr="00D31197">
        <w:trPr>
          <w:jc w:val="center"/>
        </w:trPr>
        <w:tc>
          <w:tcPr>
            <w:tcW w:w="4678" w:type="dxa"/>
          </w:tcPr>
          <w:p w14:paraId="46020000" w14:textId="77777777" w:rsidR="00D31197" w:rsidRPr="00710552" w:rsidRDefault="00D31197" w:rsidP="00E31E56">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«Техническая и проектная поддержка»</w:t>
            </w:r>
          </w:p>
          <w:p w14:paraId="47020000" w14:textId="77777777" w:rsidR="00D31197" w:rsidRPr="00710552" w:rsidRDefault="00D31197" w:rsidP="00E31E56">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lastRenderedPageBreak/>
              <w:t>означает услуги, предоставляемые DI, как указано в</w:t>
            </w:r>
            <w:r w:rsidRPr="00710552">
              <w:rPr>
                <w:rFonts w:ascii="Arial" w:hAnsi="Arial" w:cs="Arial"/>
                <w:b/>
                <w:color w:val="000000" w:themeColor="text1"/>
                <w:spacing w:val="-2"/>
              </w:rPr>
              <w:t xml:space="preserve"> </w:t>
            </w:r>
            <w:r w:rsidRPr="00710552">
              <w:rPr>
                <w:rFonts w:ascii="Arial" w:hAnsi="Arial" w:cs="Arial"/>
                <w:b/>
                <w:color w:val="000000" w:themeColor="text1"/>
                <w:spacing w:val="-2"/>
                <w:u w:val="single"/>
              </w:rPr>
              <w:t>Приложении 1</w:t>
            </w:r>
            <w:r w:rsidRPr="00710552">
              <w:rPr>
                <w:rFonts w:ascii="Arial" w:hAnsi="Arial" w:cs="Arial"/>
                <w:color w:val="000000" w:themeColor="text1"/>
                <w:spacing w:val="-2"/>
              </w:rPr>
              <w:t>; и</w:t>
            </w:r>
          </w:p>
        </w:tc>
        <w:tc>
          <w:tcPr>
            <w:tcW w:w="4678" w:type="dxa"/>
          </w:tcPr>
          <w:p w14:paraId="48020000" w14:textId="77777777" w:rsidR="00D31197" w:rsidRPr="00710552" w:rsidRDefault="00D31197" w:rsidP="00E31E56">
            <w:pPr>
              <w:tabs>
                <w:tab w:val="left" w:pos="470"/>
              </w:tabs>
              <w:spacing w:line="276" w:lineRule="auto"/>
              <w:ind w:left="24"/>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Technical and Design Support</w:t>
            </w:r>
            <w:r w:rsidRPr="00710552">
              <w:rPr>
                <w:rFonts w:ascii="Arial" w:hAnsi="Arial" w:cs="Arial"/>
                <w:color w:val="000000" w:themeColor="text1"/>
                <w:spacing w:val="-2"/>
                <w:lang w:val="en-US"/>
              </w:rPr>
              <w:t>”</w:t>
            </w:r>
          </w:p>
          <w:p w14:paraId="49020000" w14:textId="77777777" w:rsidR="00D31197" w:rsidRPr="00710552" w:rsidRDefault="00D31197" w:rsidP="00E31E56">
            <w:pPr>
              <w:tabs>
                <w:tab w:val="left" w:pos="470"/>
              </w:tabs>
              <w:spacing w:line="276" w:lineRule="auto"/>
              <w:ind w:left="24"/>
              <w:jc w:val="both"/>
              <w:rPr>
                <w:rFonts w:ascii="Arial" w:hAnsi="Arial" w:cs="Arial"/>
                <w:color w:val="000000" w:themeColor="text1"/>
                <w:spacing w:val="-4"/>
                <w:lang w:val="en-US"/>
              </w:rPr>
            </w:pPr>
            <w:r w:rsidRPr="00710552">
              <w:rPr>
                <w:rFonts w:ascii="Arial" w:hAnsi="Arial" w:cs="Arial"/>
                <w:color w:val="000000" w:themeColor="text1"/>
                <w:spacing w:val="-4"/>
                <w:lang w:val="en-US"/>
              </w:rPr>
              <w:lastRenderedPageBreak/>
              <w:t xml:space="preserve">means the services to be provided by DI as set out in </w:t>
            </w:r>
            <w:r w:rsidRPr="00710552">
              <w:rPr>
                <w:rFonts w:ascii="Arial" w:hAnsi="Arial" w:cs="Arial"/>
                <w:b/>
                <w:color w:val="000000" w:themeColor="text1"/>
                <w:spacing w:val="-4"/>
                <w:u w:val="single"/>
                <w:lang w:val="en-US"/>
              </w:rPr>
              <w:t>Schedule 1</w:t>
            </w:r>
            <w:r w:rsidRPr="00710552">
              <w:rPr>
                <w:rFonts w:ascii="Arial" w:hAnsi="Arial" w:cs="Arial"/>
                <w:color w:val="000000" w:themeColor="text1"/>
                <w:spacing w:val="-4"/>
                <w:lang w:val="en-US"/>
              </w:rPr>
              <w:t>; and</w:t>
            </w:r>
          </w:p>
        </w:tc>
      </w:tr>
      <w:tr w:rsidR="00710552" w:rsidRPr="007B6CAE" w14:paraId="331B5B1B" w14:textId="77777777" w:rsidTr="00D31197">
        <w:trPr>
          <w:jc w:val="center"/>
        </w:trPr>
        <w:tc>
          <w:tcPr>
            <w:tcW w:w="4678" w:type="dxa"/>
          </w:tcPr>
          <w:p w14:paraId="4A020000" w14:textId="77777777" w:rsidR="00D31197" w:rsidRPr="00710552" w:rsidRDefault="00D31197" w:rsidP="00E31E56">
            <w:pPr>
              <w:spacing w:line="276" w:lineRule="auto"/>
              <w:jc w:val="both"/>
              <w:rPr>
                <w:rFonts w:ascii="Arial" w:hAnsi="Arial" w:cs="Arial"/>
                <w:b/>
                <w:color w:val="000000" w:themeColor="text1"/>
              </w:rPr>
            </w:pPr>
            <w:r w:rsidRPr="00710552">
              <w:rPr>
                <w:rFonts w:ascii="Arial" w:hAnsi="Arial" w:cs="Arial"/>
                <w:b/>
                <w:color w:val="000000" w:themeColor="text1"/>
              </w:rPr>
              <w:lastRenderedPageBreak/>
              <w:t>«Территория»</w:t>
            </w:r>
          </w:p>
          <w:p w14:paraId="4B020000" w14:textId="0BC986BE" w:rsidR="00D31197" w:rsidRPr="00710552" w:rsidRDefault="00D31197" w:rsidP="00E31E56">
            <w:pPr>
              <w:spacing w:line="276" w:lineRule="auto"/>
              <w:jc w:val="both"/>
              <w:rPr>
                <w:rFonts w:ascii="Arial" w:hAnsi="Arial" w:cs="Arial"/>
                <w:b/>
                <w:color w:val="000000" w:themeColor="text1"/>
              </w:rPr>
            </w:pPr>
            <w:r w:rsidRPr="00710552">
              <w:rPr>
                <w:rFonts w:ascii="Arial" w:hAnsi="Arial" w:cs="Arial"/>
                <w:color w:val="000000" w:themeColor="text1"/>
              </w:rPr>
              <w:t xml:space="preserve">означает территорию, указанную в </w:t>
            </w:r>
            <w:r w:rsidRPr="00710552">
              <w:rPr>
                <w:rFonts w:ascii="Arial" w:hAnsi="Arial" w:cs="Arial"/>
                <w:b/>
                <w:color w:val="000000" w:themeColor="text1"/>
              </w:rPr>
              <w:t>пункте 7 Части 1 – Ключевые условия.</w:t>
            </w:r>
          </w:p>
        </w:tc>
        <w:tc>
          <w:tcPr>
            <w:tcW w:w="4678" w:type="dxa"/>
          </w:tcPr>
          <w:p w14:paraId="4C020000" w14:textId="77777777" w:rsidR="00D31197" w:rsidRPr="00710552" w:rsidRDefault="00D31197" w:rsidP="00E31E56">
            <w:pPr>
              <w:tabs>
                <w:tab w:val="left" w:pos="470"/>
              </w:tabs>
              <w:spacing w:line="276" w:lineRule="auto"/>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Territory</w:t>
            </w:r>
            <w:r w:rsidRPr="00710552">
              <w:rPr>
                <w:rFonts w:ascii="Arial" w:hAnsi="Arial" w:cs="Arial"/>
                <w:color w:val="000000" w:themeColor="text1"/>
                <w:lang w:val="en-US"/>
              </w:rPr>
              <w:t>”</w:t>
            </w:r>
          </w:p>
          <w:p w14:paraId="4D020000" w14:textId="77777777" w:rsidR="00D31197" w:rsidRPr="00710552" w:rsidRDefault="00D31197" w:rsidP="00E31E56">
            <w:pPr>
              <w:pStyle w:val="af"/>
              <w:tabs>
                <w:tab w:val="left" w:pos="470"/>
              </w:tabs>
              <w:spacing w:after="0"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means the territory as specified in </w:t>
            </w:r>
            <w:r w:rsidRPr="00710552">
              <w:rPr>
                <w:rFonts w:ascii="Arial" w:hAnsi="Arial" w:cs="Arial"/>
                <w:b/>
                <w:color w:val="000000" w:themeColor="text1"/>
                <w:lang w:val="en-US"/>
              </w:rPr>
              <w:t>Item 7 of Part 1 – Key Terms</w:t>
            </w:r>
            <w:r w:rsidRPr="00710552">
              <w:rPr>
                <w:rFonts w:ascii="Arial" w:hAnsi="Arial" w:cs="Arial"/>
                <w:color w:val="000000" w:themeColor="text1"/>
                <w:lang w:val="en-US"/>
              </w:rPr>
              <w:t>.</w:t>
            </w:r>
          </w:p>
        </w:tc>
      </w:tr>
      <w:tr w:rsidR="00710552" w:rsidRPr="007B6CAE" w14:paraId="7A5E82AC" w14:textId="77777777" w:rsidTr="00D31197">
        <w:trPr>
          <w:jc w:val="center"/>
        </w:trPr>
        <w:tc>
          <w:tcPr>
            <w:tcW w:w="4678" w:type="dxa"/>
          </w:tcPr>
          <w:p w14:paraId="4E020000" w14:textId="024624C6" w:rsidR="00D31197" w:rsidRPr="00565296" w:rsidRDefault="00D31197" w:rsidP="0018245D">
            <w:pPr>
              <w:numPr>
                <w:ilvl w:val="0"/>
                <w:numId w:val="48"/>
              </w:numPr>
              <w:spacing w:line="276" w:lineRule="auto"/>
              <w:ind w:left="591" w:hanging="591"/>
              <w:rPr>
                <w:rFonts w:ascii="Arial" w:hAnsi="Arial" w:cs="Arial"/>
                <w:color w:val="000000" w:themeColor="text1"/>
                <w:spacing w:val="-2"/>
                <w:u w:val="single"/>
              </w:rPr>
            </w:pPr>
            <w:r w:rsidRPr="00565296">
              <w:rPr>
                <w:rFonts w:ascii="Arial" w:hAnsi="Arial" w:cs="Arial"/>
                <w:color w:val="000000" w:themeColor="text1"/>
                <w:spacing w:val="-2"/>
                <w:u w:val="single"/>
              </w:rPr>
              <w:t>Толкование</w:t>
            </w:r>
          </w:p>
          <w:p w14:paraId="5C020000" w14:textId="66A9E47F" w:rsidR="00D31197" w:rsidRPr="00565296" w:rsidRDefault="00D31197" w:rsidP="00565296">
            <w:pPr>
              <w:pStyle w:val="Heading16pt"/>
              <w:spacing w:after="0" w:line="276" w:lineRule="auto"/>
              <w:ind w:left="591"/>
              <w:rPr>
                <w:rFonts w:cs="Arial"/>
                <w:b w:val="0"/>
                <w:color w:val="000000" w:themeColor="text1"/>
                <w:spacing w:val="-2"/>
                <w:sz w:val="20"/>
              </w:rPr>
            </w:pPr>
            <w:r w:rsidRPr="00565296">
              <w:rPr>
                <w:rFonts w:cs="Arial"/>
                <w:b w:val="0"/>
                <w:color w:val="000000" w:themeColor="text1"/>
                <w:spacing w:val="-2"/>
                <w:sz w:val="20"/>
              </w:rPr>
              <w:t>В Соглашении, если</w:t>
            </w:r>
            <w:r w:rsidR="00565296" w:rsidRPr="00565296">
              <w:rPr>
                <w:rFonts w:cs="Arial"/>
                <w:b w:val="0"/>
                <w:color w:val="000000" w:themeColor="text1"/>
                <w:spacing w:val="-2"/>
                <w:sz w:val="20"/>
              </w:rPr>
              <w:t xml:space="preserve"> это не противоречит контексту:</w:t>
            </w:r>
          </w:p>
        </w:tc>
        <w:tc>
          <w:tcPr>
            <w:tcW w:w="4678" w:type="dxa"/>
          </w:tcPr>
          <w:p w14:paraId="5D020000" w14:textId="26BC6ABF" w:rsidR="00D31197" w:rsidRPr="00565296" w:rsidRDefault="00D31197" w:rsidP="0018245D">
            <w:pPr>
              <w:numPr>
                <w:ilvl w:val="1"/>
                <w:numId w:val="4"/>
              </w:numPr>
              <w:spacing w:line="276" w:lineRule="auto"/>
              <w:ind w:left="595" w:hanging="595"/>
              <w:rPr>
                <w:rFonts w:ascii="Arial" w:hAnsi="Arial" w:cs="Arial"/>
                <w:caps/>
                <w:color w:val="000000" w:themeColor="text1"/>
                <w:spacing w:val="-2"/>
                <w:u w:val="single"/>
                <w:lang w:val="en-US"/>
              </w:rPr>
            </w:pPr>
            <w:bookmarkStart w:id="176" w:name="_Ref417199481"/>
            <w:r w:rsidRPr="00565296">
              <w:rPr>
                <w:rFonts w:ascii="Arial" w:hAnsi="Arial" w:cs="Arial"/>
                <w:color w:val="000000" w:themeColor="text1"/>
                <w:spacing w:val="-2"/>
                <w:u w:val="single"/>
                <w:lang w:val="en-US"/>
              </w:rPr>
              <w:t>Interpretation</w:t>
            </w:r>
            <w:bookmarkEnd w:id="176"/>
          </w:p>
          <w:p w14:paraId="6A020000" w14:textId="0C70FEE5" w:rsidR="00D31197" w:rsidRPr="00565296" w:rsidRDefault="00D31197" w:rsidP="00565296">
            <w:pPr>
              <w:pStyle w:val="Heading16pt"/>
              <w:spacing w:after="0" w:line="276" w:lineRule="auto"/>
              <w:ind w:left="595"/>
              <w:rPr>
                <w:rFonts w:cs="Arial"/>
                <w:b w:val="0"/>
                <w:color w:val="000000" w:themeColor="text1"/>
                <w:spacing w:val="-2"/>
                <w:sz w:val="20"/>
                <w:lang w:val="en-US"/>
              </w:rPr>
            </w:pPr>
            <w:r w:rsidRPr="00565296">
              <w:rPr>
                <w:rFonts w:cs="Arial"/>
                <w:b w:val="0"/>
                <w:color w:val="000000" w:themeColor="text1"/>
                <w:spacing w:val="-2"/>
                <w:sz w:val="20"/>
                <w:lang w:val="en-US"/>
              </w:rPr>
              <w:t xml:space="preserve">In Agreement, </w:t>
            </w:r>
            <w:r w:rsidR="00565296" w:rsidRPr="00565296">
              <w:rPr>
                <w:rFonts w:cs="Arial"/>
                <w:b w:val="0"/>
                <w:color w:val="000000" w:themeColor="text1"/>
                <w:spacing w:val="-2"/>
                <w:sz w:val="20"/>
                <w:lang w:val="en-US"/>
              </w:rPr>
              <w:t>unless contrary to the context:</w:t>
            </w:r>
          </w:p>
        </w:tc>
      </w:tr>
      <w:tr w:rsidR="00565296" w:rsidRPr="007B6CAE" w14:paraId="7F03088B" w14:textId="77777777" w:rsidTr="00D31197">
        <w:trPr>
          <w:jc w:val="center"/>
        </w:trPr>
        <w:tc>
          <w:tcPr>
            <w:tcW w:w="4678" w:type="dxa"/>
          </w:tcPr>
          <w:p w14:paraId="31E52E41" w14:textId="26718434" w:rsidR="00565296" w:rsidRPr="00565296" w:rsidRDefault="0056529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rPr>
              <w:t>слова, имеющие форму единственного числа, включают множественное число и наоборот;</w:t>
            </w:r>
          </w:p>
        </w:tc>
        <w:tc>
          <w:tcPr>
            <w:tcW w:w="4678" w:type="dxa"/>
          </w:tcPr>
          <w:p w14:paraId="402C4FED" w14:textId="514195C2"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words importing the singular include the plural and vice versa;</w:t>
            </w:r>
          </w:p>
        </w:tc>
      </w:tr>
      <w:tr w:rsidR="00565296" w:rsidRPr="007B6CAE" w14:paraId="68F88368" w14:textId="77777777" w:rsidTr="00D31197">
        <w:trPr>
          <w:jc w:val="center"/>
        </w:trPr>
        <w:tc>
          <w:tcPr>
            <w:tcW w:w="4678" w:type="dxa"/>
          </w:tcPr>
          <w:p w14:paraId="04DAAB0C" w14:textId="39D0D35E"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слова, обозначающие род, включают все роды;</w:t>
            </w:r>
          </w:p>
        </w:tc>
        <w:tc>
          <w:tcPr>
            <w:tcW w:w="4678" w:type="dxa"/>
          </w:tcPr>
          <w:p w14:paraId="53E08FC6" w14:textId="105B6AC2"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words importing a gender include every gender;</w:t>
            </w:r>
          </w:p>
        </w:tc>
      </w:tr>
      <w:tr w:rsidR="00565296" w:rsidRPr="007B6CAE" w14:paraId="78733FED" w14:textId="77777777" w:rsidTr="00D31197">
        <w:trPr>
          <w:jc w:val="center"/>
        </w:trPr>
        <w:tc>
          <w:tcPr>
            <w:tcW w:w="4678" w:type="dxa"/>
          </w:tcPr>
          <w:p w14:paraId="4CAA9F7E" w14:textId="11F3C08B"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ссылки на любой документ являются ссылками на этот документ с изменениями, консолидированными правками, дополнениями, обновлениями или изменениями время от времени;</w:t>
            </w:r>
          </w:p>
        </w:tc>
        <w:tc>
          <w:tcPr>
            <w:tcW w:w="4678" w:type="dxa"/>
          </w:tcPr>
          <w:p w14:paraId="48B59072" w14:textId="2B8755B8"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references to any document are references to that document as amended, consolidated, supplemented, novated or replaced from time to time;</w:t>
            </w:r>
          </w:p>
        </w:tc>
      </w:tr>
      <w:tr w:rsidR="00565296" w:rsidRPr="007B6CAE" w14:paraId="6F7E4DAF" w14:textId="77777777" w:rsidTr="00D31197">
        <w:trPr>
          <w:jc w:val="center"/>
        </w:trPr>
        <w:tc>
          <w:tcPr>
            <w:tcW w:w="4678" w:type="dxa"/>
          </w:tcPr>
          <w:p w14:paraId="3D9C9B14" w14:textId="19533449"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 xml:space="preserve">ссылки на настоящее Соглашение включают Часть 1 – Ключевые условия, Часть 2 – </w:t>
            </w:r>
            <w:proofErr w:type="gramStart"/>
            <w:r w:rsidRPr="00565296">
              <w:rPr>
                <w:rFonts w:ascii="Arial" w:hAnsi="Arial" w:cs="Arial"/>
                <w:color w:val="000000" w:themeColor="text1"/>
              </w:rPr>
              <w:t>Общие  условия</w:t>
            </w:r>
            <w:proofErr w:type="gramEnd"/>
            <w:r w:rsidRPr="00565296">
              <w:rPr>
                <w:rFonts w:ascii="Arial" w:hAnsi="Arial" w:cs="Arial"/>
                <w:color w:val="000000" w:themeColor="text1"/>
              </w:rPr>
              <w:t xml:space="preserve"> и Приложения, включенные в настоящее Соглашение;</w:t>
            </w:r>
          </w:p>
        </w:tc>
        <w:tc>
          <w:tcPr>
            <w:tcW w:w="4678" w:type="dxa"/>
          </w:tcPr>
          <w:p w14:paraId="3BF635E4" w14:textId="04186DA9"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references to this Agreement include Part 1 – Key Terms, Part 2 – General Terms and Conditions, and the Schedules incorporated herein;</w:t>
            </w:r>
          </w:p>
        </w:tc>
      </w:tr>
      <w:tr w:rsidR="00E31E56" w:rsidRPr="007B6CAE" w14:paraId="14A7D133" w14:textId="77777777" w:rsidTr="00D31197">
        <w:trPr>
          <w:jc w:val="center"/>
        </w:trPr>
        <w:tc>
          <w:tcPr>
            <w:tcW w:w="4678" w:type="dxa"/>
          </w:tcPr>
          <w:p w14:paraId="06E2F3B2" w14:textId="2DBDF748" w:rsidR="00E31E56" w:rsidRPr="00565296" w:rsidRDefault="00E31E5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ссылки на ЧАСТИ, параграфы, разделы, преамбулы, таблицы и приложения являются ссылками на ЧАСТИ, параграфы, разделы, преамбулы, таблицы и приложения к настоящему Соглашению;</w:t>
            </w:r>
          </w:p>
        </w:tc>
        <w:tc>
          <w:tcPr>
            <w:tcW w:w="4678" w:type="dxa"/>
          </w:tcPr>
          <w:p w14:paraId="4BABB0BB" w14:textId="0118887D"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PARTS, paragraphs, Sections, Recitals, Exhibits and Schedules are references to PARTS, paragraphs, Sections, Recitals, Exhibits and Schedules to this Agreement;</w:t>
            </w:r>
          </w:p>
        </w:tc>
      </w:tr>
      <w:tr w:rsidR="00E31E56" w:rsidRPr="007B6CAE" w14:paraId="3814C73C" w14:textId="77777777" w:rsidTr="00D31197">
        <w:trPr>
          <w:jc w:val="center"/>
        </w:trPr>
        <w:tc>
          <w:tcPr>
            <w:tcW w:w="4678" w:type="dxa"/>
          </w:tcPr>
          <w:p w14:paraId="408F38BA" w14:textId="2DE692D9" w:rsidR="00E31E56" w:rsidRPr="00565296" w:rsidRDefault="00E31E5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заголовки предназначены только для удобства и не должны учитываться при толковании настоящего Соглашения;</w:t>
            </w:r>
          </w:p>
        </w:tc>
        <w:tc>
          <w:tcPr>
            <w:tcW w:w="4678" w:type="dxa"/>
          </w:tcPr>
          <w:p w14:paraId="51800A37" w14:textId="5756E3C4"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headings are for convenience only and are to be ignored in construing this Agreement;</w:t>
            </w:r>
          </w:p>
        </w:tc>
      </w:tr>
      <w:tr w:rsidR="00E31E56" w:rsidRPr="007B6CAE" w14:paraId="67047694" w14:textId="77777777" w:rsidTr="00D31197">
        <w:trPr>
          <w:jc w:val="center"/>
        </w:trPr>
        <w:tc>
          <w:tcPr>
            <w:tcW w:w="4678" w:type="dxa"/>
          </w:tcPr>
          <w:p w14:paraId="20EC8A32" w14:textId="1E79092B"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ссылки на Сторону включают ссылки на ее соответствующих правопреемников, разрешенных правопреемников, руководителей и исполнителей;</w:t>
            </w:r>
          </w:p>
        </w:tc>
        <w:tc>
          <w:tcPr>
            <w:tcW w:w="4678" w:type="dxa"/>
          </w:tcPr>
          <w:p w14:paraId="2D7E72BD" w14:textId="2A6793A7"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a Party include references to its respective successors, permitted assigns, executors and administrators;</w:t>
            </w:r>
          </w:p>
        </w:tc>
      </w:tr>
      <w:tr w:rsidR="00E31E56" w:rsidRPr="007B6CAE" w14:paraId="7CAABEC8" w14:textId="77777777" w:rsidTr="00D31197">
        <w:trPr>
          <w:jc w:val="center"/>
        </w:trPr>
        <w:tc>
          <w:tcPr>
            <w:tcW w:w="4678" w:type="dxa"/>
          </w:tcPr>
          <w:p w14:paraId="52F7EDE5" w14:textId="20770B1D"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 xml:space="preserve">ссылки на закон включают ссылки на любое конституционное положение, договор, декрет, конвенцию, статут, акт, постановление, правило, указ, подзаконный акт, норму общего права и права справедливости и </w:t>
            </w:r>
            <w:r w:rsidRPr="00565296">
              <w:rPr>
                <w:rFonts w:ascii="Arial" w:hAnsi="Arial" w:cs="Arial"/>
                <w:color w:val="000000" w:themeColor="text1"/>
                <w:spacing w:val="-2"/>
              </w:rPr>
              <w:lastRenderedPageBreak/>
              <w:t xml:space="preserve">судебный акт, </w:t>
            </w:r>
            <w:r w:rsidRPr="00565296">
              <w:rPr>
                <w:rFonts w:ascii="Arial" w:hAnsi="Arial" w:cs="Arial"/>
                <w:color w:val="000000" w:themeColor="text1"/>
              </w:rPr>
              <w:t>ратифицированные Россией;</w:t>
            </w:r>
          </w:p>
        </w:tc>
        <w:tc>
          <w:tcPr>
            <w:tcW w:w="4678" w:type="dxa"/>
          </w:tcPr>
          <w:p w14:paraId="0C6E4070" w14:textId="746251C7"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lastRenderedPageBreak/>
              <w:t xml:space="preserve">references to the law include references to any constitutional provision, treaty, decree, convention, statute, act, regulation, rule, decree, by-law, norm of common law and equity and judicial act or judgement ratified by government of the Territory or any </w:t>
            </w:r>
            <w:r w:rsidRPr="00565296">
              <w:rPr>
                <w:rFonts w:ascii="Arial" w:hAnsi="Arial" w:cs="Arial"/>
                <w:color w:val="000000" w:themeColor="text1"/>
                <w:lang w:val="en-US"/>
              </w:rPr>
              <w:lastRenderedPageBreak/>
              <w:t>government agency or department in the Territory;</w:t>
            </w:r>
          </w:p>
        </w:tc>
      </w:tr>
      <w:tr w:rsidR="00E31E56" w:rsidRPr="007B6CAE" w14:paraId="2B78DAA7" w14:textId="77777777" w:rsidTr="00D31197">
        <w:trPr>
          <w:jc w:val="center"/>
        </w:trPr>
        <w:tc>
          <w:tcPr>
            <w:tcW w:w="4678" w:type="dxa"/>
          </w:tcPr>
          <w:p w14:paraId="62BDBA6D" w14:textId="26672A8B"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lastRenderedPageBreak/>
              <w:t xml:space="preserve">ссылки на валюту относятся к </w:t>
            </w:r>
            <w:r w:rsidRPr="00565296">
              <w:rPr>
                <w:rFonts w:ascii="Arial" w:hAnsi="Arial" w:cs="Arial"/>
                <w:color w:val="000000" w:themeColor="text1"/>
              </w:rPr>
              <w:t>доллару США и российскому рублю</w:t>
            </w:r>
            <w:r w:rsidRPr="00565296">
              <w:rPr>
                <w:rFonts w:ascii="Arial" w:hAnsi="Arial" w:cs="Arial"/>
                <w:color w:val="000000" w:themeColor="text1"/>
                <w:spacing w:val="-2"/>
              </w:rPr>
              <w:t>;</w:t>
            </w:r>
          </w:p>
        </w:tc>
        <w:tc>
          <w:tcPr>
            <w:tcW w:w="4678" w:type="dxa"/>
          </w:tcPr>
          <w:p w14:paraId="23A5D213" w14:textId="4FA60209"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currency are to USD and Russian Ruble currency;</w:t>
            </w:r>
          </w:p>
        </w:tc>
      </w:tr>
      <w:tr w:rsidR="00E31E56" w:rsidRPr="007B6CAE" w14:paraId="19D97F07" w14:textId="77777777" w:rsidTr="00D31197">
        <w:trPr>
          <w:jc w:val="center"/>
        </w:trPr>
        <w:tc>
          <w:tcPr>
            <w:tcW w:w="4678" w:type="dxa"/>
          </w:tcPr>
          <w:p w14:paraId="3BFA9264" w14:textId="1915726F"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 xml:space="preserve">если не указано иное, термин </w:t>
            </w:r>
            <w:r w:rsidRPr="00565296">
              <w:rPr>
                <w:rFonts w:ascii="Arial" w:hAnsi="Arial" w:cs="Arial"/>
                <w:color w:val="000000" w:themeColor="text1"/>
                <w:spacing w:val="-2"/>
                <w:u w:val="single"/>
              </w:rPr>
              <w:t>«включая»</w:t>
            </w:r>
            <w:r w:rsidRPr="00565296">
              <w:rPr>
                <w:rFonts w:ascii="Arial" w:hAnsi="Arial" w:cs="Arial"/>
                <w:color w:val="000000" w:themeColor="text1"/>
                <w:spacing w:val="-2"/>
              </w:rPr>
              <w:t xml:space="preserve"> означает </w:t>
            </w:r>
            <w:r w:rsidRPr="00565296">
              <w:rPr>
                <w:rFonts w:ascii="Arial" w:hAnsi="Arial" w:cs="Arial"/>
                <w:color w:val="000000" w:themeColor="text1"/>
                <w:spacing w:val="-2"/>
                <w:u w:val="single"/>
              </w:rPr>
              <w:t>«включая, но не ограничиваясь этим</w:t>
            </w:r>
            <w:r w:rsidRPr="00565296">
              <w:rPr>
                <w:rFonts w:ascii="Arial" w:hAnsi="Arial" w:cs="Arial"/>
                <w:color w:val="000000" w:themeColor="text1"/>
                <w:spacing w:val="-2"/>
              </w:rPr>
              <w:t xml:space="preserve">», а термины </w:t>
            </w:r>
            <w:r w:rsidRPr="00565296">
              <w:rPr>
                <w:rFonts w:ascii="Arial" w:hAnsi="Arial" w:cs="Arial"/>
                <w:color w:val="000000" w:themeColor="text1"/>
                <w:spacing w:val="-2"/>
                <w:u w:val="single"/>
              </w:rPr>
              <w:t>«включает»</w:t>
            </w:r>
            <w:r w:rsidRPr="00565296">
              <w:rPr>
                <w:rFonts w:ascii="Arial" w:hAnsi="Arial" w:cs="Arial"/>
                <w:color w:val="000000" w:themeColor="text1"/>
                <w:spacing w:val="-2"/>
              </w:rPr>
              <w:t xml:space="preserve"> и </w:t>
            </w:r>
            <w:r w:rsidRPr="00565296">
              <w:rPr>
                <w:rFonts w:ascii="Arial" w:hAnsi="Arial" w:cs="Arial"/>
                <w:color w:val="000000" w:themeColor="text1"/>
                <w:spacing w:val="-2"/>
                <w:u w:val="single"/>
              </w:rPr>
              <w:t>«включает»</w:t>
            </w:r>
            <w:r w:rsidRPr="00565296">
              <w:rPr>
                <w:rFonts w:ascii="Arial" w:hAnsi="Arial" w:cs="Arial"/>
                <w:color w:val="000000" w:themeColor="text1"/>
                <w:spacing w:val="-2"/>
              </w:rPr>
              <w:t xml:space="preserve"> имеют соответствующее значение;</w:t>
            </w:r>
          </w:p>
        </w:tc>
        <w:tc>
          <w:tcPr>
            <w:tcW w:w="4678" w:type="dxa"/>
          </w:tcPr>
          <w:p w14:paraId="16CEE2A5" w14:textId="409CB840" w:rsidR="00E31E56" w:rsidRPr="00565296" w:rsidRDefault="00E31E5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unless otherwise stated, the term “</w:t>
            </w:r>
            <w:r w:rsidRPr="00565296">
              <w:rPr>
                <w:rFonts w:ascii="Arial" w:hAnsi="Arial" w:cs="Arial"/>
                <w:color w:val="000000" w:themeColor="text1"/>
                <w:u w:val="single"/>
                <w:lang w:val="en-US"/>
              </w:rPr>
              <w:t>including</w:t>
            </w:r>
            <w:r w:rsidRPr="00565296">
              <w:rPr>
                <w:rFonts w:ascii="Arial" w:hAnsi="Arial" w:cs="Arial"/>
                <w:color w:val="000000" w:themeColor="text1"/>
                <w:lang w:val="en-US"/>
              </w:rPr>
              <w:t>” shall mean “</w:t>
            </w:r>
            <w:r w:rsidRPr="00565296">
              <w:rPr>
                <w:rFonts w:ascii="Arial" w:hAnsi="Arial" w:cs="Arial"/>
                <w:color w:val="000000" w:themeColor="text1"/>
                <w:u w:val="single"/>
                <w:lang w:val="en-US"/>
              </w:rPr>
              <w:t>including, but not limited to</w:t>
            </w:r>
            <w:r w:rsidRPr="00565296">
              <w:rPr>
                <w:rFonts w:ascii="Arial" w:hAnsi="Arial" w:cs="Arial"/>
                <w:color w:val="000000" w:themeColor="text1"/>
                <w:lang w:val="en-US"/>
              </w:rPr>
              <w:t>” and the terms “</w:t>
            </w:r>
            <w:r w:rsidRPr="00565296">
              <w:rPr>
                <w:rFonts w:ascii="Arial" w:hAnsi="Arial" w:cs="Arial"/>
                <w:color w:val="000000" w:themeColor="text1"/>
                <w:u w:val="single"/>
                <w:lang w:val="en-US"/>
              </w:rPr>
              <w:t>include</w:t>
            </w:r>
            <w:r w:rsidRPr="00565296">
              <w:rPr>
                <w:rFonts w:ascii="Arial" w:hAnsi="Arial" w:cs="Arial"/>
                <w:color w:val="000000" w:themeColor="text1"/>
                <w:lang w:val="en-US"/>
              </w:rPr>
              <w:t>” and “</w:t>
            </w:r>
            <w:r w:rsidRPr="00565296">
              <w:rPr>
                <w:rFonts w:ascii="Arial" w:hAnsi="Arial" w:cs="Arial"/>
                <w:color w:val="000000" w:themeColor="text1"/>
                <w:u w:val="single"/>
                <w:lang w:val="en-US"/>
              </w:rPr>
              <w:t>includes</w:t>
            </w:r>
            <w:r w:rsidRPr="00565296">
              <w:rPr>
                <w:rFonts w:ascii="Arial" w:hAnsi="Arial" w:cs="Arial"/>
                <w:color w:val="000000" w:themeColor="text1"/>
                <w:lang w:val="en-US"/>
              </w:rPr>
              <w:t>” shall have a corresponding meaning;</w:t>
            </w:r>
          </w:p>
        </w:tc>
      </w:tr>
      <w:tr w:rsidR="00E31E56" w:rsidRPr="007B6CAE" w14:paraId="24BFD4FF" w14:textId="77777777" w:rsidTr="00D31197">
        <w:trPr>
          <w:jc w:val="center"/>
        </w:trPr>
        <w:tc>
          <w:tcPr>
            <w:tcW w:w="4678" w:type="dxa"/>
          </w:tcPr>
          <w:p w14:paraId="13BB3146" w14:textId="3FBCFABA"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любое согласие или одобрение, требуемое от любой Стороны по настоящему Соглашению, не должно быть необоснованно обусловлено, удерживаться или откладываться, если иное не предусмотрено настоящим Соглашением; и</w:t>
            </w:r>
          </w:p>
        </w:tc>
        <w:tc>
          <w:tcPr>
            <w:tcW w:w="4678" w:type="dxa"/>
          </w:tcPr>
          <w:p w14:paraId="0F5E03AE" w14:textId="66E4A23B"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any consent or approval required from any Party under this Agreement shall not be unreasonably conditioned, withheld or delayed, unless provided to the contrary herein; and</w:t>
            </w:r>
          </w:p>
        </w:tc>
      </w:tr>
      <w:tr w:rsidR="00E31E56" w:rsidRPr="007B6CAE" w14:paraId="1DFE239F" w14:textId="77777777" w:rsidTr="00D31197">
        <w:trPr>
          <w:jc w:val="center"/>
        </w:trPr>
        <w:tc>
          <w:tcPr>
            <w:tcW w:w="4678" w:type="dxa"/>
          </w:tcPr>
          <w:p w14:paraId="4C5C04DA" w14:textId="2D174AC2"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ссылки на время должны толковаться по григорианскому календарю.</w:t>
            </w:r>
          </w:p>
        </w:tc>
        <w:tc>
          <w:tcPr>
            <w:tcW w:w="4678" w:type="dxa"/>
          </w:tcPr>
          <w:p w14:paraId="01330973" w14:textId="266E100D"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lang w:val="en-US"/>
              </w:rPr>
              <w:t>r</w:t>
            </w:r>
            <w:r w:rsidRPr="00565296">
              <w:rPr>
                <w:rFonts w:ascii="Arial" w:hAnsi="Arial" w:cs="Arial"/>
                <w:color w:val="000000" w:themeColor="text1"/>
                <w:lang w:val="en-US"/>
              </w:rPr>
              <w:t>eferences to time shall be construed by reference to the Gregorian calendar.</w:t>
            </w:r>
          </w:p>
        </w:tc>
      </w:tr>
      <w:tr w:rsidR="00565296" w:rsidRPr="00E31E56" w14:paraId="1728198F" w14:textId="77777777" w:rsidTr="00D31197">
        <w:trPr>
          <w:jc w:val="center"/>
        </w:trPr>
        <w:tc>
          <w:tcPr>
            <w:tcW w:w="4678" w:type="dxa"/>
          </w:tcPr>
          <w:p w14:paraId="79E8A3A3" w14:textId="667E2A47" w:rsidR="00565296" w:rsidRPr="00565296" w:rsidRDefault="00565296" w:rsidP="0018245D">
            <w:pPr>
              <w:numPr>
                <w:ilvl w:val="0"/>
                <w:numId w:val="47"/>
              </w:numPr>
              <w:spacing w:line="276" w:lineRule="auto"/>
              <w:ind w:left="591" w:hanging="591"/>
              <w:rPr>
                <w:rFonts w:ascii="Arial" w:hAnsi="Arial" w:cs="Arial"/>
                <w:b/>
                <w:color w:val="000000" w:themeColor="text1"/>
                <w:spacing w:val="-2"/>
              </w:rPr>
            </w:pPr>
            <w:r w:rsidRPr="00710552">
              <w:rPr>
                <w:rFonts w:ascii="Arial" w:hAnsi="Arial" w:cs="Arial"/>
                <w:b/>
                <w:color w:val="000000" w:themeColor="text1"/>
                <w:spacing w:val="-2"/>
              </w:rPr>
              <w:t>Назначение</w:t>
            </w:r>
          </w:p>
        </w:tc>
        <w:tc>
          <w:tcPr>
            <w:tcW w:w="4678" w:type="dxa"/>
          </w:tcPr>
          <w:p w14:paraId="6CDA8B8A" w14:textId="2510BB7A" w:rsidR="00565296" w:rsidRPr="00565296" w:rsidRDefault="00565296" w:rsidP="0018245D">
            <w:pPr>
              <w:numPr>
                <w:ilvl w:val="0"/>
                <w:numId w:val="3"/>
              </w:numPr>
              <w:spacing w:line="276" w:lineRule="auto"/>
              <w:ind w:left="595" w:hanging="595"/>
              <w:rPr>
                <w:rFonts w:ascii="Arial" w:hAnsi="Arial" w:cs="Arial"/>
                <w:color w:val="000000" w:themeColor="text1"/>
                <w:lang w:val="en-US"/>
              </w:rPr>
            </w:pPr>
            <w:r w:rsidRPr="00710552">
              <w:rPr>
                <w:rFonts w:ascii="Arial" w:hAnsi="Arial" w:cs="Arial"/>
                <w:b/>
                <w:color w:val="000000" w:themeColor="text1"/>
                <w:spacing w:val="-2"/>
                <w:lang w:val="en-US"/>
              </w:rPr>
              <w:t>Appointment</w:t>
            </w:r>
          </w:p>
        </w:tc>
      </w:tr>
      <w:tr w:rsidR="00710552" w:rsidRPr="00710552" w14:paraId="68B9B753" w14:textId="77777777" w:rsidTr="00D31197">
        <w:trPr>
          <w:jc w:val="center"/>
        </w:trPr>
        <w:tc>
          <w:tcPr>
            <w:tcW w:w="4678" w:type="dxa"/>
          </w:tcPr>
          <w:p w14:paraId="7B020000" w14:textId="2578CE69" w:rsidR="00D31197" w:rsidRPr="005A3426"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rPr>
            </w:pPr>
            <w:r w:rsidRPr="00710552">
              <w:rPr>
                <w:rFonts w:ascii="Arial" w:hAnsi="Arial" w:cs="Arial"/>
                <w:color w:val="000000" w:themeColor="text1"/>
                <w:spacing w:val="-2"/>
                <w:sz w:val="20"/>
              </w:rPr>
              <w:t>Техническая и проектная поддержка</w:t>
            </w:r>
          </w:p>
        </w:tc>
        <w:tc>
          <w:tcPr>
            <w:tcW w:w="4678" w:type="dxa"/>
          </w:tcPr>
          <w:p w14:paraId="321C0138" w14:textId="47412E36" w:rsidR="00D31197" w:rsidRPr="005A3426" w:rsidRDefault="00D31197" w:rsidP="0018245D">
            <w:pPr>
              <w:pStyle w:val="Heading16pt"/>
              <w:numPr>
                <w:ilvl w:val="0"/>
                <w:numId w:val="52"/>
              </w:numPr>
              <w:spacing w:after="120" w:line="276" w:lineRule="auto"/>
              <w:ind w:left="595" w:hanging="595"/>
              <w:jc w:val="both"/>
              <w:rPr>
                <w:rFonts w:cs="Arial"/>
                <w:b w:val="0"/>
                <w:caps/>
                <w:color w:val="000000" w:themeColor="text1"/>
                <w:spacing w:val="-2"/>
                <w:sz w:val="20"/>
                <w:u w:val="single"/>
                <w:lang w:val="en-US"/>
              </w:rPr>
            </w:pPr>
            <w:r w:rsidRPr="00710552">
              <w:rPr>
                <w:rFonts w:cs="Arial"/>
                <w:b w:val="0"/>
                <w:color w:val="000000" w:themeColor="text1"/>
                <w:spacing w:val="-2"/>
                <w:sz w:val="20"/>
                <w:lang w:val="en-US"/>
              </w:rPr>
              <w:t>Technical and Design Support</w:t>
            </w:r>
          </w:p>
        </w:tc>
      </w:tr>
      <w:tr w:rsidR="005A3426" w:rsidRPr="007B6CAE" w14:paraId="562BAFDA" w14:textId="77777777" w:rsidTr="00D31197">
        <w:trPr>
          <w:jc w:val="center"/>
        </w:trPr>
        <w:tc>
          <w:tcPr>
            <w:tcW w:w="4678" w:type="dxa"/>
          </w:tcPr>
          <w:p w14:paraId="37EDC79F" w14:textId="256ECD2C" w:rsidR="005A3426" w:rsidRPr="009D6216" w:rsidRDefault="005A3426" w:rsidP="0018245D">
            <w:pPr>
              <w:numPr>
                <w:ilvl w:val="0"/>
                <w:numId w:val="11"/>
              </w:numPr>
              <w:spacing w:after="0" w:line="276" w:lineRule="auto"/>
              <w:ind w:left="1016" w:hanging="425"/>
              <w:jc w:val="both"/>
              <w:rPr>
                <w:rFonts w:ascii="Arial" w:hAnsi="Arial" w:cs="Arial"/>
                <w:color w:val="000000" w:themeColor="text1"/>
                <w:spacing w:val="-2"/>
              </w:rPr>
            </w:pPr>
            <w:r w:rsidRPr="009D6216">
              <w:rPr>
                <w:rFonts w:ascii="Arial" w:hAnsi="Arial" w:cs="Arial"/>
                <w:color w:val="000000" w:themeColor="text1"/>
                <w:spacing w:val="-2"/>
              </w:rPr>
              <w:t xml:space="preserve">В течение срока действия настоящего Соглашения, Владелец соглашается привлечь DI, а DI соглашается предоставить Техническую и проектную поддержку Владельцу в соответствии с положениями и условиями, изложенными в настоящем документе. Основные помещения </w:t>
            </w:r>
            <w:del w:id="177" w:author="Arina Dovzhenko" w:date="2025-11-28T16:00:00Z" w16du:dateUtc="2025-11-28T13:00:00Z">
              <w:r w:rsidRPr="009D6216" w:rsidDel="00FD7DE6">
                <w:rPr>
                  <w:rFonts w:ascii="Arial" w:hAnsi="Arial" w:cs="Arial"/>
                  <w:bCs/>
                  <w:color w:val="000000" w:themeColor="text1"/>
                  <w:spacing w:val="-2"/>
                </w:rPr>
                <w:delText>Гостиницы</w:delText>
              </w:r>
            </w:del>
            <w:ins w:id="178" w:author="Arina Dovzhenko" w:date="2025-11-28T16:00:00Z" w16du:dateUtc="2025-11-28T13:00:00Z">
              <w:r w:rsidR="00FD7DE6" w:rsidRPr="009D6216">
                <w:rPr>
                  <w:rFonts w:ascii="Arial" w:hAnsi="Arial" w:cs="Arial"/>
                  <w:bCs/>
                  <w:color w:val="000000" w:themeColor="text1"/>
                  <w:spacing w:val="-2"/>
                </w:rPr>
                <w:t>Отеля</w:t>
              </w:r>
            </w:ins>
            <w:r w:rsidRPr="009D6216">
              <w:rPr>
                <w:rFonts w:ascii="Arial" w:hAnsi="Arial" w:cs="Arial"/>
                <w:color w:val="000000" w:themeColor="text1"/>
                <w:spacing w:val="-2"/>
              </w:rPr>
              <w:t xml:space="preserve">, в отношении которых будет оказана Техническая и проектная поддержка, указаны в </w:t>
            </w:r>
            <w:r w:rsidRPr="009D6216">
              <w:rPr>
                <w:rFonts w:ascii="Arial" w:hAnsi="Arial" w:cs="Arial"/>
                <w:color w:val="000000" w:themeColor="text1"/>
                <w:spacing w:val="-2"/>
                <w:u w:val="single"/>
              </w:rPr>
              <w:t xml:space="preserve">Приложении </w:t>
            </w:r>
            <w:del w:id="179" w:author="Arina Dovzhenko" w:date="2025-12-02T13:34:00Z" w16du:dateUtc="2025-12-02T10:34:00Z">
              <w:r w:rsidRPr="009D6216" w:rsidDel="007B6CAE">
                <w:rPr>
                  <w:rFonts w:ascii="Arial" w:hAnsi="Arial" w:cs="Arial"/>
                  <w:color w:val="000000" w:themeColor="text1"/>
                  <w:spacing w:val="-2"/>
                  <w:u w:val="single"/>
                </w:rPr>
                <w:delText>3</w:delText>
              </w:r>
            </w:del>
            <w:ins w:id="180" w:author="Arina Dovzhenko" w:date="2025-12-02T13:34:00Z" w16du:dateUtc="2025-12-02T10:34:00Z">
              <w:r w:rsidR="007B6CAE" w:rsidRPr="009D6216">
                <w:rPr>
                  <w:rFonts w:ascii="Arial" w:hAnsi="Arial" w:cs="Arial"/>
                  <w:color w:val="000000" w:themeColor="text1"/>
                  <w:spacing w:val="-2"/>
                  <w:u w:val="single"/>
                  <w:rPrChange w:id="181" w:author="Arina Dovzhenko" w:date="2025-12-02T13:43:00Z" w16du:dateUtc="2025-12-02T10:43:00Z">
                    <w:rPr>
                      <w:rFonts w:ascii="Arial" w:hAnsi="Arial" w:cs="Arial"/>
                      <w:color w:val="000000" w:themeColor="text1"/>
                      <w:spacing w:val="-2"/>
                      <w:highlight w:val="cyan"/>
                      <w:u w:val="single"/>
                      <w:lang w:val="en-US"/>
                    </w:rPr>
                  </w:rPrChange>
                </w:rPr>
                <w:t>4</w:t>
              </w:r>
            </w:ins>
            <w:r w:rsidRPr="009D6216">
              <w:rPr>
                <w:rFonts w:ascii="Arial" w:hAnsi="Arial" w:cs="Arial"/>
                <w:color w:val="000000" w:themeColor="text1"/>
                <w:spacing w:val="-2"/>
              </w:rPr>
              <w:t>.</w:t>
            </w:r>
          </w:p>
        </w:tc>
        <w:tc>
          <w:tcPr>
            <w:tcW w:w="4678" w:type="dxa"/>
          </w:tcPr>
          <w:p w14:paraId="380FEE09" w14:textId="170A1771" w:rsidR="005A3426" w:rsidRPr="009D6216" w:rsidRDefault="005A3426" w:rsidP="0018245D">
            <w:pPr>
              <w:pStyle w:val="Heading16pt"/>
              <w:numPr>
                <w:ilvl w:val="0"/>
                <w:numId w:val="53"/>
              </w:numPr>
              <w:spacing w:after="0" w:line="276" w:lineRule="auto"/>
              <w:ind w:left="1020" w:hanging="425"/>
              <w:jc w:val="both"/>
              <w:rPr>
                <w:rFonts w:cs="Arial"/>
                <w:b w:val="0"/>
                <w:color w:val="000000" w:themeColor="text1"/>
                <w:spacing w:val="-2"/>
                <w:sz w:val="20"/>
                <w:lang w:val="en-US"/>
              </w:rPr>
            </w:pPr>
            <w:r w:rsidRPr="009D6216">
              <w:rPr>
                <w:rFonts w:cs="Arial"/>
                <w:b w:val="0"/>
                <w:color w:val="000000" w:themeColor="text1"/>
                <w:spacing w:val="-2"/>
                <w:sz w:val="20"/>
                <w:lang w:val="en-US"/>
              </w:rPr>
              <w:t xml:space="preserve">During the Term of this Agreement, the Owner agrees to engage DI and DI agrees to provide the Technical and Design Support to the Owner subject to conditions and terms set out herein. The main areas of the Hotel in respect of which Technical and Design Support shall be provided are set out in </w:t>
            </w:r>
            <w:r w:rsidRPr="009D6216">
              <w:rPr>
                <w:rFonts w:cs="Arial"/>
                <w:b w:val="0"/>
                <w:color w:val="000000" w:themeColor="text1"/>
                <w:spacing w:val="-2"/>
                <w:sz w:val="20"/>
                <w:u w:val="single"/>
                <w:lang w:val="en-US"/>
              </w:rPr>
              <w:t>Schedule </w:t>
            </w:r>
            <w:del w:id="182" w:author="Arina Dovzhenko" w:date="2025-12-02T13:34:00Z" w16du:dateUtc="2025-12-02T10:34:00Z">
              <w:r w:rsidRPr="009D6216" w:rsidDel="007B6CAE">
                <w:rPr>
                  <w:rFonts w:cs="Arial"/>
                  <w:b w:val="0"/>
                  <w:color w:val="000000" w:themeColor="text1"/>
                  <w:spacing w:val="-2"/>
                  <w:sz w:val="20"/>
                  <w:u w:val="single"/>
                  <w:lang w:val="en-US"/>
                </w:rPr>
                <w:delText>3</w:delText>
              </w:r>
            </w:del>
            <w:ins w:id="183" w:author="Arina Dovzhenko" w:date="2025-12-02T13:34:00Z" w16du:dateUtc="2025-12-02T10:34:00Z">
              <w:r w:rsidR="007B6CAE" w:rsidRPr="009D6216">
                <w:rPr>
                  <w:rFonts w:cs="Arial"/>
                  <w:b w:val="0"/>
                  <w:color w:val="000000" w:themeColor="text1"/>
                  <w:spacing w:val="-2"/>
                  <w:sz w:val="20"/>
                  <w:u w:val="single"/>
                  <w:lang w:val="en-US"/>
                  <w:rPrChange w:id="184" w:author="Arina Dovzhenko" w:date="2025-12-02T13:43:00Z" w16du:dateUtc="2025-12-02T10:43:00Z">
                    <w:rPr>
                      <w:rFonts w:cs="Arial"/>
                      <w:b w:val="0"/>
                      <w:color w:val="000000" w:themeColor="text1"/>
                      <w:spacing w:val="-2"/>
                      <w:sz w:val="20"/>
                      <w:highlight w:val="cyan"/>
                      <w:u w:val="single"/>
                      <w:lang w:val="en-US"/>
                    </w:rPr>
                  </w:rPrChange>
                </w:rPr>
                <w:t>4</w:t>
              </w:r>
            </w:ins>
            <w:r w:rsidRPr="009D6216">
              <w:rPr>
                <w:rFonts w:cs="Arial"/>
                <w:b w:val="0"/>
                <w:color w:val="000000" w:themeColor="text1"/>
                <w:spacing w:val="-2"/>
                <w:sz w:val="20"/>
                <w:lang w:val="en-US"/>
              </w:rPr>
              <w:t>.</w:t>
            </w:r>
          </w:p>
        </w:tc>
      </w:tr>
      <w:tr w:rsidR="005A3426" w:rsidRPr="007B6CAE" w14:paraId="1DCF6462" w14:textId="77777777" w:rsidTr="00D31197">
        <w:trPr>
          <w:jc w:val="center"/>
        </w:trPr>
        <w:tc>
          <w:tcPr>
            <w:tcW w:w="4678" w:type="dxa"/>
          </w:tcPr>
          <w:p w14:paraId="2829002C" w14:textId="73BB6614" w:rsidR="005A3426" w:rsidRPr="005A3426" w:rsidRDefault="005A3426" w:rsidP="0018245D">
            <w:pPr>
              <w:numPr>
                <w:ilvl w:val="0"/>
                <w:numId w:val="11"/>
              </w:numPr>
              <w:spacing w:after="0" w:line="276" w:lineRule="auto"/>
              <w:ind w:left="1016" w:hanging="425"/>
              <w:jc w:val="both"/>
              <w:rPr>
                <w:rFonts w:ascii="Arial" w:hAnsi="Arial" w:cs="Arial"/>
                <w:color w:val="000000" w:themeColor="text1"/>
                <w:spacing w:val="-2"/>
              </w:rPr>
            </w:pPr>
            <w:r w:rsidRPr="005A3426">
              <w:rPr>
                <w:rFonts w:ascii="Arial" w:hAnsi="Arial" w:cs="Arial"/>
                <w:color w:val="000000" w:themeColor="text1"/>
              </w:rPr>
              <w:t>График поездок технических групп и групп консультантов перед началом регулярных выездных совещаний должен быть согласован Сторонами по взаимному согласию, при условии, что Владелец не будет необоснованно отказывать, задерживать или откладывать согласование графика поездок, предложенного DI.</w:t>
            </w:r>
          </w:p>
        </w:tc>
        <w:tc>
          <w:tcPr>
            <w:tcW w:w="4678" w:type="dxa"/>
          </w:tcPr>
          <w:p w14:paraId="37675080" w14:textId="464C21F1" w:rsidR="005A3426" w:rsidRPr="005A3426" w:rsidRDefault="005A3426" w:rsidP="0018245D">
            <w:pPr>
              <w:numPr>
                <w:ilvl w:val="0"/>
                <w:numId w:val="53"/>
              </w:numPr>
              <w:spacing w:after="0" w:line="276" w:lineRule="auto"/>
              <w:ind w:left="1020" w:hanging="425"/>
              <w:jc w:val="both"/>
              <w:rPr>
                <w:rFonts w:ascii="Arial" w:hAnsi="Arial" w:cs="Arial"/>
                <w:color w:val="000000" w:themeColor="text1"/>
                <w:spacing w:val="-2"/>
                <w:lang w:val="en-US"/>
              </w:rPr>
            </w:pPr>
            <w:r w:rsidRPr="005A3426">
              <w:rPr>
                <w:rFonts w:ascii="Arial" w:hAnsi="Arial" w:cs="Arial"/>
                <w:color w:val="000000" w:themeColor="text1"/>
                <w:spacing w:val="-2"/>
                <w:lang w:val="en-US"/>
              </w:rPr>
              <w:t xml:space="preserve">The travelling schedule for technical and pre-opening consultancy teams for the regular onsite meetings shall be as mutually agreed by the Parties, provided that the Owner shall not </w:t>
            </w:r>
            <w:r w:rsidRPr="005A3426">
              <w:rPr>
                <w:rStyle w:val="DeltaViewInsertion0"/>
                <w:rFonts w:ascii="Arial" w:hAnsi="Arial" w:cs="Arial"/>
                <w:b w:val="0"/>
                <w:color w:val="000000" w:themeColor="text1"/>
                <w:u w:val="none"/>
                <w:lang w:val="en-US"/>
              </w:rPr>
              <w:t>unreasonably refuse, withhold or delay the agreement on the travelling schedule proposed by DI.</w:t>
            </w:r>
          </w:p>
          <w:p w14:paraId="47F85B32" w14:textId="77777777" w:rsidR="005A3426" w:rsidRPr="005A3426" w:rsidRDefault="005A3426" w:rsidP="005A3426">
            <w:pPr>
              <w:pStyle w:val="Heading16pt"/>
              <w:spacing w:after="0"/>
              <w:jc w:val="both"/>
              <w:rPr>
                <w:rFonts w:cs="Arial"/>
                <w:b w:val="0"/>
                <w:color w:val="000000" w:themeColor="text1"/>
                <w:spacing w:val="-2"/>
                <w:sz w:val="20"/>
                <w:lang w:val="en-US"/>
              </w:rPr>
            </w:pPr>
          </w:p>
        </w:tc>
      </w:tr>
      <w:tr w:rsidR="005A3426" w:rsidRPr="007B6CAE" w14:paraId="7D4B8948" w14:textId="77777777" w:rsidTr="00D31197">
        <w:trPr>
          <w:jc w:val="center"/>
        </w:trPr>
        <w:tc>
          <w:tcPr>
            <w:tcW w:w="4678" w:type="dxa"/>
          </w:tcPr>
          <w:p w14:paraId="1FFB8BB8" w14:textId="3C3EE265"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DI должен, для должного и надлежащего предоставления Технической и проектной поддержки, назначить в письменной форме одного (1) уполномоченного представителя для связи с </w:t>
            </w:r>
            <w:r w:rsidRPr="005A3426">
              <w:rPr>
                <w:rFonts w:ascii="Arial" w:hAnsi="Arial" w:cs="Arial"/>
                <w:color w:val="000000" w:themeColor="text1"/>
                <w:spacing w:val="-2"/>
              </w:rPr>
              <w:lastRenderedPageBreak/>
              <w:t>Владельцем и Руководителем проекта, при условии, что, если таковые имеются, DI уведомит Владельца в письменном уведомлении о любом изменении представителя, назначенного DI, не менее чем за (три) 3 рабочих дня до такого изменения.</w:t>
            </w:r>
          </w:p>
        </w:tc>
        <w:tc>
          <w:tcPr>
            <w:tcW w:w="4678" w:type="dxa"/>
          </w:tcPr>
          <w:p w14:paraId="102BD9B4" w14:textId="200C7494" w:rsidR="005A3426" w:rsidRPr="005A3426" w:rsidRDefault="005A3426" w:rsidP="0018245D">
            <w:pPr>
              <w:numPr>
                <w:ilvl w:val="0"/>
                <w:numId w:val="53"/>
              </w:numPr>
              <w:spacing w:line="276" w:lineRule="auto"/>
              <w:ind w:left="1020" w:hanging="425"/>
              <w:jc w:val="both"/>
              <w:rPr>
                <w:rFonts w:ascii="Arial" w:hAnsi="Arial" w:cs="Arial"/>
                <w:color w:val="000000" w:themeColor="text1"/>
                <w:spacing w:val="-2"/>
                <w:lang w:val="en-US"/>
              </w:rPr>
            </w:pPr>
            <w:r w:rsidRPr="005A3426">
              <w:rPr>
                <w:rFonts w:ascii="Arial" w:hAnsi="Arial" w:cs="Arial"/>
                <w:color w:val="000000" w:themeColor="text1"/>
                <w:spacing w:val="-2"/>
                <w:lang w:val="en-US"/>
              </w:rPr>
              <w:lastRenderedPageBreak/>
              <w:t xml:space="preserve">DI shall, for the due and proper provision of the Technical and Design Support, nominate in writing one (1) </w:t>
            </w:r>
            <w:proofErr w:type="spellStart"/>
            <w:r w:rsidRPr="005A3426">
              <w:rPr>
                <w:rFonts w:ascii="Arial" w:hAnsi="Arial" w:cs="Arial"/>
                <w:color w:val="000000" w:themeColor="text1"/>
                <w:spacing w:val="-2"/>
                <w:lang w:val="en-US"/>
              </w:rPr>
              <w:t>authorised</w:t>
            </w:r>
            <w:proofErr w:type="spellEnd"/>
            <w:r w:rsidRPr="005A3426">
              <w:rPr>
                <w:rFonts w:ascii="Arial" w:hAnsi="Arial" w:cs="Arial"/>
                <w:color w:val="000000" w:themeColor="text1"/>
                <w:spacing w:val="-2"/>
                <w:lang w:val="en-US"/>
              </w:rPr>
              <w:t xml:space="preserve"> representative to liaise with the Owner and Project Manager, provided that, if any, DI shall notify the Owner in written </w:t>
            </w:r>
            <w:r w:rsidRPr="005A3426">
              <w:rPr>
                <w:rFonts w:ascii="Arial" w:hAnsi="Arial" w:cs="Arial"/>
                <w:color w:val="000000" w:themeColor="text1"/>
                <w:spacing w:val="-2"/>
                <w:lang w:val="en-US"/>
              </w:rPr>
              <w:lastRenderedPageBreak/>
              <w:t>notice of any change with the representative appointed by DI not less than (three) 3 Business Days before such changes.</w:t>
            </w:r>
          </w:p>
        </w:tc>
      </w:tr>
      <w:tr w:rsidR="005A3426" w:rsidRPr="007B6CAE" w14:paraId="36718C19" w14:textId="77777777" w:rsidTr="00D31197">
        <w:trPr>
          <w:jc w:val="center"/>
        </w:trPr>
        <w:tc>
          <w:tcPr>
            <w:tcW w:w="4678" w:type="dxa"/>
          </w:tcPr>
          <w:p w14:paraId="341BEF01" w14:textId="5F63CBA9"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lastRenderedPageBreak/>
              <w:t xml:space="preserve">Стороны признают и соглашаются с тем, что DI может предоставлять Техническую и проектную поддержку по настоящему Соглашению удаленно из офисов DI и ее Аффилированных лиц за пределами Территории, </w:t>
            </w:r>
            <w:proofErr w:type="gramStart"/>
            <w:r w:rsidRPr="005A3426">
              <w:rPr>
                <w:rFonts w:ascii="Arial" w:hAnsi="Arial" w:cs="Arial"/>
                <w:color w:val="000000" w:themeColor="text1"/>
                <w:spacing w:val="-2"/>
              </w:rPr>
              <w:t>если  Стороны</w:t>
            </w:r>
            <w:proofErr w:type="gramEnd"/>
            <w:r w:rsidRPr="005A3426">
              <w:rPr>
                <w:rFonts w:ascii="Arial" w:hAnsi="Arial" w:cs="Arial"/>
                <w:color w:val="000000" w:themeColor="text1"/>
                <w:spacing w:val="-2"/>
              </w:rPr>
              <w:t xml:space="preserve"> сочтут  </w:t>
            </w:r>
            <w:del w:id="185" w:author="Arina Dovzhenko" w:date="2025-11-28T15:51:00Z" w16du:dateUtc="2025-11-28T12:51:00Z">
              <w:r w:rsidRPr="005A3426" w:rsidDel="00437D97">
                <w:rPr>
                  <w:rFonts w:ascii="Arial" w:hAnsi="Arial" w:cs="Arial"/>
                  <w:color w:val="000000" w:themeColor="text1"/>
                  <w:spacing w:val="-2"/>
                </w:rPr>
                <w:delText>DI</w:delText>
              </w:r>
            </w:del>
            <w:r w:rsidRPr="005A3426">
              <w:rPr>
                <w:rFonts w:ascii="Arial" w:hAnsi="Arial" w:cs="Arial"/>
                <w:color w:val="000000" w:themeColor="text1"/>
                <w:spacing w:val="-2"/>
              </w:rPr>
              <w:t xml:space="preserve"> это целесообразным.</w:t>
            </w:r>
          </w:p>
        </w:tc>
        <w:tc>
          <w:tcPr>
            <w:tcW w:w="4678" w:type="dxa"/>
          </w:tcPr>
          <w:p w14:paraId="2EACCE42" w14:textId="0A8E0089" w:rsidR="005A3426" w:rsidRPr="005A3426" w:rsidRDefault="005A3426" w:rsidP="0018245D">
            <w:pPr>
              <w:numPr>
                <w:ilvl w:val="0"/>
                <w:numId w:val="53"/>
              </w:numPr>
              <w:spacing w:line="276" w:lineRule="auto"/>
              <w:ind w:left="1020" w:hanging="425"/>
              <w:jc w:val="both"/>
              <w:rPr>
                <w:rFonts w:ascii="Arial" w:hAnsi="Arial" w:cs="Arial"/>
                <w:color w:val="000000" w:themeColor="text1"/>
                <w:lang w:val="en-US"/>
              </w:rPr>
            </w:pPr>
            <w:r w:rsidRPr="005A3426">
              <w:rPr>
                <w:rFonts w:ascii="Arial" w:hAnsi="Arial" w:cs="Arial"/>
                <w:color w:val="000000" w:themeColor="text1"/>
                <w:lang w:val="en-US"/>
              </w:rPr>
              <w:t>The Parties acknowledge and agree that DI may provide the Technical and Design Support under this Agreement remotely from DI’ s and its Affiliate’s offices outside the Territory as both Parties deem appropriate.</w:t>
            </w:r>
          </w:p>
        </w:tc>
      </w:tr>
      <w:tr w:rsidR="005A3426" w:rsidRPr="007B6CAE" w14:paraId="3311D97C" w14:textId="77777777" w:rsidTr="00D31197">
        <w:trPr>
          <w:jc w:val="center"/>
        </w:trPr>
        <w:tc>
          <w:tcPr>
            <w:tcW w:w="4678" w:type="dxa"/>
          </w:tcPr>
          <w:p w14:paraId="55F187C1" w14:textId="09441FAE"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Стороны подтверждают, что строительство Отеля было начато до даты настоящего документа. Соответственно, Стороны обязуются добросовестно сотрудничать и прилагать коммерчески разумные </w:t>
            </w:r>
            <w:del w:id="186" w:author="Arina Dovzhenko" w:date="2025-11-28T15:52:00Z" w16du:dateUtc="2025-11-28T12:52:00Z">
              <w:r w:rsidRPr="005A3426" w:rsidDel="00437D97">
                <w:rPr>
                  <w:rFonts w:ascii="Arial" w:hAnsi="Arial" w:cs="Arial"/>
                  <w:color w:val="000000" w:themeColor="text1"/>
                  <w:spacing w:val="-2"/>
                </w:rPr>
                <w:delText>усилия для выявления, согласования</w:delText>
              </w:r>
            </w:del>
            <w:ins w:id="187" w:author="Arina Dovzhenko" w:date="2025-11-28T15:52:00Z" w16du:dateUtc="2025-11-28T12:52:00Z">
              <w:r w:rsidR="00437D97">
                <w:rPr>
                  <w:rFonts w:ascii="Arial" w:hAnsi="Arial" w:cs="Arial"/>
                  <w:color w:val="000000" w:themeColor="text1"/>
                  <w:spacing w:val="-2"/>
                </w:rPr>
                <w:t>в целях выработки</w:t>
              </w:r>
            </w:ins>
            <w:r w:rsidRPr="005A3426">
              <w:rPr>
                <w:rFonts w:ascii="Arial" w:hAnsi="Arial" w:cs="Arial"/>
                <w:color w:val="000000" w:themeColor="text1"/>
                <w:spacing w:val="-2"/>
              </w:rPr>
              <w:t xml:space="preserve"> и реализации </w:t>
            </w:r>
            <w:ins w:id="188" w:author="Arina Dovzhenko" w:date="2025-11-28T15:52:00Z" w16du:dateUtc="2025-11-28T12:52:00Z">
              <w:r w:rsidR="00437D97">
                <w:rPr>
                  <w:rFonts w:ascii="Arial" w:hAnsi="Arial" w:cs="Arial"/>
                  <w:color w:val="000000" w:themeColor="text1"/>
                  <w:spacing w:val="-2"/>
                </w:rPr>
                <w:t xml:space="preserve">согласованных </w:t>
              </w:r>
            </w:ins>
            <w:r w:rsidRPr="005A3426">
              <w:rPr>
                <w:rFonts w:ascii="Arial" w:hAnsi="Arial" w:cs="Arial"/>
                <w:color w:val="000000" w:themeColor="text1"/>
                <w:spacing w:val="-2"/>
              </w:rPr>
              <w:t xml:space="preserve">решений, направленных на приведение Отеля в соответствие со Стандартами Бренда </w:t>
            </w:r>
            <w:proofErr w:type="spellStart"/>
            <w:r w:rsidRPr="005A3426">
              <w:rPr>
                <w:rFonts w:ascii="Arial" w:hAnsi="Arial" w:cs="Arial"/>
                <w:color w:val="000000" w:themeColor="text1"/>
                <w:spacing w:val="-2"/>
              </w:rPr>
              <w:t>Dusit</w:t>
            </w:r>
            <w:proofErr w:type="spellEnd"/>
            <w:r w:rsidRPr="005A3426">
              <w:rPr>
                <w:rFonts w:ascii="Arial" w:hAnsi="Arial" w:cs="Arial"/>
                <w:color w:val="000000" w:themeColor="text1"/>
                <w:spacing w:val="-2"/>
              </w:rPr>
              <w:t xml:space="preserve"> в максимально возможной степени, насколько это практически осуществимо, принимая во внимание:</w:t>
            </w:r>
          </w:p>
        </w:tc>
        <w:tc>
          <w:tcPr>
            <w:tcW w:w="4678" w:type="dxa"/>
          </w:tcPr>
          <w:p w14:paraId="2DF1DF57" w14:textId="5FAE236C" w:rsidR="005A3426" w:rsidRPr="005A3426" w:rsidRDefault="005A3426" w:rsidP="0018245D">
            <w:pPr>
              <w:numPr>
                <w:ilvl w:val="0"/>
                <w:numId w:val="53"/>
              </w:numPr>
              <w:spacing w:line="276" w:lineRule="auto"/>
              <w:ind w:left="1020" w:hanging="425"/>
              <w:jc w:val="both"/>
              <w:rPr>
                <w:rFonts w:ascii="Arial" w:hAnsi="Arial" w:cs="Arial"/>
                <w:color w:val="000000" w:themeColor="text1"/>
                <w:lang w:val="en-US"/>
              </w:rPr>
            </w:pPr>
            <w:r w:rsidRPr="005A3426">
              <w:rPr>
                <w:rFonts w:ascii="Arial" w:hAnsi="Arial" w:cs="Arial"/>
                <w:color w:val="000000" w:themeColor="text1"/>
                <w:lang w:val="en-US"/>
              </w:rPr>
              <w:t>The Parties acknowledge that construction of the Hotel had commenced prior to the date hereof. Accordingly, the Parties shall cooperate in good faith and use commercially reasonable efforts to identify, agreed upon, and implement solutions to align the Hotel with Dusit Brand Standards to the greatest extent practicable, taking into account:</w:t>
            </w:r>
          </w:p>
        </w:tc>
      </w:tr>
      <w:tr w:rsidR="005A3426" w:rsidRPr="007B6CAE" w14:paraId="1968E6E2" w14:textId="77777777" w:rsidTr="00D31197">
        <w:trPr>
          <w:jc w:val="center"/>
        </w:trPr>
        <w:tc>
          <w:tcPr>
            <w:tcW w:w="4678" w:type="dxa"/>
          </w:tcPr>
          <w:p w14:paraId="7294B757" w14:textId="0C9A1C31" w:rsidR="005A3426" w:rsidRPr="005A3426" w:rsidRDefault="005A3426" w:rsidP="0018245D">
            <w:pPr>
              <w:pStyle w:val="Heading16pt"/>
              <w:numPr>
                <w:ilvl w:val="0"/>
                <w:numId w:val="54"/>
              </w:numPr>
              <w:spacing w:after="120" w:line="276" w:lineRule="auto"/>
              <w:ind w:left="1442" w:hanging="426"/>
              <w:jc w:val="both"/>
              <w:rPr>
                <w:rFonts w:cs="Arial"/>
                <w:b w:val="0"/>
                <w:color w:val="000000" w:themeColor="text1"/>
                <w:spacing w:val="-2"/>
                <w:sz w:val="20"/>
              </w:rPr>
            </w:pPr>
            <w:r w:rsidRPr="005A3426">
              <w:rPr>
                <w:rFonts w:cs="Arial"/>
                <w:b w:val="0"/>
                <w:color w:val="000000" w:themeColor="text1"/>
                <w:spacing w:val="-2"/>
                <w:sz w:val="20"/>
              </w:rPr>
              <w:t>текущую стадию строительства,</w:t>
            </w:r>
          </w:p>
        </w:tc>
        <w:tc>
          <w:tcPr>
            <w:tcW w:w="4678" w:type="dxa"/>
          </w:tcPr>
          <w:p w14:paraId="4E4A749F" w14:textId="5EB0D34C" w:rsidR="005A3426" w:rsidRPr="005A3426" w:rsidRDefault="005A3426" w:rsidP="0018245D">
            <w:pPr>
              <w:pStyle w:val="Heading16pt"/>
              <w:numPr>
                <w:ilvl w:val="0"/>
                <w:numId w:val="55"/>
              </w:numPr>
              <w:spacing w:after="120" w:line="276" w:lineRule="auto"/>
              <w:ind w:left="1445" w:hanging="283"/>
              <w:jc w:val="both"/>
              <w:rPr>
                <w:rFonts w:cs="Arial"/>
                <w:b w:val="0"/>
                <w:color w:val="000000" w:themeColor="text1"/>
                <w:spacing w:val="-2"/>
                <w:sz w:val="20"/>
                <w:lang w:val="en-US"/>
              </w:rPr>
            </w:pPr>
            <w:r w:rsidRPr="005A3426">
              <w:rPr>
                <w:rFonts w:cs="Arial"/>
                <w:b w:val="0"/>
                <w:color w:val="000000" w:themeColor="text1"/>
                <w:sz w:val="20"/>
                <w:lang w:val="en-US"/>
              </w:rPr>
              <w:t>the current stage of construction,</w:t>
            </w:r>
          </w:p>
        </w:tc>
      </w:tr>
      <w:tr w:rsidR="005A3426" w:rsidRPr="007B6CAE" w14:paraId="6C0C37D1" w14:textId="77777777" w:rsidTr="00D31197">
        <w:trPr>
          <w:jc w:val="center"/>
        </w:trPr>
        <w:tc>
          <w:tcPr>
            <w:tcW w:w="4678" w:type="dxa"/>
          </w:tcPr>
          <w:p w14:paraId="15FAC22B" w14:textId="0CB2B035" w:rsidR="005A3426" w:rsidRPr="005A3426" w:rsidRDefault="005A3426" w:rsidP="0018245D">
            <w:pPr>
              <w:numPr>
                <w:ilvl w:val="0"/>
                <w:numId w:val="54"/>
              </w:numPr>
              <w:spacing w:line="276" w:lineRule="auto"/>
              <w:ind w:left="1442" w:hanging="426"/>
              <w:jc w:val="both"/>
              <w:rPr>
                <w:rFonts w:ascii="Arial" w:hAnsi="Arial" w:cs="Arial"/>
                <w:color w:val="000000" w:themeColor="text1"/>
                <w:spacing w:val="-2"/>
              </w:rPr>
            </w:pPr>
            <w:r w:rsidRPr="005A3426">
              <w:rPr>
                <w:rFonts w:ascii="Arial" w:hAnsi="Arial" w:cs="Arial"/>
                <w:color w:val="000000" w:themeColor="text1"/>
                <w:spacing w:val="-2"/>
              </w:rPr>
              <w:t>финансовые и временные последствия таких изменений, и</w:t>
            </w:r>
          </w:p>
        </w:tc>
        <w:tc>
          <w:tcPr>
            <w:tcW w:w="4678" w:type="dxa"/>
          </w:tcPr>
          <w:p w14:paraId="4FF7AF48" w14:textId="70F91253" w:rsidR="005A3426" w:rsidRPr="005A3426" w:rsidRDefault="005A3426" w:rsidP="0018245D">
            <w:pPr>
              <w:numPr>
                <w:ilvl w:val="0"/>
                <w:numId w:val="55"/>
              </w:numPr>
              <w:spacing w:line="276" w:lineRule="auto"/>
              <w:ind w:left="1445" w:hanging="283"/>
              <w:jc w:val="both"/>
              <w:rPr>
                <w:rFonts w:ascii="Arial" w:hAnsi="Arial" w:cs="Arial"/>
                <w:color w:val="000000" w:themeColor="text1"/>
                <w:spacing w:val="-2"/>
                <w:lang w:val="en-US"/>
              </w:rPr>
            </w:pPr>
            <w:r w:rsidRPr="005A3426">
              <w:rPr>
                <w:rFonts w:ascii="Arial" w:hAnsi="Arial" w:cs="Arial"/>
                <w:color w:val="000000" w:themeColor="text1"/>
                <w:lang w:val="en-US"/>
              </w:rPr>
              <w:t>the cost and time implications of such modifications, and</w:t>
            </w:r>
          </w:p>
        </w:tc>
      </w:tr>
      <w:tr w:rsidR="005A3426" w:rsidRPr="007B6CAE" w14:paraId="634222BB" w14:textId="77777777" w:rsidTr="00D31197">
        <w:trPr>
          <w:jc w:val="center"/>
        </w:trPr>
        <w:tc>
          <w:tcPr>
            <w:tcW w:w="4678" w:type="dxa"/>
          </w:tcPr>
          <w:p w14:paraId="6C3015AF" w14:textId="2EF22573" w:rsidR="005A3426" w:rsidRPr="005A3426" w:rsidRDefault="005A3426" w:rsidP="0018245D">
            <w:pPr>
              <w:numPr>
                <w:ilvl w:val="0"/>
                <w:numId w:val="54"/>
              </w:numPr>
              <w:spacing w:line="276" w:lineRule="auto"/>
              <w:ind w:left="1442" w:hanging="426"/>
              <w:jc w:val="both"/>
              <w:rPr>
                <w:rFonts w:ascii="Arial" w:hAnsi="Arial" w:cs="Arial"/>
                <w:color w:val="000000" w:themeColor="text1"/>
                <w:spacing w:val="-2"/>
              </w:rPr>
            </w:pPr>
            <w:r w:rsidRPr="005A3426">
              <w:rPr>
                <w:rFonts w:ascii="Arial" w:hAnsi="Arial" w:cs="Arial"/>
                <w:color w:val="000000" w:themeColor="text1"/>
                <w:spacing w:val="-2"/>
              </w:rPr>
              <w:t>запланированную дату открытия Отеля.</w:t>
            </w:r>
          </w:p>
        </w:tc>
        <w:tc>
          <w:tcPr>
            <w:tcW w:w="4678" w:type="dxa"/>
          </w:tcPr>
          <w:p w14:paraId="0BBCC0EE" w14:textId="5579BAC5" w:rsidR="005A3426" w:rsidRPr="005A3426" w:rsidRDefault="005A3426" w:rsidP="0018245D">
            <w:pPr>
              <w:numPr>
                <w:ilvl w:val="0"/>
                <w:numId w:val="55"/>
              </w:numPr>
              <w:spacing w:line="276" w:lineRule="auto"/>
              <w:ind w:left="1445" w:hanging="283"/>
              <w:jc w:val="both"/>
              <w:rPr>
                <w:rFonts w:ascii="Arial" w:hAnsi="Arial" w:cs="Arial"/>
                <w:color w:val="000000" w:themeColor="text1"/>
                <w:spacing w:val="-2"/>
                <w:lang w:val="en-US"/>
              </w:rPr>
            </w:pPr>
            <w:r w:rsidRPr="005A3426">
              <w:rPr>
                <w:rFonts w:ascii="Arial" w:hAnsi="Arial" w:cs="Arial"/>
                <w:color w:val="000000" w:themeColor="text1"/>
                <w:lang w:val="en-US"/>
              </w:rPr>
              <w:t>the scheduled Hotel opening date</w:t>
            </w:r>
          </w:p>
        </w:tc>
      </w:tr>
      <w:tr w:rsidR="005A3426" w:rsidRPr="007B6CAE" w14:paraId="7D325826" w14:textId="77777777" w:rsidTr="00D31197">
        <w:trPr>
          <w:jc w:val="center"/>
        </w:trPr>
        <w:tc>
          <w:tcPr>
            <w:tcW w:w="4678" w:type="dxa"/>
          </w:tcPr>
          <w:p w14:paraId="497F1E36" w14:textId="7C336B8F" w:rsidR="005A3426" w:rsidRPr="005A3426" w:rsidRDefault="005A3426" w:rsidP="005A342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 xml:space="preserve">Любые предлагаемые корректировки или отклонения от Стандартов Бренда </w:t>
            </w:r>
            <w:proofErr w:type="spellStart"/>
            <w:r w:rsidRPr="00710552">
              <w:rPr>
                <w:rFonts w:cs="Arial"/>
                <w:b w:val="0"/>
                <w:color w:val="000000" w:themeColor="text1"/>
                <w:spacing w:val="-2"/>
                <w:sz w:val="20"/>
              </w:rPr>
              <w:t>Dusit</w:t>
            </w:r>
            <w:proofErr w:type="spellEnd"/>
            <w:r w:rsidRPr="00710552">
              <w:rPr>
                <w:rFonts w:cs="Arial"/>
                <w:b w:val="0"/>
                <w:color w:val="000000" w:themeColor="text1"/>
                <w:spacing w:val="-2"/>
                <w:sz w:val="20"/>
              </w:rPr>
              <w:t xml:space="preserve"> подлежат взаимному письменному согласованию и не должны существенно нарушать целостность или</w:t>
            </w:r>
            <w:r>
              <w:rPr>
                <w:rFonts w:cs="Arial"/>
                <w:b w:val="0"/>
                <w:color w:val="000000" w:themeColor="text1"/>
                <w:spacing w:val="-2"/>
                <w:sz w:val="20"/>
              </w:rPr>
              <w:t xml:space="preserve"> позиционирование Бренда </w:t>
            </w:r>
            <w:proofErr w:type="spellStart"/>
            <w:r>
              <w:rPr>
                <w:rFonts w:cs="Arial"/>
                <w:b w:val="0"/>
                <w:color w:val="000000" w:themeColor="text1"/>
                <w:spacing w:val="-2"/>
                <w:sz w:val="20"/>
              </w:rPr>
              <w:t>Dusit</w:t>
            </w:r>
            <w:proofErr w:type="spellEnd"/>
            <w:r>
              <w:rPr>
                <w:rFonts w:cs="Arial"/>
                <w:b w:val="0"/>
                <w:color w:val="000000" w:themeColor="text1"/>
                <w:spacing w:val="-2"/>
                <w:sz w:val="20"/>
              </w:rPr>
              <w:t>.</w:t>
            </w:r>
          </w:p>
        </w:tc>
        <w:tc>
          <w:tcPr>
            <w:tcW w:w="4678" w:type="dxa"/>
          </w:tcPr>
          <w:p w14:paraId="2CB6D5BC" w14:textId="35D70C00" w:rsidR="005A3426" w:rsidRPr="005A3426" w:rsidRDefault="005A3426" w:rsidP="005A3426">
            <w:pPr>
              <w:pStyle w:val="Heading16pt"/>
              <w:spacing w:after="120" w:line="276" w:lineRule="auto"/>
              <w:jc w:val="both"/>
              <w:rPr>
                <w:rFonts w:cs="Arial"/>
                <w:b w:val="0"/>
                <w:color w:val="000000" w:themeColor="text1"/>
                <w:sz w:val="20"/>
                <w:lang w:val="en-US"/>
              </w:rPr>
            </w:pPr>
            <w:r w:rsidRPr="00710552">
              <w:rPr>
                <w:rFonts w:cs="Arial"/>
                <w:b w:val="0"/>
                <w:color w:val="000000" w:themeColor="text1"/>
                <w:sz w:val="20"/>
                <w:lang w:val="en-US"/>
              </w:rPr>
              <w:t>Any proposed adjustments or deviations from Dusit Brand Standards shall be subject to mutual written agreement and shall not materially compromise the integrity or po</w:t>
            </w:r>
            <w:r>
              <w:rPr>
                <w:rFonts w:cs="Arial"/>
                <w:b w:val="0"/>
                <w:color w:val="000000" w:themeColor="text1"/>
                <w:sz w:val="20"/>
                <w:lang w:val="en-US"/>
              </w:rPr>
              <w:t>sitioning of the Dusit Brand.</w:t>
            </w:r>
          </w:p>
        </w:tc>
      </w:tr>
      <w:tr w:rsidR="005A3426" w:rsidRPr="007B6CAE" w14:paraId="594F8EBE" w14:textId="77777777" w:rsidTr="00D31197">
        <w:trPr>
          <w:jc w:val="center"/>
        </w:trPr>
        <w:tc>
          <w:tcPr>
            <w:tcW w:w="4678" w:type="dxa"/>
          </w:tcPr>
          <w:p w14:paraId="6CD9F446" w14:textId="48E2348F" w:rsidR="005A3426" w:rsidRPr="005A3426" w:rsidRDefault="005A3426" w:rsidP="005A342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 xml:space="preserve">В случае, если Стороны не смогут достичь соглашения, несмотря на добросовестные усилия, и если такое приведение в соответствие </w:t>
            </w:r>
            <w:del w:id="189" w:author="Arina Dovzhenko" w:date="2025-11-28T15:53:00Z" w16du:dateUtc="2025-11-28T12:53:00Z">
              <w:r w:rsidRPr="00710552" w:rsidDel="00437D97">
                <w:rPr>
                  <w:rFonts w:cs="Arial"/>
                  <w:b w:val="0"/>
                  <w:color w:val="000000" w:themeColor="text1"/>
                  <w:spacing w:val="-2"/>
                  <w:sz w:val="20"/>
                </w:rPr>
                <w:delText xml:space="preserve">окажется </w:delText>
              </w:r>
            </w:del>
            <w:r w:rsidRPr="00710552">
              <w:rPr>
                <w:rFonts w:cs="Arial"/>
                <w:b w:val="0"/>
                <w:color w:val="000000" w:themeColor="text1"/>
                <w:spacing w:val="-2"/>
                <w:sz w:val="20"/>
              </w:rPr>
              <w:t>технически или коммерчески нецелесообразн</w:t>
            </w:r>
            <w:del w:id="190" w:author="Arina Dovzhenko" w:date="2025-11-28T15:53:00Z" w16du:dateUtc="2025-11-28T12:53:00Z">
              <w:r w:rsidRPr="00710552" w:rsidDel="00437D97">
                <w:rPr>
                  <w:rFonts w:cs="Arial"/>
                  <w:b w:val="0"/>
                  <w:color w:val="000000" w:themeColor="text1"/>
                  <w:spacing w:val="-2"/>
                  <w:sz w:val="20"/>
                </w:rPr>
                <w:delText>ым</w:delText>
              </w:r>
            </w:del>
            <w:ins w:id="191" w:author="Arina Dovzhenko" w:date="2025-11-28T15:53:00Z" w16du:dateUtc="2025-11-28T12:53:00Z">
              <w:r w:rsidR="00437D97">
                <w:rPr>
                  <w:rFonts w:cs="Arial"/>
                  <w:b w:val="0"/>
                  <w:color w:val="000000" w:themeColor="text1"/>
                  <w:spacing w:val="-2"/>
                  <w:sz w:val="20"/>
                </w:rPr>
                <w:t>о</w:t>
              </w:r>
            </w:ins>
            <w:r w:rsidRPr="00710552">
              <w:rPr>
                <w:rFonts w:cs="Arial"/>
                <w:b w:val="0"/>
                <w:color w:val="000000" w:themeColor="text1"/>
                <w:spacing w:val="-2"/>
                <w:sz w:val="20"/>
              </w:rPr>
              <w:t xml:space="preserve"> </w:t>
            </w:r>
            <w:del w:id="192" w:author="Arina Dovzhenko" w:date="2025-11-28T15:53:00Z" w16du:dateUtc="2025-11-28T12:53:00Z">
              <w:r w:rsidRPr="00710552" w:rsidDel="00437D97">
                <w:rPr>
                  <w:rFonts w:cs="Arial"/>
                  <w:b w:val="0"/>
                  <w:color w:val="000000" w:themeColor="text1"/>
                  <w:spacing w:val="-2"/>
                  <w:sz w:val="20"/>
                </w:rPr>
                <w:delText>на основании</w:delText>
              </w:r>
            </w:del>
            <w:ins w:id="193" w:author="Arina Dovzhenko" w:date="2025-11-28T15:53:00Z" w16du:dateUtc="2025-11-28T12:53:00Z">
              <w:r w:rsidR="00437D97">
                <w:rPr>
                  <w:rFonts w:cs="Arial"/>
                  <w:b w:val="0"/>
                  <w:color w:val="000000" w:themeColor="text1"/>
                  <w:spacing w:val="-2"/>
                  <w:sz w:val="20"/>
                </w:rPr>
                <w:t>по</w:t>
              </w:r>
            </w:ins>
            <w:r w:rsidRPr="00710552">
              <w:rPr>
                <w:rFonts w:cs="Arial"/>
                <w:b w:val="0"/>
                <w:color w:val="000000" w:themeColor="text1"/>
                <w:spacing w:val="-2"/>
                <w:sz w:val="20"/>
              </w:rPr>
              <w:t xml:space="preserve"> объективны</w:t>
            </w:r>
            <w:del w:id="194" w:author="Arina Dovzhenko" w:date="2025-11-28T15:53:00Z" w16du:dateUtc="2025-11-28T12:53:00Z">
              <w:r w:rsidRPr="00710552" w:rsidDel="00437D97">
                <w:rPr>
                  <w:rFonts w:cs="Arial"/>
                  <w:b w:val="0"/>
                  <w:color w:val="000000" w:themeColor="text1"/>
                  <w:spacing w:val="-2"/>
                  <w:sz w:val="20"/>
                </w:rPr>
                <w:delText>х</w:delText>
              </w:r>
            </w:del>
            <w:ins w:id="195" w:author="Arina Dovzhenko" w:date="2025-11-28T15:53:00Z" w16du:dateUtc="2025-11-28T12:53:00Z">
              <w:r w:rsidR="00437D97">
                <w:rPr>
                  <w:rFonts w:cs="Arial"/>
                  <w:b w:val="0"/>
                  <w:color w:val="000000" w:themeColor="text1"/>
                  <w:spacing w:val="-2"/>
                  <w:sz w:val="20"/>
                </w:rPr>
                <w:t>м причинам</w:t>
              </w:r>
            </w:ins>
            <w:del w:id="196" w:author="Arina Dovzhenko" w:date="2025-11-28T15:53:00Z" w16du:dateUtc="2025-11-28T12:53:00Z">
              <w:r w:rsidRPr="00710552" w:rsidDel="00437D97">
                <w:rPr>
                  <w:rFonts w:cs="Arial"/>
                  <w:b w:val="0"/>
                  <w:color w:val="000000" w:themeColor="text1"/>
                  <w:spacing w:val="-2"/>
                  <w:sz w:val="20"/>
                </w:rPr>
                <w:delText xml:space="preserve"> данных</w:delText>
              </w:r>
            </w:del>
            <w:r w:rsidRPr="00710552">
              <w:rPr>
                <w:rFonts w:cs="Arial"/>
                <w:b w:val="0"/>
                <w:color w:val="000000" w:themeColor="text1"/>
                <w:spacing w:val="-2"/>
                <w:sz w:val="20"/>
              </w:rPr>
              <w:t xml:space="preserve"> (включая</w:t>
            </w:r>
            <w:del w:id="197" w:author="Arina Dovzhenko" w:date="2025-11-28T15:53:00Z" w16du:dateUtc="2025-11-28T12:53:00Z">
              <w:r w:rsidRPr="00710552" w:rsidDel="00437D97">
                <w:rPr>
                  <w:rFonts w:cs="Arial"/>
                  <w:b w:val="0"/>
                  <w:color w:val="000000" w:themeColor="text1"/>
                  <w:spacing w:val="-2"/>
                  <w:sz w:val="20"/>
                </w:rPr>
                <w:delText xml:space="preserve"> случаи</w:delText>
              </w:r>
            </w:del>
            <w:r w:rsidRPr="00710552">
              <w:rPr>
                <w:rFonts w:cs="Arial"/>
                <w:b w:val="0"/>
                <w:color w:val="000000" w:themeColor="text1"/>
                <w:spacing w:val="-2"/>
                <w:sz w:val="20"/>
              </w:rPr>
              <w:t xml:space="preserve">, когда это потребует существенных </w:t>
            </w:r>
            <w:ins w:id="198" w:author="Arina Dovzhenko" w:date="2025-11-28T15:53:00Z" w16du:dateUtc="2025-11-28T12:53:00Z">
              <w:r w:rsidR="00437D97">
                <w:rPr>
                  <w:rFonts w:cs="Arial"/>
                  <w:b w:val="0"/>
                  <w:color w:val="000000" w:themeColor="text1"/>
                  <w:spacing w:val="-2"/>
                  <w:sz w:val="20"/>
                </w:rPr>
                <w:lastRenderedPageBreak/>
                <w:t xml:space="preserve">финансовых </w:t>
              </w:r>
            </w:ins>
            <w:r w:rsidRPr="00710552">
              <w:rPr>
                <w:rFonts w:cs="Arial"/>
                <w:b w:val="0"/>
                <w:color w:val="000000" w:themeColor="text1"/>
                <w:spacing w:val="-2"/>
                <w:sz w:val="20"/>
              </w:rPr>
              <w:t xml:space="preserve">затрат или </w:t>
            </w:r>
            <w:del w:id="199" w:author="Arina Dovzhenko" w:date="2025-11-28T15:53:00Z" w16du:dateUtc="2025-11-28T12:53:00Z">
              <w:r w:rsidRPr="00710552" w:rsidDel="00437D97">
                <w:rPr>
                  <w:rFonts w:cs="Arial"/>
                  <w:b w:val="0"/>
                  <w:color w:val="000000" w:themeColor="text1"/>
                  <w:spacing w:val="-2"/>
                  <w:sz w:val="20"/>
                </w:rPr>
                <w:delText xml:space="preserve">приведет </w:delText>
              </w:r>
            </w:del>
            <w:ins w:id="200" w:author="Arina Dovzhenko" w:date="2025-11-28T15:53:00Z" w16du:dateUtc="2025-11-28T12:53:00Z">
              <w:r w:rsidR="00437D97">
                <w:rPr>
                  <w:rFonts w:cs="Arial"/>
                  <w:b w:val="0"/>
                  <w:color w:val="000000" w:themeColor="text1"/>
                  <w:spacing w:val="-2"/>
                  <w:sz w:val="20"/>
                </w:rPr>
                <w:t>повлеч</w:t>
              </w:r>
            </w:ins>
            <w:ins w:id="201" w:author="Arina Dovzhenko" w:date="2025-11-28T15:54:00Z" w16du:dateUtc="2025-11-28T12:54:00Z">
              <w:r w:rsidR="00437D97">
                <w:rPr>
                  <w:rFonts w:cs="Arial"/>
                  <w:b w:val="0"/>
                  <w:color w:val="000000" w:themeColor="text1"/>
                  <w:spacing w:val="-2"/>
                  <w:sz w:val="20"/>
                </w:rPr>
                <w:t>ет</w:t>
              </w:r>
            </w:ins>
            <w:ins w:id="202" w:author="Arina Dovzhenko" w:date="2025-11-28T15:53:00Z" w16du:dateUtc="2025-11-28T12:53:00Z">
              <w:r w:rsidR="00437D97" w:rsidRPr="00710552">
                <w:rPr>
                  <w:rFonts w:cs="Arial"/>
                  <w:b w:val="0"/>
                  <w:color w:val="000000" w:themeColor="text1"/>
                  <w:spacing w:val="-2"/>
                  <w:sz w:val="20"/>
                </w:rPr>
                <w:t xml:space="preserve"> </w:t>
              </w:r>
            </w:ins>
            <w:del w:id="203" w:author="Arina Dovzhenko" w:date="2025-11-28T15:54:00Z" w16du:dateUtc="2025-11-28T12:54:00Z">
              <w:r w:rsidRPr="00710552" w:rsidDel="00437D97">
                <w:rPr>
                  <w:rFonts w:cs="Arial"/>
                  <w:b w:val="0"/>
                  <w:color w:val="000000" w:themeColor="text1"/>
                  <w:spacing w:val="-2"/>
                  <w:sz w:val="20"/>
                </w:rPr>
                <w:delText>к значительной з</w:delText>
              </w:r>
            </w:del>
            <w:ins w:id="204" w:author="Arina Dovzhenko" w:date="2025-11-28T15:54:00Z" w16du:dateUtc="2025-11-28T12:54:00Z">
              <w:r w:rsidR="00437D97">
                <w:rPr>
                  <w:rFonts w:cs="Arial"/>
                  <w:b w:val="0"/>
                  <w:color w:val="000000" w:themeColor="text1"/>
                  <w:spacing w:val="-2"/>
                  <w:sz w:val="20"/>
                </w:rPr>
                <w:t>существенную з</w:t>
              </w:r>
            </w:ins>
            <w:r w:rsidRPr="00710552">
              <w:rPr>
                <w:rFonts w:cs="Arial"/>
                <w:b w:val="0"/>
                <w:color w:val="000000" w:themeColor="text1"/>
                <w:spacing w:val="-2"/>
                <w:sz w:val="20"/>
              </w:rPr>
              <w:t>адержк</w:t>
            </w:r>
            <w:del w:id="205" w:author="Arina Dovzhenko" w:date="2025-11-28T15:54:00Z" w16du:dateUtc="2025-11-28T12:54:00Z">
              <w:r w:rsidRPr="00710552" w:rsidDel="00437D97">
                <w:rPr>
                  <w:rFonts w:cs="Arial"/>
                  <w:b w:val="0"/>
                  <w:color w:val="000000" w:themeColor="text1"/>
                  <w:spacing w:val="-2"/>
                  <w:sz w:val="20"/>
                </w:rPr>
                <w:delText>е</w:delText>
              </w:r>
            </w:del>
            <w:ins w:id="206" w:author="Arina Dovzhenko" w:date="2025-11-28T15:54:00Z" w16du:dateUtc="2025-11-28T12:54:00Z">
              <w:r w:rsidR="00437D97">
                <w:rPr>
                  <w:rFonts w:cs="Arial"/>
                  <w:b w:val="0"/>
                  <w:color w:val="000000" w:themeColor="text1"/>
                  <w:spacing w:val="-2"/>
                  <w:sz w:val="20"/>
                </w:rPr>
                <w:t>у</w:t>
              </w:r>
            </w:ins>
            <w:r w:rsidRPr="00710552">
              <w:rPr>
                <w:rFonts w:cs="Arial"/>
                <w:b w:val="0"/>
                <w:color w:val="000000" w:themeColor="text1"/>
                <w:spacing w:val="-2"/>
                <w:sz w:val="20"/>
              </w:rPr>
              <w:t xml:space="preserve"> открытия Отеля), Владелец вправе запросить расторжение настоящего Соглашения и Соглашений по Отелю, при условии предварительного письменного согласия со стороны DI (</w:t>
            </w:r>
            <w:del w:id="207" w:author="Arina Dovzhenko" w:date="2025-11-28T15:54:00Z" w16du:dateUtc="2025-11-28T12:54:00Z">
              <w:r w:rsidRPr="00710552" w:rsidDel="00437D97">
                <w:rPr>
                  <w:rFonts w:cs="Arial"/>
                  <w:b w:val="0"/>
                  <w:color w:val="000000" w:themeColor="text1"/>
                  <w:spacing w:val="-2"/>
                  <w:sz w:val="20"/>
                </w:rPr>
                <w:delText>которое не должно быть необоснованно отклонено</w:delText>
              </w:r>
            </w:del>
            <w:ins w:id="208" w:author="Arina Dovzhenko" w:date="2025-11-28T15:54:00Z" w16du:dateUtc="2025-11-28T12:54:00Z">
              <w:r w:rsidR="00437D97">
                <w:rPr>
                  <w:rFonts w:cs="Arial"/>
                  <w:b w:val="0"/>
                  <w:color w:val="000000" w:themeColor="text1"/>
                  <w:spacing w:val="-2"/>
                  <w:sz w:val="20"/>
                </w:rPr>
                <w:t>в котором не может быть безосновательно отказано</w:t>
              </w:r>
            </w:ins>
            <w:r w:rsidRPr="00710552">
              <w:rPr>
                <w:rFonts w:cs="Arial"/>
                <w:b w:val="0"/>
                <w:color w:val="000000" w:themeColor="text1"/>
                <w:spacing w:val="-2"/>
                <w:sz w:val="20"/>
              </w:rPr>
              <w:t>) и выплаты Владельцем компенсации, отражающей объем оказанных DI услуг и понесенных DI затрат до даты расторжения. Для ясности, никакие штрафы или неустойки не подлежат выплате Владельцем в пользу DI в таком случае, включая Плату при расторжении (как данный термин определен в Договоре управления отелем).</w:t>
            </w:r>
          </w:p>
        </w:tc>
        <w:tc>
          <w:tcPr>
            <w:tcW w:w="4678" w:type="dxa"/>
          </w:tcPr>
          <w:p w14:paraId="007D1306" w14:textId="374DF4DC" w:rsidR="005A3426" w:rsidRPr="008D1E81" w:rsidRDefault="005A3426" w:rsidP="008D1E81">
            <w:pPr>
              <w:pStyle w:val="Heading16pt"/>
              <w:tabs>
                <w:tab w:val="left" w:pos="716"/>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lastRenderedPageBreak/>
              <w:t xml:space="preserve">In the event the Parties are unable to reach agreement despite good faith efforts, and if such alignment is technically or commercially impractical based on objective evidence (including where it would require material costs or cause material delay to the Hotel opening), the Owner may request to terminate this Agreement and the Hotel </w:t>
            </w:r>
            <w:r w:rsidRPr="00710552">
              <w:rPr>
                <w:rFonts w:cs="Arial"/>
                <w:b w:val="0"/>
                <w:color w:val="000000" w:themeColor="text1"/>
                <w:sz w:val="20"/>
                <w:lang w:val="en-US"/>
              </w:rPr>
              <w:lastRenderedPageBreak/>
              <w:t>Agreements, subject to prior written approval from DI (which shall not be unreasonably withheld) and payment by the Owner of any compensation to reflect DI’s services rendered and costs incurred by DI up to the termination date. For clarity, no fines or penalties shall be payable by the Owner to DI in such case, including the Termination Payment (as defined in t</w:t>
            </w:r>
            <w:r w:rsidR="008D1E81">
              <w:rPr>
                <w:rFonts w:cs="Arial"/>
                <w:b w:val="0"/>
                <w:color w:val="000000" w:themeColor="text1"/>
                <w:sz w:val="20"/>
                <w:lang w:val="en-US"/>
              </w:rPr>
              <w:t>he Hotel Management Agreement)</w:t>
            </w:r>
            <w:r w:rsidR="008D1E81" w:rsidRPr="008D1E81">
              <w:rPr>
                <w:rFonts w:cs="Arial"/>
                <w:b w:val="0"/>
                <w:color w:val="000000" w:themeColor="text1"/>
                <w:sz w:val="20"/>
                <w:lang w:val="en-US"/>
              </w:rPr>
              <w:t>.</w:t>
            </w:r>
          </w:p>
        </w:tc>
      </w:tr>
      <w:tr w:rsidR="00710552" w:rsidRPr="00710552" w14:paraId="55F8717B" w14:textId="77777777" w:rsidTr="00D31197">
        <w:trPr>
          <w:jc w:val="center"/>
        </w:trPr>
        <w:tc>
          <w:tcPr>
            <w:tcW w:w="4678" w:type="dxa"/>
          </w:tcPr>
          <w:p w14:paraId="05688E86" w14:textId="7BFFAC0F" w:rsidR="00D31197" w:rsidRPr="008D1E81"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u w:val="single"/>
              </w:rPr>
            </w:pPr>
            <w:r w:rsidRPr="008D1E81">
              <w:rPr>
                <w:rFonts w:ascii="Arial" w:hAnsi="Arial" w:cs="Arial"/>
                <w:color w:val="000000" w:themeColor="text1"/>
                <w:spacing w:val="-2"/>
                <w:sz w:val="20"/>
                <w:u w:val="single"/>
              </w:rPr>
              <w:lastRenderedPageBreak/>
              <w:t>Исключения</w:t>
            </w:r>
          </w:p>
        </w:tc>
        <w:tc>
          <w:tcPr>
            <w:tcW w:w="4678" w:type="dxa"/>
          </w:tcPr>
          <w:p w14:paraId="64019E3E" w14:textId="5DED94E2" w:rsidR="00D31197" w:rsidRPr="008D1E81" w:rsidRDefault="00D31197" w:rsidP="0018245D">
            <w:pPr>
              <w:numPr>
                <w:ilvl w:val="0"/>
                <w:numId w:val="52"/>
              </w:numPr>
              <w:spacing w:line="276" w:lineRule="auto"/>
              <w:ind w:left="595" w:hanging="595"/>
              <w:jc w:val="both"/>
              <w:rPr>
                <w:rFonts w:ascii="Arial" w:hAnsi="Arial" w:cs="Arial"/>
                <w:caps/>
                <w:color w:val="000000" w:themeColor="text1"/>
                <w:spacing w:val="-2"/>
                <w:u w:val="single"/>
                <w:lang w:val="en-US"/>
              </w:rPr>
            </w:pPr>
            <w:bookmarkStart w:id="209" w:name="_Ref417199500"/>
            <w:r w:rsidRPr="008D1E81">
              <w:rPr>
                <w:rFonts w:ascii="Arial" w:hAnsi="Arial" w:cs="Arial"/>
                <w:color w:val="000000" w:themeColor="text1"/>
                <w:spacing w:val="-2"/>
                <w:u w:val="single"/>
                <w:lang w:val="en-US"/>
              </w:rPr>
              <w:t>Exclusions</w:t>
            </w:r>
            <w:bookmarkEnd w:id="209"/>
          </w:p>
        </w:tc>
      </w:tr>
      <w:tr w:rsidR="008D1E81" w:rsidRPr="007B6CAE" w14:paraId="2B8A2108" w14:textId="77777777" w:rsidTr="00D31197">
        <w:trPr>
          <w:jc w:val="center"/>
        </w:trPr>
        <w:tc>
          <w:tcPr>
            <w:tcW w:w="4678" w:type="dxa"/>
          </w:tcPr>
          <w:p w14:paraId="4686D585" w14:textId="33C9CFF2" w:rsidR="008D1E81" w:rsidRPr="008D1E81" w:rsidRDefault="008D1E81" w:rsidP="008D1E81">
            <w:pPr>
              <w:pStyle w:val="4"/>
              <w:keepNext w:val="0"/>
              <w:keepLines w:val="0"/>
              <w:tabs>
                <w:tab w:val="left" w:pos="1718"/>
              </w:tabs>
              <w:spacing w:before="0" w:after="120" w:line="276" w:lineRule="auto"/>
              <w:ind w:left="591"/>
              <w:jc w:val="both"/>
              <w:rPr>
                <w:rFonts w:ascii="Arial" w:hAnsi="Arial" w:cs="Arial"/>
                <w:color w:val="000000" w:themeColor="text1"/>
                <w:spacing w:val="-2"/>
                <w:sz w:val="20"/>
                <w:u w:val="single"/>
              </w:rPr>
            </w:pPr>
            <w:r w:rsidRPr="008D1E81">
              <w:rPr>
                <w:rFonts w:ascii="Arial" w:hAnsi="Arial" w:cs="Arial"/>
                <w:color w:val="000000" w:themeColor="text1"/>
                <w:spacing w:val="-2"/>
                <w:sz w:val="20"/>
              </w:rPr>
              <w:t xml:space="preserve">Во избежание сомнений, Техническая и проектная поддержка не включает управление проектом строительства и </w:t>
            </w:r>
            <w:del w:id="210" w:author="Arina Dovzhenko" w:date="2025-11-28T16:01:00Z" w16du:dateUtc="2025-11-28T13:01:00Z">
              <w:r w:rsidRPr="008D1E81" w:rsidDel="00FD7DE6">
                <w:rPr>
                  <w:rFonts w:ascii="Arial" w:hAnsi="Arial" w:cs="Arial"/>
                  <w:color w:val="000000" w:themeColor="text1"/>
                  <w:spacing w:val="-2"/>
                  <w:sz w:val="20"/>
                </w:rPr>
                <w:delText xml:space="preserve">развития </w:delText>
              </w:r>
            </w:del>
            <w:ins w:id="211" w:author="Arina Dovzhenko" w:date="2025-11-28T16:01:00Z" w16du:dateUtc="2025-11-28T13:01:00Z">
              <w:r w:rsidR="00FD7DE6">
                <w:rPr>
                  <w:rFonts w:ascii="Arial" w:hAnsi="Arial" w:cs="Arial"/>
                  <w:color w:val="000000" w:themeColor="text1"/>
                  <w:spacing w:val="-2"/>
                  <w:sz w:val="20"/>
                </w:rPr>
                <w:t>девелопмента</w:t>
              </w:r>
              <w:r w:rsidR="00FD7DE6" w:rsidRPr="008D1E81">
                <w:rPr>
                  <w:rFonts w:ascii="Arial" w:hAnsi="Arial" w:cs="Arial"/>
                  <w:color w:val="000000" w:themeColor="text1"/>
                  <w:spacing w:val="-2"/>
                  <w:sz w:val="20"/>
                </w:rPr>
                <w:t xml:space="preserve"> </w:t>
              </w:r>
            </w:ins>
            <w:r w:rsidRPr="008D1E81">
              <w:rPr>
                <w:rFonts w:ascii="Arial" w:hAnsi="Arial" w:cs="Arial"/>
                <w:color w:val="000000" w:themeColor="text1"/>
                <w:spacing w:val="-2"/>
                <w:sz w:val="20"/>
              </w:rPr>
              <w:t xml:space="preserve">или реконструкции </w:t>
            </w:r>
            <w:del w:id="212" w:author="Arina Dovzhenko" w:date="2025-11-28T16:01:00Z" w16du:dateUtc="2025-11-28T13:01:00Z">
              <w:r w:rsidRPr="008D1E81" w:rsidDel="00FD7DE6">
                <w:rPr>
                  <w:rFonts w:ascii="Arial" w:hAnsi="Arial" w:cs="Arial"/>
                  <w:bCs/>
                  <w:color w:val="000000" w:themeColor="text1"/>
                  <w:spacing w:val="-2"/>
                  <w:sz w:val="20"/>
                </w:rPr>
                <w:delText>Гостиниц</w:delText>
              </w:r>
              <w:r w:rsidRPr="008D1E81" w:rsidDel="00FD7DE6">
                <w:rPr>
                  <w:rFonts w:ascii="Arial" w:hAnsi="Arial" w:cs="Arial"/>
                  <w:color w:val="000000" w:themeColor="text1"/>
                  <w:spacing w:val="-2"/>
                  <w:sz w:val="20"/>
                </w:rPr>
                <w:delText>ы</w:delText>
              </w:r>
            </w:del>
            <w:ins w:id="213" w:author="Arina Dovzhenko" w:date="2025-11-28T16:01:00Z" w16du:dateUtc="2025-11-28T13:01:00Z">
              <w:r w:rsidR="00FD7DE6">
                <w:rPr>
                  <w:rFonts w:ascii="Arial" w:hAnsi="Arial" w:cs="Arial"/>
                  <w:bCs/>
                  <w:color w:val="000000" w:themeColor="text1"/>
                  <w:spacing w:val="-2"/>
                  <w:sz w:val="20"/>
                </w:rPr>
                <w:t>Отеля</w:t>
              </w:r>
            </w:ins>
            <w:r w:rsidRPr="008D1E81">
              <w:rPr>
                <w:rFonts w:ascii="Arial" w:hAnsi="Arial" w:cs="Arial"/>
                <w:color w:val="000000" w:themeColor="text1"/>
                <w:spacing w:val="-2"/>
                <w:sz w:val="20"/>
              </w:rPr>
              <w:t>.</w:t>
            </w:r>
          </w:p>
        </w:tc>
        <w:tc>
          <w:tcPr>
            <w:tcW w:w="4678" w:type="dxa"/>
          </w:tcPr>
          <w:p w14:paraId="3DBA34D8" w14:textId="0A709020" w:rsidR="008D1E81" w:rsidRPr="008D1E81" w:rsidRDefault="008D1E81" w:rsidP="008D1E81">
            <w:pPr>
              <w:pStyle w:val="Heading16pt"/>
              <w:tabs>
                <w:tab w:val="left" w:pos="560"/>
              </w:tabs>
              <w:spacing w:after="120" w:line="276" w:lineRule="auto"/>
              <w:ind w:left="560"/>
              <w:jc w:val="both"/>
              <w:rPr>
                <w:rFonts w:cs="Arial"/>
                <w:b w:val="0"/>
                <w:color w:val="000000" w:themeColor="text1"/>
                <w:spacing w:val="-2"/>
                <w:sz w:val="20"/>
                <w:lang w:val="en-US"/>
              </w:rPr>
            </w:pPr>
            <w:r w:rsidRPr="008D1E81">
              <w:rPr>
                <w:rFonts w:cs="Arial"/>
                <w:b w:val="0"/>
                <w:color w:val="000000" w:themeColor="text1"/>
                <w:spacing w:val="-2"/>
                <w:sz w:val="20"/>
                <w:lang w:val="en-US"/>
              </w:rPr>
              <w:t xml:space="preserve">For the avoidance of doubt, the Technical and Design Support shall exclude project management for the construction and development </w:t>
            </w:r>
            <w:r>
              <w:rPr>
                <w:rFonts w:cs="Arial"/>
                <w:b w:val="0"/>
                <w:color w:val="000000" w:themeColor="text1"/>
                <w:spacing w:val="-2"/>
                <w:sz w:val="20"/>
                <w:lang w:val="en-US"/>
              </w:rPr>
              <w:t>or re-development of the Hotel.</w:t>
            </w:r>
          </w:p>
        </w:tc>
      </w:tr>
      <w:tr w:rsidR="00710552" w:rsidRPr="00710552" w14:paraId="703F0EF6" w14:textId="77777777" w:rsidTr="00D31197">
        <w:trPr>
          <w:trHeight w:val="60"/>
          <w:jc w:val="center"/>
        </w:trPr>
        <w:tc>
          <w:tcPr>
            <w:tcW w:w="4678" w:type="dxa"/>
          </w:tcPr>
          <w:p w14:paraId="71B29A8A" w14:textId="417B701B" w:rsidR="00D31197" w:rsidRPr="008D1E81"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rPr>
            </w:pPr>
            <w:r w:rsidRPr="008D1E81">
              <w:rPr>
                <w:rFonts w:ascii="Arial" w:hAnsi="Arial" w:cs="Arial"/>
                <w:color w:val="000000" w:themeColor="text1"/>
                <w:spacing w:val="-2"/>
                <w:sz w:val="20"/>
              </w:rPr>
              <w:t xml:space="preserve">DI не несет никаких обязательств или ответственности в отношении </w:t>
            </w:r>
            <w:del w:id="214" w:author="Arina Dovzhenko" w:date="2025-11-28T16:01:00Z" w16du:dateUtc="2025-11-28T13:01:00Z">
              <w:r w:rsidRPr="008D1E81" w:rsidDel="00FD7DE6">
                <w:rPr>
                  <w:rFonts w:ascii="Arial" w:hAnsi="Arial" w:cs="Arial"/>
                  <w:bCs/>
                  <w:color w:val="000000" w:themeColor="text1"/>
                  <w:spacing w:val="-2"/>
                  <w:sz w:val="20"/>
                </w:rPr>
                <w:delText>Гостиниц</w:delText>
              </w:r>
              <w:r w:rsidRPr="008D1E81" w:rsidDel="00FD7DE6">
                <w:rPr>
                  <w:rFonts w:ascii="Arial" w:hAnsi="Arial" w:cs="Arial"/>
                  <w:color w:val="000000" w:themeColor="text1"/>
                  <w:spacing w:val="-2"/>
                  <w:sz w:val="20"/>
                </w:rPr>
                <w:delText>ы</w:delText>
              </w:r>
            </w:del>
            <w:ins w:id="215" w:author="Arina Dovzhenko" w:date="2025-11-28T16:01:00Z" w16du:dateUtc="2025-11-28T13:01:00Z">
              <w:r w:rsidR="00FD7DE6">
                <w:rPr>
                  <w:rFonts w:ascii="Arial" w:hAnsi="Arial" w:cs="Arial"/>
                  <w:bCs/>
                  <w:color w:val="000000" w:themeColor="text1"/>
                  <w:spacing w:val="-2"/>
                  <w:sz w:val="20"/>
                </w:rPr>
                <w:t>Отеля</w:t>
              </w:r>
            </w:ins>
            <w:r w:rsidRPr="008D1E81">
              <w:rPr>
                <w:rFonts w:ascii="Arial" w:hAnsi="Arial" w:cs="Arial"/>
                <w:color w:val="000000" w:themeColor="text1"/>
                <w:spacing w:val="-2"/>
                <w:sz w:val="20"/>
              </w:rPr>
              <w:t xml:space="preserve">, кроме тех, которые прямо указаны в </w:t>
            </w:r>
            <w:ins w:id="216" w:author="Arina Dovzhenko" w:date="2025-11-28T16:07:00Z" w16du:dateUtc="2025-11-28T13:07:00Z">
              <w:r w:rsidR="00FD7DE6">
                <w:rPr>
                  <w:rFonts w:ascii="Arial" w:hAnsi="Arial" w:cs="Arial"/>
                  <w:color w:val="000000" w:themeColor="text1"/>
                  <w:spacing w:val="-2"/>
                  <w:sz w:val="20"/>
                </w:rPr>
                <w:t xml:space="preserve">настоящем </w:t>
              </w:r>
            </w:ins>
            <w:r w:rsidRPr="008D1E81">
              <w:rPr>
                <w:rFonts w:ascii="Arial" w:hAnsi="Arial" w:cs="Arial"/>
                <w:color w:val="000000" w:themeColor="text1"/>
                <w:spacing w:val="-2"/>
                <w:sz w:val="20"/>
              </w:rPr>
              <w:t>Соглашени</w:t>
            </w:r>
            <w:del w:id="217" w:author="Arina Dovzhenko" w:date="2025-11-28T16:07:00Z" w16du:dateUtc="2025-11-28T13:07:00Z">
              <w:r w:rsidRPr="008D1E81" w:rsidDel="00FD7DE6">
                <w:rPr>
                  <w:rFonts w:ascii="Arial" w:hAnsi="Arial" w:cs="Arial"/>
                  <w:color w:val="000000" w:themeColor="text1"/>
                  <w:spacing w:val="-2"/>
                  <w:sz w:val="20"/>
                </w:rPr>
                <w:delText>ях</w:delText>
              </w:r>
            </w:del>
            <w:ins w:id="218" w:author="Arina Dovzhenko" w:date="2025-11-28T16:07:00Z" w16du:dateUtc="2025-11-28T13:07:00Z">
              <w:r w:rsidR="00FD7DE6">
                <w:rPr>
                  <w:rFonts w:ascii="Arial" w:hAnsi="Arial" w:cs="Arial"/>
                  <w:color w:val="000000" w:themeColor="text1"/>
                  <w:spacing w:val="-2"/>
                  <w:sz w:val="20"/>
                </w:rPr>
                <w:t>и</w:t>
              </w:r>
            </w:ins>
            <w:del w:id="219" w:author="Arina Dovzhenko" w:date="2025-11-28T16:07:00Z" w16du:dateUtc="2025-11-28T13:07:00Z">
              <w:r w:rsidRPr="008D1E81" w:rsidDel="00FD7DE6">
                <w:rPr>
                  <w:rFonts w:ascii="Arial" w:hAnsi="Arial" w:cs="Arial"/>
                  <w:color w:val="000000" w:themeColor="text1"/>
                  <w:spacing w:val="-2"/>
                  <w:sz w:val="20"/>
                </w:rPr>
                <w:delText xml:space="preserve"> об отеле</w:delText>
              </w:r>
            </w:del>
            <w:r w:rsidRPr="008D1E81">
              <w:rPr>
                <w:rFonts w:ascii="Arial" w:hAnsi="Arial" w:cs="Arial"/>
                <w:color w:val="000000" w:themeColor="text1"/>
                <w:spacing w:val="-2"/>
                <w:sz w:val="20"/>
              </w:rPr>
              <w:t>. В частности, DI не несет ответственности</w:t>
            </w:r>
            <w:r w:rsidR="008D1E81" w:rsidRPr="008D1E81">
              <w:rPr>
                <w:rFonts w:ascii="Arial" w:hAnsi="Arial" w:cs="Arial"/>
                <w:color w:val="000000" w:themeColor="text1"/>
                <w:spacing w:val="-2"/>
                <w:sz w:val="20"/>
              </w:rPr>
              <w:t>:</w:t>
            </w:r>
          </w:p>
        </w:tc>
        <w:tc>
          <w:tcPr>
            <w:tcW w:w="4678" w:type="dxa"/>
          </w:tcPr>
          <w:p w14:paraId="571A3C89" w14:textId="0EBA4255" w:rsidR="00D31197" w:rsidRPr="008D1E81" w:rsidRDefault="00D31197" w:rsidP="0018245D">
            <w:pPr>
              <w:numPr>
                <w:ilvl w:val="0"/>
                <w:numId w:val="52"/>
              </w:numPr>
              <w:spacing w:line="276" w:lineRule="auto"/>
              <w:ind w:left="595" w:hanging="595"/>
              <w:jc w:val="both"/>
              <w:rPr>
                <w:rFonts w:ascii="Arial" w:hAnsi="Arial" w:cs="Arial"/>
                <w:color w:val="000000" w:themeColor="text1"/>
                <w:spacing w:val="-2"/>
                <w:lang w:val="en-US"/>
              </w:rPr>
            </w:pPr>
            <w:r w:rsidRPr="008D1E81">
              <w:rPr>
                <w:rFonts w:ascii="Arial" w:hAnsi="Arial" w:cs="Arial"/>
                <w:color w:val="000000" w:themeColor="text1"/>
                <w:spacing w:val="-2"/>
                <w:lang w:val="en-US"/>
              </w:rPr>
              <w:t xml:space="preserve">DI shall have no obligations or responsibilities relating to the Hotel other than those as expressly set out in this Agreement. </w:t>
            </w:r>
            <w:r w:rsidR="008D1E81" w:rsidRPr="008D1E81">
              <w:rPr>
                <w:rFonts w:ascii="Arial" w:hAnsi="Arial" w:cs="Arial"/>
                <w:color w:val="000000" w:themeColor="text1"/>
                <w:spacing w:val="-2"/>
                <w:lang w:val="en-US"/>
              </w:rPr>
              <w:t>In particular, DI shall not be:</w:t>
            </w:r>
          </w:p>
        </w:tc>
      </w:tr>
      <w:tr w:rsidR="008D1E81" w:rsidRPr="007B6CAE" w14:paraId="1CB6E7C5" w14:textId="77777777" w:rsidTr="00D31197">
        <w:trPr>
          <w:trHeight w:val="60"/>
          <w:jc w:val="center"/>
        </w:trPr>
        <w:tc>
          <w:tcPr>
            <w:tcW w:w="4678" w:type="dxa"/>
          </w:tcPr>
          <w:p w14:paraId="558B462F" w14:textId="5FACB2D6" w:rsidR="008D1E81" w:rsidRPr="008D1E81" w:rsidRDefault="008D1E81" w:rsidP="0018245D">
            <w:pPr>
              <w:pStyle w:val="Heading16pt"/>
              <w:numPr>
                <w:ilvl w:val="0"/>
                <w:numId w:val="12"/>
              </w:numPr>
              <w:spacing w:after="120" w:line="276" w:lineRule="auto"/>
              <w:ind w:left="1016" w:hanging="425"/>
              <w:jc w:val="both"/>
              <w:rPr>
                <w:rFonts w:cs="Arial"/>
                <w:b w:val="0"/>
                <w:color w:val="000000" w:themeColor="text1"/>
                <w:spacing w:val="-2"/>
                <w:sz w:val="20"/>
              </w:rPr>
            </w:pPr>
            <w:r w:rsidRPr="008D1E81">
              <w:rPr>
                <w:rFonts w:cs="Arial"/>
                <w:b w:val="0"/>
                <w:color w:val="000000" w:themeColor="text1"/>
                <w:spacing w:val="-2"/>
                <w:sz w:val="20"/>
              </w:rPr>
              <w:t xml:space="preserve">за средства, методы, приемы или процедуры строительства, выбранные или применяемые Подрядчиком проекта или Консультантами проекта, за меры </w:t>
            </w:r>
            <w:del w:id="220" w:author="Arina Dovzhenko" w:date="2025-11-28T16:47:00Z" w16du:dateUtc="2025-11-28T13:47:00Z">
              <w:r w:rsidRPr="008D1E81" w:rsidDel="004D18A9">
                <w:rPr>
                  <w:rFonts w:cs="Arial"/>
                  <w:b w:val="0"/>
                  <w:color w:val="000000" w:themeColor="text1"/>
                  <w:spacing w:val="-2"/>
                  <w:sz w:val="20"/>
                </w:rPr>
                <w:delText xml:space="preserve">предосторожности </w:delText>
              </w:r>
            </w:del>
            <w:ins w:id="221" w:author="Arina Dovzhenko" w:date="2025-11-28T16:47:00Z" w16du:dateUtc="2025-11-28T13:47:00Z">
              <w:r w:rsidR="004D18A9" w:rsidRPr="004D18A9">
                <w:rPr>
                  <w:rFonts w:cs="Arial"/>
                  <w:b w:val="0"/>
                  <w:color w:val="000000" w:themeColor="text1"/>
                  <w:spacing w:val="-2"/>
                  <w:sz w:val="20"/>
                  <w:rPrChange w:id="222" w:author="Arina Dovzhenko" w:date="2025-11-28T16:47:00Z" w16du:dateUtc="2025-11-28T13:47:00Z">
                    <w:rPr>
                      <w:rFonts w:cs="Arial"/>
                      <w:b w:val="0"/>
                      <w:color w:val="000000" w:themeColor="text1"/>
                      <w:spacing w:val="-2"/>
                      <w:sz w:val="20"/>
                      <w:lang w:val="en-US"/>
                    </w:rPr>
                  </w:rPrChange>
                </w:rPr>
                <w:t>,</w:t>
              </w:r>
              <w:r w:rsidR="004D18A9">
                <w:rPr>
                  <w:rFonts w:cs="Arial"/>
                  <w:b w:val="0"/>
                  <w:color w:val="000000" w:themeColor="text1"/>
                  <w:spacing w:val="-2"/>
                  <w:sz w:val="20"/>
                </w:rPr>
                <w:t>безопасности</w:t>
              </w:r>
              <w:r w:rsidR="004D18A9" w:rsidRPr="008D1E81">
                <w:rPr>
                  <w:rFonts w:cs="Arial"/>
                  <w:b w:val="0"/>
                  <w:color w:val="000000" w:themeColor="text1"/>
                  <w:spacing w:val="-2"/>
                  <w:sz w:val="20"/>
                </w:rPr>
                <w:t xml:space="preserve"> </w:t>
              </w:r>
            </w:ins>
            <w:r w:rsidRPr="008D1E81">
              <w:rPr>
                <w:rFonts w:cs="Arial"/>
                <w:b w:val="0"/>
                <w:color w:val="000000" w:themeColor="text1"/>
                <w:spacing w:val="-2"/>
                <w:sz w:val="20"/>
              </w:rPr>
              <w:t xml:space="preserve">или программы, относящиеся к работе Подрядчика проекта или Консультантов проекта, или за невыполнение ими строительных работ в соответствии с планами и </w:t>
            </w:r>
            <w:del w:id="223" w:author="Arina Dovzhenko" w:date="2025-11-28T16:08:00Z" w16du:dateUtc="2025-11-28T13:08:00Z">
              <w:r w:rsidRPr="008D1E81" w:rsidDel="00FD7DE6">
                <w:rPr>
                  <w:rFonts w:cs="Arial"/>
                  <w:b w:val="0"/>
                  <w:color w:val="000000" w:themeColor="text1"/>
                  <w:spacing w:val="-2"/>
                  <w:sz w:val="20"/>
                </w:rPr>
                <w:delText xml:space="preserve">сметами </w:delText>
              </w:r>
            </w:del>
            <w:ins w:id="224" w:author="Arina Dovzhenko" w:date="2025-11-28T16:08:00Z" w16du:dateUtc="2025-11-28T13:08:00Z">
              <w:r w:rsidR="00FD7DE6">
                <w:rPr>
                  <w:rFonts w:cs="Arial"/>
                  <w:b w:val="0"/>
                  <w:color w:val="000000" w:themeColor="text1"/>
                  <w:spacing w:val="-2"/>
                  <w:sz w:val="20"/>
                </w:rPr>
                <w:t>спецификациями</w:t>
              </w:r>
              <w:r w:rsidR="00FD7DE6" w:rsidRPr="008D1E81">
                <w:rPr>
                  <w:rFonts w:cs="Arial"/>
                  <w:b w:val="0"/>
                  <w:color w:val="000000" w:themeColor="text1"/>
                  <w:spacing w:val="-2"/>
                  <w:sz w:val="20"/>
                </w:rPr>
                <w:t xml:space="preserve"> </w:t>
              </w:r>
            </w:ins>
            <w:r w:rsidRPr="008D1E81">
              <w:rPr>
                <w:rFonts w:cs="Arial"/>
                <w:b w:val="0"/>
                <w:color w:val="000000" w:themeColor="text1"/>
                <w:spacing w:val="-2"/>
                <w:sz w:val="20"/>
              </w:rPr>
              <w:t xml:space="preserve">или </w:t>
            </w:r>
            <w:del w:id="225" w:author="Arina Dovzhenko" w:date="2025-11-28T16:09:00Z" w16du:dateUtc="2025-11-28T13:09:00Z">
              <w:r w:rsidRPr="008D1E81" w:rsidDel="00FD7DE6">
                <w:rPr>
                  <w:rFonts w:cs="Arial"/>
                  <w:b w:val="0"/>
                  <w:color w:val="000000" w:themeColor="text1"/>
                  <w:spacing w:val="-2"/>
                  <w:sz w:val="20"/>
                </w:rPr>
                <w:delText>дизайном</w:delText>
              </w:r>
            </w:del>
            <w:ins w:id="226" w:author="Arina Dovzhenko" w:date="2025-11-28T16:09:00Z" w16du:dateUtc="2025-11-28T13:09:00Z">
              <w:r w:rsidR="00FD7DE6">
                <w:rPr>
                  <w:rFonts w:cs="Arial"/>
                  <w:b w:val="0"/>
                  <w:color w:val="000000" w:themeColor="text1"/>
                  <w:spacing w:val="-2"/>
                  <w:sz w:val="20"/>
                </w:rPr>
                <w:t>проектной документацией</w:t>
              </w:r>
            </w:ins>
            <w:r w:rsidRPr="008D1E81">
              <w:rPr>
                <w:rFonts w:cs="Arial"/>
                <w:b w:val="0"/>
                <w:color w:val="000000" w:themeColor="text1"/>
                <w:spacing w:val="-2"/>
                <w:sz w:val="20"/>
              </w:rPr>
              <w:t>, одобренным</w:t>
            </w:r>
            <w:ins w:id="227" w:author="Arina Dovzhenko" w:date="2025-11-28T16:09:00Z" w16du:dateUtc="2025-11-28T13:09:00Z">
              <w:r w:rsidR="00FD7DE6">
                <w:rPr>
                  <w:rFonts w:cs="Arial"/>
                  <w:b w:val="0"/>
                  <w:color w:val="000000" w:themeColor="text1"/>
                  <w:spacing w:val="-2"/>
                  <w:sz w:val="20"/>
                </w:rPr>
                <w:t>и</w:t>
              </w:r>
            </w:ins>
            <w:r w:rsidRPr="008D1E81">
              <w:rPr>
                <w:rFonts w:cs="Arial"/>
                <w:b w:val="0"/>
                <w:color w:val="000000" w:themeColor="text1"/>
                <w:spacing w:val="-2"/>
                <w:sz w:val="20"/>
              </w:rPr>
              <w:t xml:space="preserve"> Владельцем; и</w:t>
            </w:r>
          </w:p>
        </w:tc>
        <w:tc>
          <w:tcPr>
            <w:tcW w:w="4678" w:type="dxa"/>
          </w:tcPr>
          <w:p w14:paraId="5B1055C2" w14:textId="79F150DC" w:rsidR="008D1E81" w:rsidRPr="008D1E81" w:rsidRDefault="008D1E81" w:rsidP="0018245D">
            <w:pPr>
              <w:pStyle w:val="Heading16pt"/>
              <w:numPr>
                <w:ilvl w:val="0"/>
                <w:numId w:val="56"/>
              </w:numPr>
              <w:spacing w:after="120" w:line="276" w:lineRule="auto"/>
              <w:ind w:left="1162"/>
              <w:jc w:val="both"/>
              <w:rPr>
                <w:rFonts w:cs="Arial"/>
                <w:b w:val="0"/>
                <w:color w:val="000000" w:themeColor="text1"/>
                <w:spacing w:val="-2"/>
                <w:sz w:val="20"/>
                <w:lang w:val="en-US"/>
              </w:rPr>
            </w:pPr>
            <w:r w:rsidRPr="008D1E81">
              <w:rPr>
                <w:rFonts w:cs="Arial"/>
                <w:b w:val="0"/>
                <w:color w:val="000000" w:themeColor="text1"/>
                <w:spacing w:val="-2"/>
                <w:sz w:val="20"/>
                <w:lang w:val="en-US"/>
              </w:rPr>
              <w:t xml:space="preserve">responsible for the means, methods, techniques or procedures of construction selected or applied by the Project Contractor or Project Consultants, the safety precautions or </w:t>
            </w:r>
            <w:proofErr w:type="spellStart"/>
            <w:r w:rsidRPr="008D1E81">
              <w:rPr>
                <w:rFonts w:cs="Arial"/>
                <w:b w:val="0"/>
                <w:color w:val="000000" w:themeColor="text1"/>
                <w:spacing w:val="-2"/>
                <w:sz w:val="20"/>
                <w:lang w:val="en-US"/>
              </w:rPr>
              <w:t>programmes</w:t>
            </w:r>
            <w:proofErr w:type="spellEnd"/>
            <w:r w:rsidRPr="008D1E81">
              <w:rPr>
                <w:rFonts w:cs="Arial"/>
                <w:b w:val="0"/>
                <w:color w:val="000000" w:themeColor="text1"/>
                <w:spacing w:val="-2"/>
                <w:sz w:val="20"/>
                <w:lang w:val="en-US"/>
              </w:rPr>
              <w:t xml:space="preserve"> incidental to the work of the Project Contractor or Project Consultants, or their failure to perform the construction work in accordance with the plans and specifications or design approved by the Owner; and </w:t>
            </w:r>
          </w:p>
        </w:tc>
      </w:tr>
      <w:tr w:rsidR="008D1E81" w:rsidRPr="007B6CAE" w14:paraId="0A6C14B6" w14:textId="77777777" w:rsidTr="00D31197">
        <w:trPr>
          <w:trHeight w:val="60"/>
          <w:jc w:val="center"/>
        </w:trPr>
        <w:tc>
          <w:tcPr>
            <w:tcW w:w="4678" w:type="dxa"/>
          </w:tcPr>
          <w:p w14:paraId="10468E28" w14:textId="194AF321" w:rsidR="008D1E81" w:rsidRPr="008D1E81" w:rsidRDefault="008D1E81" w:rsidP="0018245D">
            <w:pPr>
              <w:numPr>
                <w:ilvl w:val="0"/>
                <w:numId w:val="12"/>
              </w:numPr>
              <w:spacing w:line="276" w:lineRule="auto"/>
              <w:ind w:left="1016" w:hanging="425"/>
              <w:jc w:val="both"/>
              <w:rPr>
                <w:rFonts w:ascii="Arial" w:hAnsi="Arial" w:cs="Arial"/>
                <w:color w:val="000000" w:themeColor="text1"/>
                <w:spacing w:val="-2"/>
              </w:rPr>
            </w:pPr>
            <w:r w:rsidRPr="008D1E81">
              <w:rPr>
                <w:rFonts w:ascii="Arial" w:hAnsi="Arial" w:cs="Arial"/>
                <w:color w:val="000000" w:themeColor="text1"/>
              </w:rPr>
              <w:t xml:space="preserve">обязан расходовать, предоставлять или ссужать любые средства для покрытия любых расходов, необходимых в связи с любыми вопросами, охватываемыми </w:t>
            </w:r>
            <w:del w:id="228" w:author="Arina Dovzhenko" w:date="2025-11-28T16:13:00Z" w16du:dateUtc="2025-11-28T13:13:00Z">
              <w:r w:rsidRPr="008D1E81" w:rsidDel="005C0EF7">
                <w:rPr>
                  <w:rFonts w:ascii="Arial" w:hAnsi="Arial" w:cs="Arial"/>
                  <w:color w:val="000000" w:themeColor="text1"/>
                </w:rPr>
                <w:delText>т</w:delText>
              </w:r>
            </w:del>
            <w:ins w:id="229" w:author="Arina Dovzhenko" w:date="2025-11-28T16:13:00Z" w16du:dateUtc="2025-11-28T13:13:00Z">
              <w:r w:rsidR="005C0EF7">
                <w:rPr>
                  <w:rFonts w:ascii="Arial" w:hAnsi="Arial" w:cs="Arial"/>
                  <w:color w:val="000000" w:themeColor="text1"/>
                </w:rPr>
                <w:t>Т</w:t>
              </w:r>
            </w:ins>
            <w:r w:rsidRPr="008D1E81">
              <w:rPr>
                <w:rFonts w:ascii="Arial" w:hAnsi="Arial" w:cs="Arial"/>
                <w:color w:val="000000" w:themeColor="text1"/>
              </w:rPr>
              <w:t xml:space="preserve">ехнической </w:t>
            </w:r>
            <w:ins w:id="230" w:author="Arina Dovzhenko" w:date="2025-11-28T16:14:00Z" w16du:dateUtc="2025-11-28T13:14:00Z">
              <w:r w:rsidR="005C0EF7">
                <w:rPr>
                  <w:rFonts w:ascii="Arial" w:hAnsi="Arial" w:cs="Arial"/>
                  <w:color w:val="000000" w:themeColor="text1"/>
                </w:rPr>
                <w:t xml:space="preserve">и проектной </w:t>
              </w:r>
            </w:ins>
            <w:r w:rsidRPr="008D1E81">
              <w:rPr>
                <w:rFonts w:ascii="Arial" w:hAnsi="Arial" w:cs="Arial"/>
                <w:color w:val="000000" w:themeColor="text1"/>
              </w:rPr>
              <w:t>поддержкой</w:t>
            </w:r>
            <w:del w:id="231" w:author="Arina Dovzhenko" w:date="2025-11-28T16:14:00Z" w16du:dateUtc="2025-11-28T13:14:00Z">
              <w:r w:rsidRPr="008D1E81" w:rsidDel="005C0EF7">
                <w:rPr>
                  <w:rFonts w:ascii="Arial" w:hAnsi="Arial" w:cs="Arial"/>
                  <w:color w:val="000000" w:themeColor="text1"/>
                </w:rPr>
                <w:delText xml:space="preserve"> и проектированием</w:delText>
              </w:r>
            </w:del>
            <w:r w:rsidRPr="008D1E81">
              <w:rPr>
                <w:rFonts w:ascii="Arial" w:hAnsi="Arial" w:cs="Arial"/>
                <w:color w:val="000000" w:themeColor="text1"/>
              </w:rPr>
              <w:t xml:space="preserve">, </w:t>
            </w:r>
            <w:r w:rsidRPr="008D1E81">
              <w:rPr>
                <w:rFonts w:ascii="Arial" w:hAnsi="Arial" w:cs="Arial"/>
                <w:color w:val="000000" w:themeColor="text1"/>
              </w:rPr>
              <w:lastRenderedPageBreak/>
              <w:t>оказываемыми в соответствии с настоящим Соглашением</w:t>
            </w:r>
            <w:r w:rsidRPr="008D1E81">
              <w:rPr>
                <w:rFonts w:ascii="Arial" w:hAnsi="Arial" w:cs="Arial"/>
                <w:color w:val="000000" w:themeColor="text1"/>
                <w:spacing w:val="-2"/>
              </w:rPr>
              <w:t>.</w:t>
            </w:r>
          </w:p>
        </w:tc>
        <w:tc>
          <w:tcPr>
            <w:tcW w:w="4678" w:type="dxa"/>
          </w:tcPr>
          <w:p w14:paraId="7DC85B86" w14:textId="13FF11E4" w:rsidR="008D1E81" w:rsidRPr="008D1E81" w:rsidRDefault="008D1E81" w:rsidP="0018245D">
            <w:pPr>
              <w:numPr>
                <w:ilvl w:val="0"/>
                <w:numId w:val="56"/>
              </w:numPr>
              <w:spacing w:line="276" w:lineRule="auto"/>
              <w:ind w:left="1162"/>
              <w:jc w:val="both"/>
              <w:rPr>
                <w:rFonts w:ascii="Arial" w:hAnsi="Arial" w:cs="Arial"/>
                <w:color w:val="000000" w:themeColor="text1"/>
                <w:spacing w:val="-2"/>
                <w:lang w:val="en-US"/>
              </w:rPr>
            </w:pPr>
            <w:r w:rsidRPr="008D1E81">
              <w:rPr>
                <w:rFonts w:ascii="Arial" w:hAnsi="Arial" w:cs="Arial"/>
                <w:color w:val="000000" w:themeColor="text1"/>
                <w:spacing w:val="-2"/>
                <w:lang w:val="en-US"/>
              </w:rPr>
              <w:lastRenderedPageBreak/>
              <w:t>(ii)</w:t>
            </w:r>
            <w:r w:rsidRPr="008D1E81">
              <w:rPr>
                <w:rFonts w:ascii="Arial" w:hAnsi="Arial" w:cs="Arial"/>
                <w:color w:val="000000" w:themeColor="text1"/>
                <w:spacing w:val="-2"/>
                <w:lang w:val="en-US"/>
              </w:rPr>
              <w:tab/>
              <w:t>obliged to expend, provide or loan any funds to meet any expenditure required with respect to any of the matters covered by the Technical and Design Support being rendered under this Agreement.</w:t>
            </w:r>
          </w:p>
        </w:tc>
      </w:tr>
      <w:tr w:rsidR="008D1E81" w:rsidRPr="008D1E81" w14:paraId="177733F7" w14:textId="77777777" w:rsidTr="00D31197">
        <w:trPr>
          <w:trHeight w:val="60"/>
          <w:jc w:val="center"/>
        </w:trPr>
        <w:tc>
          <w:tcPr>
            <w:tcW w:w="4678" w:type="dxa"/>
          </w:tcPr>
          <w:p w14:paraId="6B4F06A3" w14:textId="6D2C5C09" w:rsidR="008D1E81" w:rsidRPr="008D1E81" w:rsidRDefault="008D1E81" w:rsidP="0018245D">
            <w:pPr>
              <w:numPr>
                <w:ilvl w:val="0"/>
                <w:numId w:val="47"/>
              </w:numPr>
              <w:spacing w:line="276" w:lineRule="auto"/>
              <w:ind w:left="591" w:hanging="591"/>
              <w:rPr>
                <w:rFonts w:ascii="Arial" w:hAnsi="Arial" w:cs="Arial"/>
                <w:b/>
                <w:color w:val="000000" w:themeColor="text1"/>
                <w:spacing w:val="-2"/>
              </w:rPr>
            </w:pPr>
            <w:del w:id="232" w:author="Arina Dovzhenko" w:date="2025-11-28T16:10:00Z" w16du:dateUtc="2025-11-28T13:10:00Z">
              <w:r w:rsidRPr="008D1E81" w:rsidDel="005C0EF7">
                <w:rPr>
                  <w:rFonts w:ascii="Arial" w:hAnsi="Arial" w:cs="Arial"/>
                  <w:b/>
                  <w:color w:val="000000" w:themeColor="text1"/>
                  <w:spacing w:val="-2"/>
                </w:rPr>
                <w:delText xml:space="preserve">Гонорар </w:delText>
              </w:r>
            </w:del>
            <w:ins w:id="233" w:author="Arina Dovzhenko" w:date="2025-11-28T16:10:00Z" w16du:dateUtc="2025-11-28T13:10:00Z">
              <w:r w:rsidR="005C0EF7">
                <w:rPr>
                  <w:rFonts w:ascii="Arial" w:hAnsi="Arial" w:cs="Arial"/>
                  <w:b/>
                  <w:color w:val="000000" w:themeColor="text1"/>
                  <w:spacing w:val="-2"/>
                </w:rPr>
                <w:t>Вознаграждение</w:t>
              </w:r>
              <w:r w:rsidR="005C0EF7" w:rsidRPr="008D1E81">
                <w:rPr>
                  <w:rFonts w:ascii="Arial" w:hAnsi="Arial" w:cs="Arial"/>
                  <w:b/>
                  <w:color w:val="000000" w:themeColor="text1"/>
                  <w:spacing w:val="-2"/>
                </w:rPr>
                <w:t xml:space="preserve"> </w:t>
              </w:r>
            </w:ins>
            <w:r w:rsidRPr="008D1E81">
              <w:rPr>
                <w:rFonts w:ascii="Arial" w:hAnsi="Arial" w:cs="Arial"/>
                <w:b/>
                <w:color w:val="000000" w:themeColor="text1"/>
                <w:spacing w:val="-2"/>
              </w:rPr>
              <w:t xml:space="preserve">и оплата </w:t>
            </w:r>
          </w:p>
        </w:tc>
        <w:tc>
          <w:tcPr>
            <w:tcW w:w="4678" w:type="dxa"/>
          </w:tcPr>
          <w:p w14:paraId="51BE956C" w14:textId="51C95498" w:rsidR="008D1E81" w:rsidRPr="008D1E81" w:rsidRDefault="008D1E81" w:rsidP="0018245D">
            <w:pPr>
              <w:numPr>
                <w:ilvl w:val="0"/>
                <w:numId w:val="3"/>
              </w:numPr>
              <w:spacing w:line="276" w:lineRule="auto"/>
              <w:ind w:left="595" w:hanging="595"/>
              <w:rPr>
                <w:rFonts w:ascii="Arial" w:hAnsi="Arial" w:cs="Arial"/>
                <w:b/>
                <w:caps/>
                <w:color w:val="000000" w:themeColor="text1"/>
                <w:spacing w:val="-2"/>
              </w:rPr>
            </w:pPr>
            <w:bookmarkStart w:id="234" w:name="_Ref417199505"/>
            <w:proofErr w:type="spellStart"/>
            <w:r w:rsidRPr="008D1E81">
              <w:rPr>
                <w:rFonts w:ascii="Arial" w:hAnsi="Arial" w:cs="Arial"/>
                <w:b/>
                <w:color w:val="000000" w:themeColor="text1"/>
                <w:spacing w:val="-2"/>
              </w:rPr>
              <w:t>Fee</w:t>
            </w:r>
            <w:proofErr w:type="spellEnd"/>
            <w:r w:rsidRPr="008D1E81">
              <w:rPr>
                <w:rFonts w:ascii="Arial" w:hAnsi="Arial" w:cs="Arial"/>
                <w:b/>
                <w:color w:val="000000" w:themeColor="text1"/>
                <w:spacing w:val="-2"/>
              </w:rPr>
              <w:t xml:space="preserve"> </w:t>
            </w:r>
            <w:proofErr w:type="spellStart"/>
            <w:r w:rsidRPr="008D1E81">
              <w:rPr>
                <w:rFonts w:ascii="Arial" w:hAnsi="Arial" w:cs="Arial"/>
                <w:b/>
                <w:color w:val="000000" w:themeColor="text1"/>
                <w:spacing w:val="-2"/>
              </w:rPr>
              <w:t>and</w:t>
            </w:r>
            <w:proofErr w:type="spellEnd"/>
            <w:r w:rsidRPr="008D1E81">
              <w:rPr>
                <w:rFonts w:ascii="Arial" w:hAnsi="Arial" w:cs="Arial"/>
                <w:b/>
                <w:color w:val="000000" w:themeColor="text1"/>
                <w:spacing w:val="-2"/>
              </w:rPr>
              <w:t xml:space="preserve"> </w:t>
            </w:r>
            <w:bookmarkEnd w:id="234"/>
            <w:proofErr w:type="spellStart"/>
            <w:r w:rsidRPr="008D1E81">
              <w:rPr>
                <w:rFonts w:ascii="Arial" w:hAnsi="Arial" w:cs="Arial"/>
                <w:b/>
                <w:color w:val="000000" w:themeColor="text1"/>
                <w:spacing w:val="-2"/>
              </w:rPr>
              <w:t>Payment</w:t>
            </w:r>
            <w:proofErr w:type="spellEnd"/>
          </w:p>
        </w:tc>
      </w:tr>
      <w:tr w:rsidR="00710552" w:rsidRPr="007B6CAE" w14:paraId="57D9EE8C" w14:textId="77777777" w:rsidTr="00D31197">
        <w:trPr>
          <w:jc w:val="center"/>
        </w:trPr>
        <w:tc>
          <w:tcPr>
            <w:tcW w:w="4678" w:type="dxa"/>
          </w:tcPr>
          <w:p w14:paraId="4222885C" w14:textId="20631357" w:rsidR="00D31197" w:rsidRPr="008D1E81" w:rsidRDefault="00D31197" w:rsidP="0018245D">
            <w:pPr>
              <w:pStyle w:val="Heading16pt"/>
              <w:numPr>
                <w:ilvl w:val="0"/>
                <w:numId w:val="57"/>
              </w:numPr>
              <w:spacing w:after="120" w:line="276" w:lineRule="auto"/>
              <w:ind w:left="591" w:hanging="591"/>
              <w:jc w:val="both"/>
              <w:rPr>
                <w:rFonts w:cs="Arial"/>
                <w:b w:val="0"/>
                <w:color w:val="000000" w:themeColor="text1"/>
                <w:sz w:val="20"/>
              </w:rPr>
            </w:pPr>
            <w:r w:rsidRPr="00710552">
              <w:rPr>
                <w:rFonts w:cs="Arial"/>
                <w:b w:val="0"/>
                <w:color w:val="000000" w:themeColor="text1"/>
                <w:sz w:val="20"/>
                <w:u w:val="single"/>
              </w:rPr>
              <w:t xml:space="preserve">Плата за техническую </w:t>
            </w:r>
            <w:ins w:id="235" w:author="Arina Dovzhenko" w:date="2025-11-28T16:14:00Z" w16du:dateUtc="2025-11-28T13:14:00Z">
              <w:r w:rsidR="005C0EF7">
                <w:rPr>
                  <w:rFonts w:cs="Arial"/>
                  <w:b w:val="0"/>
                  <w:color w:val="000000" w:themeColor="text1"/>
                  <w:sz w:val="20"/>
                  <w:u w:val="single"/>
                </w:rPr>
                <w:t xml:space="preserve">и проектную </w:t>
              </w:r>
            </w:ins>
            <w:r w:rsidRPr="00710552">
              <w:rPr>
                <w:rFonts w:cs="Arial"/>
                <w:b w:val="0"/>
                <w:color w:val="000000" w:themeColor="text1"/>
                <w:sz w:val="20"/>
                <w:u w:val="single"/>
              </w:rPr>
              <w:t xml:space="preserve">поддержку </w:t>
            </w:r>
            <w:del w:id="236" w:author="Arina Dovzhenko" w:date="2025-11-28T16:14:00Z" w16du:dateUtc="2025-11-28T13:14:00Z">
              <w:r w:rsidRPr="00710552" w:rsidDel="005C0EF7">
                <w:rPr>
                  <w:rFonts w:cs="Arial"/>
                  <w:b w:val="0"/>
                  <w:color w:val="000000" w:themeColor="text1"/>
                  <w:sz w:val="20"/>
                  <w:u w:val="single"/>
                </w:rPr>
                <w:delText>и проектирование</w:delText>
              </w:r>
              <w:r w:rsidRPr="00710552" w:rsidDel="005C0EF7">
                <w:rPr>
                  <w:rFonts w:cs="Arial"/>
                  <w:b w:val="0"/>
                  <w:color w:val="000000" w:themeColor="text1"/>
                  <w:sz w:val="20"/>
                </w:rPr>
                <w:delText xml:space="preserve"> </w:delText>
              </w:r>
            </w:del>
          </w:p>
        </w:tc>
        <w:tc>
          <w:tcPr>
            <w:tcW w:w="4678" w:type="dxa"/>
          </w:tcPr>
          <w:p w14:paraId="0E61707A" w14:textId="31ECC973" w:rsidR="00D31197" w:rsidRPr="008D1E81" w:rsidRDefault="00D31197" w:rsidP="0018245D">
            <w:pPr>
              <w:pStyle w:val="Heading16pt"/>
              <w:numPr>
                <w:ilvl w:val="0"/>
                <w:numId w:val="58"/>
              </w:numPr>
              <w:spacing w:after="120" w:line="276" w:lineRule="auto"/>
              <w:ind w:left="595" w:hanging="595"/>
              <w:jc w:val="both"/>
              <w:rPr>
                <w:rFonts w:cs="Arial"/>
                <w:b w:val="0"/>
                <w:color w:val="000000" w:themeColor="text1"/>
                <w:spacing w:val="-2"/>
                <w:sz w:val="20"/>
                <w:lang w:val="en-US"/>
              </w:rPr>
            </w:pPr>
            <w:r w:rsidRPr="008D1E81">
              <w:rPr>
                <w:rFonts w:cs="Arial"/>
                <w:b w:val="0"/>
                <w:color w:val="000000" w:themeColor="text1"/>
                <w:spacing w:val="-2"/>
                <w:sz w:val="20"/>
                <w:u w:val="single"/>
                <w:lang w:val="en-US"/>
              </w:rPr>
              <w:t>Technical and Design Support Fee</w:t>
            </w:r>
            <w:r w:rsidRPr="008D1E81">
              <w:rPr>
                <w:rFonts w:cs="Arial"/>
                <w:b w:val="0"/>
                <w:color w:val="000000" w:themeColor="text1"/>
                <w:spacing w:val="-2"/>
                <w:sz w:val="20"/>
                <w:lang w:val="en-US"/>
              </w:rPr>
              <w:t xml:space="preserve"> </w:t>
            </w:r>
          </w:p>
        </w:tc>
      </w:tr>
      <w:tr w:rsidR="008D1E81" w:rsidRPr="007B6CAE" w14:paraId="32A5F8BE" w14:textId="77777777" w:rsidTr="00D31197">
        <w:trPr>
          <w:jc w:val="center"/>
        </w:trPr>
        <w:tc>
          <w:tcPr>
            <w:tcW w:w="4678" w:type="dxa"/>
          </w:tcPr>
          <w:p w14:paraId="21B0C28E" w14:textId="6C7B40BB" w:rsidR="008D1E81" w:rsidRPr="00710552" w:rsidRDefault="008D1E81" w:rsidP="008D1E81">
            <w:pPr>
              <w:pStyle w:val="Heading16pt"/>
              <w:spacing w:after="120" w:line="276" w:lineRule="auto"/>
              <w:jc w:val="both"/>
              <w:rPr>
                <w:rFonts w:cs="Arial"/>
                <w:b w:val="0"/>
                <w:color w:val="000000" w:themeColor="text1"/>
                <w:sz w:val="20"/>
                <w:u w:val="single"/>
              </w:rPr>
            </w:pPr>
            <w:r w:rsidRPr="00710552">
              <w:rPr>
                <w:rFonts w:cs="Arial"/>
                <w:b w:val="0"/>
                <w:color w:val="000000" w:themeColor="text1"/>
                <w:sz w:val="20"/>
              </w:rPr>
              <w:t xml:space="preserve">В связи с предоставлением Технической </w:t>
            </w:r>
            <w:ins w:id="237" w:author="Arina Dovzhenko" w:date="2025-11-28T16:11:00Z" w16du:dateUtc="2025-11-28T13:11:00Z">
              <w:r w:rsidR="005C0EF7">
                <w:rPr>
                  <w:rFonts w:cs="Arial"/>
                  <w:b w:val="0"/>
                  <w:color w:val="000000" w:themeColor="text1"/>
                  <w:sz w:val="20"/>
                </w:rPr>
                <w:t xml:space="preserve">и проектной </w:t>
              </w:r>
            </w:ins>
            <w:r w:rsidRPr="00710552">
              <w:rPr>
                <w:rFonts w:cs="Arial"/>
                <w:b w:val="0"/>
                <w:color w:val="000000" w:themeColor="text1"/>
                <w:sz w:val="20"/>
              </w:rPr>
              <w:t xml:space="preserve">поддержки </w:t>
            </w:r>
            <w:del w:id="238" w:author="Arina Dovzhenko" w:date="2025-11-28T16:11:00Z" w16du:dateUtc="2025-11-28T13:11:00Z">
              <w:r w:rsidRPr="00710552" w:rsidDel="005C0EF7">
                <w:rPr>
                  <w:rFonts w:cs="Arial"/>
                  <w:b w:val="0"/>
                  <w:color w:val="000000" w:themeColor="text1"/>
                  <w:sz w:val="20"/>
                </w:rPr>
                <w:delText xml:space="preserve">и дизайна </w:delText>
              </w:r>
            </w:del>
            <w:r w:rsidRPr="00710552">
              <w:rPr>
                <w:rFonts w:cs="Arial"/>
                <w:b w:val="0"/>
                <w:color w:val="000000" w:themeColor="text1"/>
                <w:sz w:val="20"/>
              </w:rPr>
              <w:t xml:space="preserve">Владелец должен оплатить DI </w:t>
            </w:r>
            <w:del w:id="239" w:author="Arina Dovzhenko" w:date="2025-11-28T16:11:00Z" w16du:dateUtc="2025-11-28T13:11:00Z">
              <w:r w:rsidRPr="00710552" w:rsidDel="005C0EF7">
                <w:rPr>
                  <w:rFonts w:cs="Arial"/>
                  <w:b w:val="0"/>
                  <w:color w:val="000000" w:themeColor="text1"/>
                  <w:sz w:val="20"/>
                </w:rPr>
                <w:delText>п</w:delText>
              </w:r>
            </w:del>
            <w:ins w:id="240" w:author="Arina Dovzhenko" w:date="2025-11-28T16:11:00Z" w16du:dateUtc="2025-11-28T13:11:00Z">
              <w:r w:rsidR="005C0EF7">
                <w:rPr>
                  <w:rFonts w:cs="Arial"/>
                  <w:b w:val="0"/>
                  <w:color w:val="000000" w:themeColor="text1"/>
                  <w:sz w:val="20"/>
                </w:rPr>
                <w:t>П</w:t>
              </w:r>
            </w:ins>
            <w:r w:rsidRPr="00710552">
              <w:rPr>
                <w:rFonts w:cs="Arial"/>
                <w:b w:val="0"/>
                <w:color w:val="000000" w:themeColor="text1"/>
                <w:sz w:val="20"/>
              </w:rPr>
              <w:t xml:space="preserve">лату за техническую </w:t>
            </w:r>
            <w:ins w:id="241" w:author="Arina Dovzhenko" w:date="2025-11-28T16:11:00Z" w16du:dateUtc="2025-11-28T13:11:00Z">
              <w:r w:rsidR="005C0EF7">
                <w:rPr>
                  <w:rFonts w:cs="Arial"/>
                  <w:b w:val="0"/>
                  <w:color w:val="000000" w:themeColor="text1"/>
                  <w:sz w:val="20"/>
                </w:rPr>
                <w:t xml:space="preserve">и проектную </w:t>
              </w:r>
            </w:ins>
            <w:r w:rsidRPr="00710552">
              <w:rPr>
                <w:rFonts w:cs="Arial"/>
                <w:b w:val="0"/>
                <w:color w:val="000000" w:themeColor="text1"/>
                <w:sz w:val="20"/>
              </w:rPr>
              <w:t xml:space="preserve">поддержку </w:t>
            </w:r>
            <w:del w:id="242" w:author="Arina Dovzhenko" w:date="2025-11-28T16:11:00Z" w16du:dateUtc="2025-11-28T13:11:00Z">
              <w:r w:rsidRPr="00710552" w:rsidDel="005C0EF7">
                <w:rPr>
                  <w:rFonts w:cs="Arial"/>
                  <w:b w:val="0"/>
                  <w:color w:val="000000" w:themeColor="text1"/>
                  <w:sz w:val="20"/>
                </w:rPr>
                <w:delText xml:space="preserve">и дизайн </w:delText>
              </w:r>
            </w:del>
            <w:r w:rsidRPr="00710552">
              <w:rPr>
                <w:rFonts w:cs="Arial"/>
                <w:b w:val="0"/>
                <w:color w:val="000000" w:themeColor="text1"/>
                <w:sz w:val="20"/>
              </w:rPr>
              <w:t>в размере ста семидесяти пяти тысяч долларов США (175 000 долларов США) (“</w:t>
            </w:r>
            <w:r w:rsidRPr="008D1E81">
              <w:rPr>
                <w:rFonts w:cs="Arial"/>
                <w:color w:val="000000" w:themeColor="text1"/>
                <w:sz w:val="20"/>
              </w:rPr>
              <w:t xml:space="preserve">Плата за техническую </w:t>
            </w:r>
            <w:ins w:id="243" w:author="Arina Dovzhenko" w:date="2025-11-28T16:11:00Z" w16du:dateUtc="2025-11-28T13:11:00Z">
              <w:r w:rsidR="005C0EF7">
                <w:rPr>
                  <w:rFonts w:cs="Arial"/>
                  <w:color w:val="000000" w:themeColor="text1"/>
                  <w:sz w:val="20"/>
                </w:rPr>
                <w:t xml:space="preserve">и проектную </w:t>
              </w:r>
            </w:ins>
            <w:r w:rsidRPr="008D1E81">
              <w:rPr>
                <w:rFonts w:cs="Arial"/>
                <w:color w:val="000000" w:themeColor="text1"/>
                <w:sz w:val="20"/>
              </w:rPr>
              <w:t xml:space="preserve">поддержку </w:t>
            </w:r>
            <w:del w:id="244" w:author="Arina Dovzhenko" w:date="2025-11-28T16:12:00Z" w16du:dateUtc="2025-11-28T13:12:00Z">
              <w:r w:rsidRPr="008D1E81" w:rsidDel="005C0EF7">
                <w:rPr>
                  <w:rFonts w:cs="Arial"/>
                  <w:color w:val="000000" w:themeColor="text1"/>
                  <w:sz w:val="20"/>
                </w:rPr>
                <w:delText>и дизайн</w:delText>
              </w:r>
            </w:del>
            <w:r w:rsidRPr="00710552">
              <w:rPr>
                <w:rFonts w:cs="Arial"/>
                <w:b w:val="0"/>
                <w:color w:val="000000" w:themeColor="text1"/>
                <w:sz w:val="20"/>
              </w:rPr>
              <w:t xml:space="preserve">”). Плата за техническую </w:t>
            </w:r>
            <w:ins w:id="245" w:author="Arina Dovzhenko" w:date="2025-11-28T16:14:00Z" w16du:dateUtc="2025-11-28T13:14:00Z">
              <w:r w:rsidR="005C0EF7">
                <w:rPr>
                  <w:rFonts w:cs="Arial"/>
                  <w:b w:val="0"/>
                  <w:color w:val="000000" w:themeColor="text1"/>
                  <w:sz w:val="20"/>
                </w:rPr>
                <w:t xml:space="preserve">и проектную </w:t>
              </w:r>
            </w:ins>
            <w:r w:rsidRPr="00710552">
              <w:rPr>
                <w:rFonts w:cs="Arial"/>
                <w:b w:val="0"/>
                <w:color w:val="000000" w:themeColor="text1"/>
                <w:sz w:val="20"/>
              </w:rPr>
              <w:t xml:space="preserve">поддержку </w:t>
            </w:r>
            <w:del w:id="246" w:author="Arina Dovzhenko" w:date="2025-11-28T16:14:00Z" w16du:dateUtc="2025-11-28T13:14:00Z">
              <w:r w:rsidRPr="00710552" w:rsidDel="005C0EF7">
                <w:rPr>
                  <w:rFonts w:cs="Arial"/>
                  <w:b w:val="0"/>
                  <w:color w:val="000000" w:themeColor="text1"/>
                  <w:sz w:val="20"/>
                </w:rPr>
                <w:delText xml:space="preserve">и проектирование </w:delText>
              </w:r>
            </w:del>
            <w:r w:rsidRPr="00710552">
              <w:rPr>
                <w:rFonts w:cs="Arial"/>
                <w:b w:val="0"/>
                <w:color w:val="000000" w:themeColor="text1"/>
                <w:sz w:val="20"/>
              </w:rPr>
              <w:t>не включает командировочные расходы, расходы на проживание и другие прямые расходы, понесенные компанией DI (или ее должностными лицами, сотрудниками, консультантами или агентами), связанные с выполнением настоящего Соглашения. Такие расходы должны быть полностью возмещены DI в соответствии с политикой DI, при условии, что Владелец заранее одобрил такие расходы и DI представила доказательства о</w:t>
            </w:r>
            <w:r>
              <w:rPr>
                <w:rFonts w:cs="Arial"/>
                <w:b w:val="0"/>
                <w:color w:val="000000" w:themeColor="text1"/>
                <w:sz w:val="20"/>
              </w:rPr>
              <w:t>платы таких расходов Владельцу.</w:t>
            </w:r>
          </w:p>
        </w:tc>
        <w:tc>
          <w:tcPr>
            <w:tcW w:w="4678" w:type="dxa"/>
          </w:tcPr>
          <w:p w14:paraId="152474EA" w14:textId="378F5200" w:rsidR="008D1E81" w:rsidRPr="008D1E81" w:rsidRDefault="008D1E81" w:rsidP="008D1E81">
            <w:pPr>
              <w:pStyle w:val="Heading16pt"/>
              <w:spacing w:after="120" w:line="276" w:lineRule="auto"/>
              <w:jc w:val="both"/>
              <w:rPr>
                <w:rFonts w:cs="Arial"/>
                <w:b w:val="0"/>
                <w:color w:val="000000" w:themeColor="text1"/>
                <w:spacing w:val="-2"/>
                <w:sz w:val="20"/>
                <w:u w:val="single"/>
                <w:lang w:val="en-US"/>
              </w:rPr>
            </w:pPr>
            <w:r w:rsidRPr="00710552">
              <w:rPr>
                <w:rFonts w:cs="Arial"/>
                <w:b w:val="0"/>
                <w:color w:val="000000" w:themeColor="text1"/>
                <w:spacing w:val="-2"/>
                <w:sz w:val="20"/>
                <w:lang w:val="en-US"/>
              </w:rPr>
              <w:t>In consideration of providing the Technical and Design Support, the Owner shall pay DI the Technical and Design Support Fee in the amount of one hundred and seventy-five thousand US Dollar (USD 175,000) (the “</w:t>
            </w:r>
            <w:r w:rsidRPr="00710552">
              <w:rPr>
                <w:rFonts w:cs="Arial"/>
                <w:color w:val="000000" w:themeColor="text1"/>
                <w:spacing w:val="-2"/>
                <w:sz w:val="20"/>
                <w:lang w:val="en-US"/>
              </w:rPr>
              <w:t>Technical and Design Support Fee</w:t>
            </w:r>
            <w:r w:rsidRPr="00710552">
              <w:rPr>
                <w:rFonts w:cs="Arial"/>
                <w:b w:val="0"/>
                <w:color w:val="000000" w:themeColor="text1"/>
                <w:spacing w:val="-2"/>
                <w:sz w:val="20"/>
                <w:lang w:val="en-US"/>
              </w:rPr>
              <w:t xml:space="preserve">”). The Technical and Design Support Fee does not include travel expenses, accommodation expenses and other direct expenses incurred by DI (or its officials, employees, consultants or agents), associated with performance of this Agreement. Such expenses shall be fully reimbursed to DI in accordance with DI’ s policy, provided that the Owner has approved such expenses in advance and DI has submitted the evidence of payment of such expenses to the </w:t>
            </w:r>
            <w:bookmarkStart w:id="247" w:name="_Ref63677798"/>
            <w:bookmarkEnd w:id="247"/>
            <w:r w:rsidRPr="00710552">
              <w:rPr>
                <w:rFonts w:cs="Arial"/>
                <w:b w:val="0"/>
                <w:color w:val="000000" w:themeColor="text1"/>
                <w:spacing w:val="-2"/>
                <w:sz w:val="20"/>
                <w:lang w:val="en-US"/>
              </w:rPr>
              <w:t>Owner.</w:t>
            </w:r>
          </w:p>
        </w:tc>
      </w:tr>
      <w:tr w:rsidR="008D1E81" w:rsidRPr="007B6CAE" w:rsidDel="005C0EF7" w14:paraId="6B53684F" w14:textId="5AC619E6" w:rsidTr="00D31197">
        <w:trPr>
          <w:jc w:val="center"/>
          <w:del w:id="248" w:author="Arina Dovzhenko" w:date="2025-11-28T16:15:00Z"/>
        </w:trPr>
        <w:tc>
          <w:tcPr>
            <w:tcW w:w="4678" w:type="dxa"/>
          </w:tcPr>
          <w:p w14:paraId="353E5325" w14:textId="0B2B22B5" w:rsidR="008D1E81" w:rsidRPr="00294052" w:rsidDel="005C0EF7" w:rsidRDefault="008D1E81" w:rsidP="008D1E81">
            <w:pPr>
              <w:pStyle w:val="Heading16pt"/>
              <w:spacing w:after="0" w:line="276" w:lineRule="auto"/>
              <w:jc w:val="both"/>
              <w:rPr>
                <w:del w:id="249" w:author="Arina Dovzhenko" w:date="2025-11-28T16:15:00Z" w16du:dateUtc="2025-11-28T13:15:00Z"/>
                <w:rFonts w:cs="Arial"/>
                <w:b w:val="0"/>
                <w:color w:val="000000" w:themeColor="text1"/>
                <w:sz w:val="20"/>
                <w:u w:val="single"/>
                <w:lang w:val="en-US"/>
                <w:rPrChange w:id="250" w:author="Arina Dovzhenko" w:date="2025-11-28T18:18:00Z" w16du:dateUtc="2025-11-28T15:18:00Z">
                  <w:rPr>
                    <w:del w:id="251" w:author="Arina Dovzhenko" w:date="2025-11-28T16:15:00Z" w16du:dateUtc="2025-11-28T13:15:00Z"/>
                    <w:rFonts w:cs="Arial"/>
                    <w:b w:val="0"/>
                    <w:color w:val="000000" w:themeColor="text1"/>
                    <w:sz w:val="20"/>
                    <w:highlight w:val="green"/>
                    <w:u w:val="single"/>
                  </w:rPr>
                </w:rPrChange>
              </w:rPr>
            </w:pPr>
            <w:del w:id="252" w:author="Arina Dovzhenko" w:date="2025-11-28T16:15:00Z" w16du:dateUtc="2025-11-28T13:15:00Z">
              <w:r w:rsidRPr="005C0EF7" w:rsidDel="005C0EF7">
                <w:rPr>
                  <w:rFonts w:cs="Arial"/>
                  <w:b w:val="0"/>
                  <w:color w:val="000000" w:themeColor="text1"/>
                  <w:spacing w:val="-2"/>
                  <w:rPrChange w:id="253" w:author="Arina Dovzhenko" w:date="2025-11-28T16:15:00Z" w16du:dateUtc="2025-11-28T13:15:00Z">
                    <w:rPr>
                      <w:rFonts w:cs="Arial"/>
                      <w:b w:val="0"/>
                      <w:color w:val="000000" w:themeColor="text1"/>
                      <w:spacing w:val="-2"/>
                      <w:highlight w:val="green"/>
                    </w:rPr>
                  </w:rPrChange>
                </w:rPr>
                <w:delText>Однако</w:delText>
              </w:r>
              <w:r w:rsidRPr="00294052" w:rsidDel="005C0EF7">
                <w:rPr>
                  <w:rFonts w:cs="Arial"/>
                  <w:b w:val="0"/>
                  <w:color w:val="000000" w:themeColor="text1"/>
                  <w:spacing w:val="-2"/>
                  <w:lang w:val="en-US"/>
                  <w:rPrChange w:id="25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55" w:author="Arina Dovzhenko" w:date="2025-11-28T16:15:00Z" w16du:dateUtc="2025-11-28T13:15:00Z">
                    <w:rPr>
                      <w:rFonts w:cs="Arial"/>
                      <w:b w:val="0"/>
                      <w:color w:val="000000" w:themeColor="text1"/>
                      <w:spacing w:val="-2"/>
                      <w:highlight w:val="green"/>
                    </w:rPr>
                  </w:rPrChange>
                </w:rPr>
                <w:delText>в</w:delText>
              </w:r>
              <w:r w:rsidRPr="00294052" w:rsidDel="005C0EF7">
                <w:rPr>
                  <w:rFonts w:cs="Arial"/>
                  <w:b w:val="0"/>
                  <w:color w:val="000000" w:themeColor="text1"/>
                  <w:spacing w:val="-2"/>
                  <w:lang w:val="en-US"/>
                  <w:rPrChange w:id="25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57" w:author="Arina Dovzhenko" w:date="2025-11-28T16:15:00Z" w16du:dateUtc="2025-11-28T13:15:00Z">
                    <w:rPr>
                      <w:rFonts w:cs="Arial"/>
                      <w:b w:val="0"/>
                      <w:color w:val="000000" w:themeColor="text1"/>
                      <w:spacing w:val="-2"/>
                      <w:highlight w:val="green"/>
                    </w:rPr>
                  </w:rPrChange>
                </w:rPr>
                <w:delText>случае</w:delText>
              </w:r>
              <w:r w:rsidRPr="00294052" w:rsidDel="005C0EF7">
                <w:rPr>
                  <w:rFonts w:cs="Arial"/>
                  <w:b w:val="0"/>
                  <w:color w:val="000000" w:themeColor="text1"/>
                  <w:spacing w:val="-2"/>
                  <w:lang w:val="en-US"/>
                  <w:rPrChange w:id="25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59" w:author="Arina Dovzhenko" w:date="2025-11-28T16:15:00Z" w16du:dateUtc="2025-11-28T13:15:00Z">
                    <w:rPr>
                      <w:rFonts w:cs="Arial"/>
                      <w:b w:val="0"/>
                      <w:color w:val="000000" w:themeColor="text1"/>
                      <w:spacing w:val="-2"/>
                      <w:highlight w:val="green"/>
                    </w:rPr>
                  </w:rPrChange>
                </w:rPr>
                <w:delText>расторжения</w:delText>
              </w:r>
              <w:r w:rsidRPr="00294052" w:rsidDel="005C0EF7">
                <w:rPr>
                  <w:rFonts w:cs="Arial"/>
                  <w:b w:val="0"/>
                  <w:color w:val="000000" w:themeColor="text1"/>
                  <w:spacing w:val="-2"/>
                  <w:lang w:val="en-US"/>
                  <w:rPrChange w:id="26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61" w:author="Arina Dovzhenko" w:date="2025-11-28T16:15:00Z" w16du:dateUtc="2025-11-28T13:15:00Z">
                    <w:rPr>
                      <w:rFonts w:cs="Arial"/>
                      <w:b w:val="0"/>
                      <w:color w:val="000000" w:themeColor="text1"/>
                      <w:spacing w:val="-2"/>
                      <w:highlight w:val="green"/>
                    </w:rPr>
                  </w:rPrChange>
                </w:rPr>
                <w:delText>настоящего</w:delText>
              </w:r>
              <w:r w:rsidRPr="00294052" w:rsidDel="005C0EF7">
                <w:rPr>
                  <w:rFonts w:cs="Arial"/>
                  <w:b w:val="0"/>
                  <w:color w:val="000000" w:themeColor="text1"/>
                  <w:spacing w:val="-2"/>
                  <w:lang w:val="en-US"/>
                  <w:rPrChange w:id="26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63" w:author="Arina Dovzhenko" w:date="2025-11-28T16:15:00Z" w16du:dateUtc="2025-11-28T13:15:00Z">
                    <w:rPr>
                      <w:rFonts w:cs="Arial"/>
                      <w:b w:val="0"/>
                      <w:color w:val="000000" w:themeColor="text1"/>
                      <w:spacing w:val="-2"/>
                      <w:highlight w:val="green"/>
                    </w:rPr>
                  </w:rPrChange>
                </w:rPr>
                <w:delText>Соглашения</w:delText>
              </w:r>
              <w:r w:rsidRPr="00294052" w:rsidDel="005C0EF7">
                <w:rPr>
                  <w:rFonts w:cs="Arial"/>
                  <w:b w:val="0"/>
                  <w:color w:val="000000" w:themeColor="text1"/>
                  <w:spacing w:val="-2"/>
                  <w:lang w:val="en-US"/>
                  <w:rPrChange w:id="26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65" w:author="Arina Dovzhenko" w:date="2025-11-28T16:15:00Z" w16du:dateUtc="2025-11-28T13:15:00Z">
                    <w:rPr>
                      <w:rFonts w:cs="Arial"/>
                      <w:b w:val="0"/>
                      <w:color w:val="000000" w:themeColor="text1"/>
                      <w:spacing w:val="-2"/>
                      <w:highlight w:val="green"/>
                    </w:rPr>
                  </w:rPrChange>
                </w:rPr>
                <w:delText>но</w:delText>
              </w:r>
              <w:r w:rsidRPr="00294052" w:rsidDel="005C0EF7">
                <w:rPr>
                  <w:rFonts w:cs="Arial"/>
                  <w:b w:val="0"/>
                  <w:color w:val="000000" w:themeColor="text1"/>
                  <w:spacing w:val="-2"/>
                  <w:lang w:val="en-US"/>
                  <w:rPrChange w:id="26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67" w:author="Arina Dovzhenko" w:date="2025-11-28T16:15:00Z" w16du:dateUtc="2025-11-28T13:15:00Z">
                    <w:rPr>
                      <w:rFonts w:cs="Arial"/>
                      <w:b w:val="0"/>
                      <w:color w:val="000000" w:themeColor="text1"/>
                      <w:spacing w:val="-2"/>
                      <w:highlight w:val="green"/>
                    </w:rPr>
                  </w:rPrChange>
                </w:rPr>
                <w:delText>если</w:delText>
              </w:r>
              <w:r w:rsidRPr="00294052" w:rsidDel="005C0EF7">
                <w:rPr>
                  <w:rFonts w:cs="Arial"/>
                  <w:b w:val="0"/>
                  <w:color w:val="000000" w:themeColor="text1"/>
                  <w:spacing w:val="-2"/>
                  <w:lang w:val="en-US"/>
                  <w:rPrChange w:id="268" w:author="Arina Dovzhenko" w:date="2025-11-28T18:18:00Z" w16du:dateUtc="2025-11-28T15:18:00Z">
                    <w:rPr>
                      <w:rFonts w:cs="Arial"/>
                      <w:b w:val="0"/>
                      <w:color w:val="000000" w:themeColor="text1"/>
                      <w:spacing w:val="-2"/>
                      <w:highlight w:val="green"/>
                    </w:rPr>
                  </w:rPrChange>
                </w:rPr>
                <w:delText xml:space="preserve"> DI </w:delText>
              </w:r>
              <w:r w:rsidRPr="005C0EF7" w:rsidDel="005C0EF7">
                <w:rPr>
                  <w:rFonts w:cs="Arial"/>
                  <w:b w:val="0"/>
                  <w:color w:val="000000" w:themeColor="text1"/>
                  <w:spacing w:val="-2"/>
                  <w:rPrChange w:id="269" w:author="Arina Dovzhenko" w:date="2025-11-28T16:15:00Z" w16du:dateUtc="2025-11-28T13:15:00Z">
                    <w:rPr>
                      <w:rFonts w:cs="Arial"/>
                      <w:b w:val="0"/>
                      <w:color w:val="000000" w:themeColor="text1"/>
                      <w:spacing w:val="-2"/>
                      <w:highlight w:val="green"/>
                    </w:rPr>
                  </w:rPrChange>
                </w:rPr>
                <w:delText>еще</w:delText>
              </w:r>
              <w:r w:rsidRPr="00294052" w:rsidDel="005C0EF7">
                <w:rPr>
                  <w:rFonts w:cs="Arial"/>
                  <w:b w:val="0"/>
                  <w:color w:val="000000" w:themeColor="text1"/>
                  <w:spacing w:val="-2"/>
                  <w:lang w:val="en-US"/>
                  <w:rPrChange w:id="27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71" w:author="Arina Dovzhenko" w:date="2025-11-28T16:15:00Z" w16du:dateUtc="2025-11-28T13:15:00Z">
                    <w:rPr>
                      <w:rFonts w:cs="Arial"/>
                      <w:b w:val="0"/>
                      <w:color w:val="000000" w:themeColor="text1"/>
                      <w:spacing w:val="-2"/>
                      <w:highlight w:val="green"/>
                    </w:rPr>
                  </w:rPrChange>
                </w:rPr>
                <w:delText>не</w:delText>
              </w:r>
              <w:r w:rsidRPr="00294052" w:rsidDel="005C0EF7">
                <w:rPr>
                  <w:rFonts w:cs="Arial"/>
                  <w:b w:val="0"/>
                  <w:color w:val="000000" w:themeColor="text1"/>
                  <w:spacing w:val="-2"/>
                  <w:lang w:val="en-US"/>
                  <w:rPrChange w:id="27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73" w:author="Arina Dovzhenko" w:date="2025-11-28T16:15:00Z" w16du:dateUtc="2025-11-28T13:15:00Z">
                    <w:rPr>
                      <w:rFonts w:cs="Arial"/>
                      <w:b w:val="0"/>
                      <w:color w:val="000000" w:themeColor="text1"/>
                      <w:spacing w:val="-2"/>
                      <w:highlight w:val="green"/>
                    </w:rPr>
                  </w:rPrChange>
                </w:rPr>
                <w:delText>предоставила</w:delText>
              </w:r>
              <w:r w:rsidRPr="00294052" w:rsidDel="005C0EF7">
                <w:rPr>
                  <w:rFonts w:cs="Arial"/>
                  <w:b w:val="0"/>
                  <w:color w:val="000000" w:themeColor="text1"/>
                  <w:spacing w:val="-2"/>
                  <w:lang w:val="en-US"/>
                  <w:rPrChange w:id="27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75" w:author="Arina Dovzhenko" w:date="2025-11-28T16:15:00Z" w16du:dateUtc="2025-11-28T13:15:00Z">
                    <w:rPr>
                      <w:rFonts w:cs="Arial"/>
                      <w:b w:val="0"/>
                      <w:color w:val="000000" w:themeColor="text1"/>
                      <w:spacing w:val="-2"/>
                      <w:highlight w:val="green"/>
                    </w:rPr>
                  </w:rPrChange>
                </w:rPr>
                <w:delText>всю</w:delText>
              </w:r>
              <w:r w:rsidRPr="00294052" w:rsidDel="005C0EF7">
                <w:rPr>
                  <w:rFonts w:cs="Arial"/>
                  <w:b w:val="0"/>
                  <w:color w:val="000000" w:themeColor="text1"/>
                  <w:spacing w:val="-2"/>
                  <w:lang w:val="en-US"/>
                  <w:rPrChange w:id="27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77" w:author="Arina Dovzhenko" w:date="2025-11-28T16:15:00Z" w16du:dateUtc="2025-11-28T13:15:00Z">
                    <w:rPr>
                      <w:rFonts w:cs="Arial"/>
                      <w:b w:val="0"/>
                      <w:color w:val="000000" w:themeColor="text1"/>
                      <w:spacing w:val="-2"/>
                      <w:highlight w:val="green"/>
                    </w:rPr>
                  </w:rPrChange>
                </w:rPr>
                <w:delText>техническую</w:delText>
              </w:r>
              <w:r w:rsidRPr="00294052" w:rsidDel="005C0EF7">
                <w:rPr>
                  <w:rFonts w:cs="Arial"/>
                  <w:b w:val="0"/>
                  <w:color w:val="000000" w:themeColor="text1"/>
                  <w:spacing w:val="-2"/>
                  <w:lang w:val="en-US"/>
                  <w:rPrChange w:id="27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79" w:author="Arina Dovzhenko" w:date="2025-11-28T16:15:00Z" w16du:dateUtc="2025-11-28T13:15:00Z">
                    <w:rPr>
                      <w:rFonts w:cs="Arial"/>
                      <w:b w:val="0"/>
                      <w:color w:val="000000" w:themeColor="text1"/>
                      <w:spacing w:val="-2"/>
                      <w:highlight w:val="green"/>
                    </w:rPr>
                  </w:rPrChange>
                </w:rPr>
                <w:delText>поддержку</w:delText>
              </w:r>
              <w:r w:rsidRPr="00294052" w:rsidDel="005C0EF7">
                <w:rPr>
                  <w:rFonts w:cs="Arial"/>
                  <w:b w:val="0"/>
                  <w:color w:val="000000" w:themeColor="text1"/>
                  <w:spacing w:val="-2"/>
                  <w:lang w:val="en-US"/>
                  <w:rPrChange w:id="28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81" w:author="Arina Dovzhenko" w:date="2025-11-28T16:15:00Z" w16du:dateUtc="2025-11-28T13:15:00Z">
                    <w:rPr>
                      <w:rFonts w:cs="Arial"/>
                      <w:b w:val="0"/>
                      <w:color w:val="000000" w:themeColor="text1"/>
                      <w:spacing w:val="-2"/>
                      <w:highlight w:val="green"/>
                    </w:rPr>
                  </w:rPrChange>
                </w:rPr>
                <w:delText>по</w:delText>
              </w:r>
              <w:r w:rsidRPr="00294052" w:rsidDel="005C0EF7">
                <w:rPr>
                  <w:rFonts w:cs="Arial"/>
                  <w:b w:val="0"/>
                  <w:color w:val="000000" w:themeColor="text1"/>
                  <w:spacing w:val="-2"/>
                  <w:lang w:val="en-US"/>
                  <w:rPrChange w:id="28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83" w:author="Arina Dovzhenko" w:date="2025-11-28T16:15:00Z" w16du:dateUtc="2025-11-28T13:15:00Z">
                    <w:rPr>
                      <w:rFonts w:cs="Arial"/>
                      <w:b w:val="0"/>
                      <w:color w:val="000000" w:themeColor="text1"/>
                      <w:spacing w:val="-2"/>
                      <w:highlight w:val="green"/>
                    </w:rPr>
                  </w:rPrChange>
                </w:rPr>
                <w:delText>проектированию</w:delText>
              </w:r>
              <w:r w:rsidRPr="00294052" w:rsidDel="005C0EF7">
                <w:rPr>
                  <w:rFonts w:cs="Arial"/>
                  <w:b w:val="0"/>
                  <w:color w:val="000000" w:themeColor="text1"/>
                  <w:spacing w:val="-2"/>
                  <w:lang w:val="en-US"/>
                  <w:rPrChange w:id="28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85" w:author="Arina Dovzhenko" w:date="2025-11-28T16:15:00Z" w16du:dateUtc="2025-11-28T13:15:00Z">
                    <w:rPr>
                      <w:rFonts w:cs="Arial"/>
                      <w:b w:val="0"/>
                      <w:color w:val="000000" w:themeColor="text1"/>
                      <w:spacing w:val="-2"/>
                      <w:highlight w:val="green"/>
                    </w:rPr>
                  </w:rPrChange>
                </w:rPr>
                <w:delText>в</w:delText>
              </w:r>
              <w:r w:rsidRPr="00294052" w:rsidDel="005C0EF7">
                <w:rPr>
                  <w:rFonts w:cs="Arial"/>
                  <w:b w:val="0"/>
                  <w:color w:val="000000" w:themeColor="text1"/>
                  <w:spacing w:val="-2"/>
                  <w:lang w:val="en-US"/>
                  <w:rPrChange w:id="28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87" w:author="Arina Dovzhenko" w:date="2025-11-28T16:15:00Z" w16du:dateUtc="2025-11-28T13:15:00Z">
                    <w:rPr>
                      <w:rFonts w:cs="Arial"/>
                      <w:b w:val="0"/>
                      <w:color w:val="000000" w:themeColor="text1"/>
                      <w:spacing w:val="-2"/>
                      <w:highlight w:val="green"/>
                    </w:rPr>
                  </w:rPrChange>
                </w:rPr>
                <w:delText>полном</w:delText>
              </w:r>
              <w:r w:rsidRPr="00294052" w:rsidDel="005C0EF7">
                <w:rPr>
                  <w:rFonts w:cs="Arial"/>
                  <w:b w:val="0"/>
                  <w:color w:val="000000" w:themeColor="text1"/>
                  <w:spacing w:val="-2"/>
                  <w:lang w:val="en-US"/>
                  <w:rPrChange w:id="28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89" w:author="Arina Dovzhenko" w:date="2025-11-28T16:15:00Z" w16du:dateUtc="2025-11-28T13:15:00Z">
                    <w:rPr>
                      <w:rFonts w:cs="Arial"/>
                      <w:b w:val="0"/>
                      <w:color w:val="000000" w:themeColor="text1"/>
                      <w:spacing w:val="-2"/>
                      <w:highlight w:val="green"/>
                    </w:rPr>
                  </w:rPrChange>
                </w:rPr>
                <w:delText>объеме</w:delText>
              </w:r>
              <w:r w:rsidRPr="00294052" w:rsidDel="005C0EF7">
                <w:rPr>
                  <w:rFonts w:cs="Arial"/>
                  <w:b w:val="0"/>
                  <w:color w:val="000000" w:themeColor="text1"/>
                  <w:spacing w:val="-2"/>
                  <w:lang w:val="en-US"/>
                  <w:rPrChange w:id="290" w:author="Arina Dovzhenko" w:date="2025-11-28T18:18:00Z" w16du:dateUtc="2025-11-28T15:18:00Z">
                    <w:rPr>
                      <w:rFonts w:cs="Arial"/>
                      <w:b w:val="0"/>
                      <w:color w:val="000000" w:themeColor="text1"/>
                      <w:spacing w:val="-2"/>
                      <w:highlight w:val="green"/>
                    </w:rPr>
                  </w:rPrChange>
                </w:rPr>
                <w:delText xml:space="preserve">, DI </w:delText>
              </w:r>
              <w:r w:rsidRPr="005C0EF7" w:rsidDel="005C0EF7">
                <w:rPr>
                  <w:rFonts w:cs="Arial"/>
                  <w:b w:val="0"/>
                  <w:color w:val="000000" w:themeColor="text1"/>
                  <w:spacing w:val="-2"/>
                  <w:rPrChange w:id="291" w:author="Arina Dovzhenko" w:date="2025-11-28T16:15:00Z" w16du:dateUtc="2025-11-28T13:15:00Z">
                    <w:rPr>
                      <w:rFonts w:cs="Arial"/>
                      <w:b w:val="0"/>
                      <w:color w:val="000000" w:themeColor="text1"/>
                      <w:spacing w:val="-2"/>
                      <w:highlight w:val="green"/>
                    </w:rPr>
                  </w:rPrChange>
                </w:rPr>
                <w:delText>должна</w:delText>
              </w:r>
              <w:r w:rsidRPr="00294052" w:rsidDel="005C0EF7">
                <w:rPr>
                  <w:rFonts w:cs="Arial"/>
                  <w:b w:val="0"/>
                  <w:color w:val="000000" w:themeColor="text1"/>
                  <w:spacing w:val="-2"/>
                  <w:lang w:val="en-US"/>
                  <w:rPrChange w:id="29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93" w:author="Arina Dovzhenko" w:date="2025-11-28T16:15:00Z" w16du:dateUtc="2025-11-28T13:15:00Z">
                    <w:rPr>
                      <w:rFonts w:cs="Arial"/>
                      <w:b w:val="0"/>
                      <w:color w:val="000000" w:themeColor="text1"/>
                      <w:spacing w:val="-2"/>
                      <w:highlight w:val="green"/>
                    </w:rPr>
                  </w:rPrChange>
                </w:rPr>
                <w:delText>возместить</w:delText>
              </w:r>
              <w:r w:rsidRPr="00294052" w:rsidDel="005C0EF7">
                <w:rPr>
                  <w:rFonts w:cs="Arial"/>
                  <w:b w:val="0"/>
                  <w:color w:val="000000" w:themeColor="text1"/>
                  <w:spacing w:val="-2"/>
                  <w:lang w:val="en-US"/>
                  <w:rPrChange w:id="29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95" w:author="Arina Dovzhenko" w:date="2025-11-28T16:15:00Z" w16du:dateUtc="2025-11-28T13:15:00Z">
                    <w:rPr>
                      <w:rFonts w:cs="Arial"/>
                      <w:b w:val="0"/>
                      <w:color w:val="000000" w:themeColor="text1"/>
                      <w:spacing w:val="-2"/>
                      <w:highlight w:val="green"/>
                    </w:rPr>
                  </w:rPrChange>
                </w:rPr>
                <w:delText>плату</w:delText>
              </w:r>
              <w:r w:rsidRPr="00294052" w:rsidDel="005C0EF7">
                <w:rPr>
                  <w:rFonts w:cs="Arial"/>
                  <w:b w:val="0"/>
                  <w:color w:val="000000" w:themeColor="text1"/>
                  <w:spacing w:val="-2"/>
                  <w:lang w:val="en-US"/>
                  <w:rPrChange w:id="29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97" w:author="Arina Dovzhenko" w:date="2025-11-28T16:15:00Z" w16du:dateUtc="2025-11-28T13:15:00Z">
                    <w:rPr>
                      <w:rFonts w:cs="Arial"/>
                      <w:b w:val="0"/>
                      <w:color w:val="000000" w:themeColor="text1"/>
                      <w:spacing w:val="-2"/>
                      <w:highlight w:val="green"/>
                    </w:rPr>
                  </w:rPrChange>
                </w:rPr>
                <w:delText>за</w:delText>
              </w:r>
              <w:r w:rsidRPr="00294052" w:rsidDel="005C0EF7">
                <w:rPr>
                  <w:rFonts w:cs="Arial"/>
                  <w:b w:val="0"/>
                  <w:color w:val="000000" w:themeColor="text1"/>
                  <w:spacing w:val="-2"/>
                  <w:lang w:val="en-US"/>
                  <w:rPrChange w:id="29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299" w:author="Arina Dovzhenko" w:date="2025-11-28T16:15:00Z" w16du:dateUtc="2025-11-28T13:15:00Z">
                    <w:rPr>
                      <w:rFonts w:cs="Arial"/>
                      <w:b w:val="0"/>
                      <w:color w:val="000000" w:themeColor="text1"/>
                      <w:spacing w:val="-2"/>
                      <w:highlight w:val="green"/>
                    </w:rPr>
                  </w:rPrChange>
                </w:rPr>
                <w:delText>техническую</w:delText>
              </w:r>
              <w:r w:rsidRPr="00294052" w:rsidDel="005C0EF7">
                <w:rPr>
                  <w:rFonts w:cs="Arial"/>
                  <w:b w:val="0"/>
                  <w:color w:val="000000" w:themeColor="text1"/>
                  <w:spacing w:val="-2"/>
                  <w:lang w:val="en-US"/>
                  <w:rPrChange w:id="30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01" w:author="Arina Dovzhenko" w:date="2025-11-28T16:15:00Z" w16du:dateUtc="2025-11-28T13:15:00Z">
                    <w:rPr>
                      <w:rFonts w:cs="Arial"/>
                      <w:b w:val="0"/>
                      <w:color w:val="000000" w:themeColor="text1"/>
                      <w:spacing w:val="-2"/>
                      <w:highlight w:val="green"/>
                    </w:rPr>
                  </w:rPrChange>
                </w:rPr>
                <w:delText>поддержку</w:delText>
              </w:r>
              <w:r w:rsidRPr="00294052" w:rsidDel="005C0EF7">
                <w:rPr>
                  <w:rFonts w:cs="Arial"/>
                  <w:b w:val="0"/>
                  <w:color w:val="000000" w:themeColor="text1"/>
                  <w:spacing w:val="-2"/>
                  <w:lang w:val="en-US"/>
                  <w:rPrChange w:id="30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03" w:author="Arina Dovzhenko" w:date="2025-11-28T16:15:00Z" w16du:dateUtc="2025-11-28T13:15:00Z">
                    <w:rPr>
                      <w:rFonts w:cs="Arial"/>
                      <w:b w:val="0"/>
                      <w:color w:val="000000" w:themeColor="text1"/>
                      <w:spacing w:val="-2"/>
                      <w:highlight w:val="green"/>
                    </w:rPr>
                  </w:rPrChange>
                </w:rPr>
                <w:delText>в</w:delText>
              </w:r>
              <w:r w:rsidRPr="00294052" w:rsidDel="005C0EF7">
                <w:rPr>
                  <w:rFonts w:cs="Arial"/>
                  <w:b w:val="0"/>
                  <w:color w:val="000000" w:themeColor="text1"/>
                  <w:spacing w:val="-2"/>
                  <w:lang w:val="en-US"/>
                  <w:rPrChange w:id="30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05" w:author="Arina Dovzhenko" w:date="2025-11-28T16:15:00Z" w16du:dateUtc="2025-11-28T13:15:00Z">
                    <w:rPr>
                      <w:rFonts w:cs="Arial"/>
                      <w:b w:val="0"/>
                      <w:color w:val="000000" w:themeColor="text1"/>
                      <w:spacing w:val="-2"/>
                      <w:highlight w:val="green"/>
                    </w:rPr>
                  </w:rPrChange>
                </w:rPr>
                <w:delText>размере</w:delText>
              </w:r>
              <w:r w:rsidRPr="00294052" w:rsidDel="005C0EF7">
                <w:rPr>
                  <w:rFonts w:cs="Arial"/>
                  <w:b w:val="0"/>
                  <w:color w:val="000000" w:themeColor="text1"/>
                  <w:spacing w:val="-2"/>
                  <w:lang w:val="en-US"/>
                  <w:rPrChange w:id="30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07" w:author="Arina Dovzhenko" w:date="2025-11-28T16:15:00Z" w16du:dateUtc="2025-11-28T13:15:00Z">
                    <w:rPr>
                      <w:rFonts w:cs="Arial"/>
                      <w:b w:val="0"/>
                      <w:color w:val="000000" w:themeColor="text1"/>
                      <w:spacing w:val="-2"/>
                      <w:highlight w:val="green"/>
                    </w:rPr>
                  </w:rPrChange>
                </w:rPr>
                <w:delText>эквивалентном</w:delText>
              </w:r>
              <w:r w:rsidRPr="00294052" w:rsidDel="005C0EF7">
                <w:rPr>
                  <w:rFonts w:cs="Arial"/>
                  <w:b w:val="0"/>
                  <w:color w:val="000000" w:themeColor="text1"/>
                  <w:spacing w:val="-2"/>
                  <w:lang w:val="en-US"/>
                  <w:rPrChange w:id="30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09" w:author="Arina Dovzhenko" w:date="2025-11-28T16:15:00Z" w16du:dateUtc="2025-11-28T13:15:00Z">
                    <w:rPr>
                      <w:rFonts w:cs="Arial"/>
                      <w:b w:val="0"/>
                      <w:color w:val="000000" w:themeColor="text1"/>
                      <w:spacing w:val="-2"/>
                      <w:highlight w:val="green"/>
                    </w:rPr>
                  </w:rPrChange>
                </w:rPr>
                <w:delText>пропорциональной</w:delText>
              </w:r>
              <w:r w:rsidRPr="00294052" w:rsidDel="005C0EF7">
                <w:rPr>
                  <w:rFonts w:cs="Arial"/>
                  <w:b w:val="0"/>
                  <w:color w:val="000000" w:themeColor="text1"/>
                  <w:spacing w:val="-2"/>
                  <w:lang w:val="en-US"/>
                  <w:rPrChange w:id="31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11" w:author="Arina Dovzhenko" w:date="2025-11-28T16:15:00Z" w16du:dateUtc="2025-11-28T13:15:00Z">
                    <w:rPr>
                      <w:rFonts w:cs="Arial"/>
                      <w:b w:val="0"/>
                      <w:color w:val="000000" w:themeColor="text1"/>
                      <w:spacing w:val="-2"/>
                      <w:highlight w:val="green"/>
                    </w:rPr>
                  </w:rPrChange>
                </w:rPr>
                <w:delText>ставке</w:delText>
              </w:r>
              <w:r w:rsidRPr="00294052" w:rsidDel="005C0EF7">
                <w:rPr>
                  <w:rFonts w:cs="Arial"/>
                  <w:b w:val="0"/>
                  <w:color w:val="000000" w:themeColor="text1"/>
                  <w:spacing w:val="-2"/>
                  <w:lang w:val="en-US"/>
                  <w:rPrChange w:id="31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13" w:author="Arina Dovzhenko" w:date="2025-11-28T16:15:00Z" w16du:dateUtc="2025-11-28T13:15:00Z">
                    <w:rPr>
                      <w:rFonts w:cs="Arial"/>
                      <w:b w:val="0"/>
                      <w:color w:val="000000" w:themeColor="text1"/>
                      <w:spacing w:val="-2"/>
                      <w:highlight w:val="green"/>
                    </w:rPr>
                  </w:rPrChange>
                </w:rPr>
                <w:delText>за</w:delText>
              </w:r>
              <w:r w:rsidRPr="00294052" w:rsidDel="005C0EF7">
                <w:rPr>
                  <w:rFonts w:cs="Arial"/>
                  <w:b w:val="0"/>
                  <w:color w:val="000000" w:themeColor="text1"/>
                  <w:spacing w:val="-2"/>
                  <w:lang w:val="en-US"/>
                  <w:rPrChange w:id="31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15" w:author="Arina Dovzhenko" w:date="2025-11-28T16:15:00Z" w16du:dateUtc="2025-11-28T13:15:00Z">
                    <w:rPr>
                      <w:rFonts w:cs="Arial"/>
                      <w:b w:val="0"/>
                      <w:color w:val="000000" w:themeColor="text1"/>
                      <w:spacing w:val="-2"/>
                      <w:highlight w:val="green"/>
                    </w:rPr>
                  </w:rPrChange>
                </w:rPr>
                <w:delText>ту</w:delText>
              </w:r>
              <w:r w:rsidRPr="00294052" w:rsidDel="005C0EF7">
                <w:rPr>
                  <w:rFonts w:cs="Arial"/>
                  <w:b w:val="0"/>
                  <w:color w:val="000000" w:themeColor="text1"/>
                  <w:spacing w:val="-2"/>
                  <w:lang w:val="en-US"/>
                  <w:rPrChange w:id="31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17" w:author="Arina Dovzhenko" w:date="2025-11-28T16:15:00Z" w16du:dateUtc="2025-11-28T13:15:00Z">
                    <w:rPr>
                      <w:rFonts w:cs="Arial"/>
                      <w:b w:val="0"/>
                      <w:color w:val="000000" w:themeColor="text1"/>
                      <w:spacing w:val="-2"/>
                      <w:highlight w:val="green"/>
                    </w:rPr>
                  </w:rPrChange>
                </w:rPr>
                <w:delText>часть</w:delText>
              </w:r>
              <w:r w:rsidRPr="00294052" w:rsidDel="005C0EF7">
                <w:rPr>
                  <w:rFonts w:cs="Arial"/>
                  <w:b w:val="0"/>
                  <w:color w:val="000000" w:themeColor="text1"/>
                  <w:spacing w:val="-2"/>
                  <w:lang w:val="en-US"/>
                  <w:rPrChange w:id="31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19" w:author="Arina Dovzhenko" w:date="2025-11-28T16:15:00Z" w16du:dateUtc="2025-11-28T13:15:00Z">
                    <w:rPr>
                      <w:rFonts w:cs="Arial"/>
                      <w:b w:val="0"/>
                      <w:color w:val="000000" w:themeColor="text1"/>
                      <w:spacing w:val="-2"/>
                      <w:highlight w:val="green"/>
                    </w:rPr>
                  </w:rPrChange>
                </w:rPr>
                <w:delText>технической</w:delText>
              </w:r>
              <w:r w:rsidRPr="00294052" w:rsidDel="005C0EF7">
                <w:rPr>
                  <w:rFonts w:cs="Arial"/>
                  <w:b w:val="0"/>
                  <w:color w:val="000000" w:themeColor="text1"/>
                  <w:spacing w:val="-2"/>
                  <w:lang w:val="en-US"/>
                  <w:rPrChange w:id="32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21" w:author="Arina Dovzhenko" w:date="2025-11-28T16:15:00Z" w16du:dateUtc="2025-11-28T13:15:00Z">
                    <w:rPr>
                      <w:rFonts w:cs="Arial"/>
                      <w:b w:val="0"/>
                      <w:color w:val="000000" w:themeColor="text1"/>
                      <w:spacing w:val="-2"/>
                      <w:highlight w:val="green"/>
                    </w:rPr>
                  </w:rPrChange>
                </w:rPr>
                <w:delText>поддержки</w:delText>
              </w:r>
              <w:r w:rsidRPr="00294052" w:rsidDel="005C0EF7">
                <w:rPr>
                  <w:rFonts w:cs="Arial"/>
                  <w:b w:val="0"/>
                  <w:color w:val="000000" w:themeColor="text1"/>
                  <w:spacing w:val="-2"/>
                  <w:lang w:val="en-US"/>
                  <w:rPrChange w:id="32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23" w:author="Arina Dovzhenko" w:date="2025-11-28T16:15:00Z" w16du:dateUtc="2025-11-28T13:15:00Z">
                    <w:rPr>
                      <w:rFonts w:cs="Arial"/>
                      <w:b w:val="0"/>
                      <w:color w:val="000000" w:themeColor="text1"/>
                      <w:spacing w:val="-2"/>
                      <w:highlight w:val="green"/>
                    </w:rPr>
                  </w:rPrChange>
                </w:rPr>
                <w:delText>по</w:delText>
              </w:r>
              <w:r w:rsidRPr="00294052" w:rsidDel="005C0EF7">
                <w:rPr>
                  <w:rFonts w:cs="Arial"/>
                  <w:b w:val="0"/>
                  <w:color w:val="000000" w:themeColor="text1"/>
                  <w:spacing w:val="-2"/>
                  <w:lang w:val="en-US"/>
                  <w:rPrChange w:id="32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25" w:author="Arina Dovzhenko" w:date="2025-11-28T16:15:00Z" w16du:dateUtc="2025-11-28T13:15:00Z">
                    <w:rPr>
                      <w:rFonts w:cs="Arial"/>
                      <w:b w:val="0"/>
                      <w:color w:val="000000" w:themeColor="text1"/>
                      <w:spacing w:val="-2"/>
                      <w:highlight w:val="green"/>
                    </w:rPr>
                  </w:rPrChange>
                </w:rPr>
                <w:delText>проектированию</w:delText>
              </w:r>
              <w:r w:rsidRPr="00294052" w:rsidDel="005C0EF7">
                <w:rPr>
                  <w:rFonts w:cs="Arial"/>
                  <w:b w:val="0"/>
                  <w:color w:val="000000" w:themeColor="text1"/>
                  <w:spacing w:val="-2"/>
                  <w:lang w:val="en-US"/>
                  <w:rPrChange w:id="32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27" w:author="Arina Dovzhenko" w:date="2025-11-28T16:15:00Z" w16du:dateUtc="2025-11-28T13:15:00Z">
                    <w:rPr>
                      <w:rFonts w:cs="Arial"/>
                      <w:b w:val="0"/>
                      <w:color w:val="000000" w:themeColor="text1"/>
                      <w:spacing w:val="-2"/>
                      <w:highlight w:val="green"/>
                    </w:rPr>
                  </w:rPrChange>
                </w:rPr>
                <w:delText>которую</w:delText>
              </w:r>
              <w:r w:rsidRPr="00294052" w:rsidDel="005C0EF7">
                <w:rPr>
                  <w:rFonts w:cs="Arial"/>
                  <w:b w:val="0"/>
                  <w:color w:val="000000" w:themeColor="text1"/>
                  <w:spacing w:val="-2"/>
                  <w:lang w:val="en-US"/>
                  <w:rPrChange w:id="328" w:author="Arina Dovzhenko" w:date="2025-11-28T18:18:00Z" w16du:dateUtc="2025-11-28T15:18:00Z">
                    <w:rPr>
                      <w:rFonts w:cs="Arial"/>
                      <w:b w:val="0"/>
                      <w:color w:val="000000" w:themeColor="text1"/>
                      <w:spacing w:val="-2"/>
                      <w:highlight w:val="green"/>
                    </w:rPr>
                  </w:rPrChange>
                </w:rPr>
                <w:delText xml:space="preserve"> DI </w:delText>
              </w:r>
              <w:r w:rsidRPr="005C0EF7" w:rsidDel="005C0EF7">
                <w:rPr>
                  <w:rFonts w:cs="Arial"/>
                  <w:b w:val="0"/>
                  <w:color w:val="000000" w:themeColor="text1"/>
                  <w:spacing w:val="-2"/>
                  <w:rPrChange w:id="329" w:author="Arina Dovzhenko" w:date="2025-11-28T16:15:00Z" w16du:dateUtc="2025-11-28T13:15:00Z">
                    <w:rPr>
                      <w:rFonts w:cs="Arial"/>
                      <w:b w:val="0"/>
                      <w:color w:val="000000" w:themeColor="text1"/>
                      <w:spacing w:val="-2"/>
                      <w:highlight w:val="green"/>
                    </w:rPr>
                  </w:rPrChange>
                </w:rPr>
                <w:delText>еще</w:delText>
              </w:r>
              <w:r w:rsidRPr="00294052" w:rsidDel="005C0EF7">
                <w:rPr>
                  <w:rFonts w:cs="Arial"/>
                  <w:b w:val="0"/>
                  <w:color w:val="000000" w:themeColor="text1"/>
                  <w:spacing w:val="-2"/>
                  <w:lang w:val="en-US"/>
                  <w:rPrChange w:id="33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31" w:author="Arina Dovzhenko" w:date="2025-11-28T16:15:00Z" w16du:dateUtc="2025-11-28T13:15:00Z">
                    <w:rPr>
                      <w:rFonts w:cs="Arial"/>
                      <w:b w:val="0"/>
                      <w:color w:val="000000" w:themeColor="text1"/>
                      <w:spacing w:val="-2"/>
                      <w:highlight w:val="green"/>
                    </w:rPr>
                  </w:rPrChange>
                </w:rPr>
                <w:delText>не</w:delText>
              </w:r>
              <w:r w:rsidRPr="00294052" w:rsidDel="005C0EF7">
                <w:rPr>
                  <w:rFonts w:cs="Arial"/>
                  <w:b w:val="0"/>
                  <w:color w:val="000000" w:themeColor="text1"/>
                  <w:spacing w:val="-2"/>
                  <w:lang w:val="en-US"/>
                  <w:rPrChange w:id="332"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33" w:author="Arina Dovzhenko" w:date="2025-11-28T16:15:00Z" w16du:dateUtc="2025-11-28T13:15:00Z">
                    <w:rPr>
                      <w:rFonts w:cs="Arial"/>
                      <w:b w:val="0"/>
                      <w:color w:val="000000" w:themeColor="text1"/>
                      <w:spacing w:val="-2"/>
                      <w:highlight w:val="green"/>
                    </w:rPr>
                  </w:rPrChange>
                </w:rPr>
                <w:delText>оказала</w:delText>
              </w:r>
              <w:r w:rsidRPr="00294052" w:rsidDel="005C0EF7">
                <w:rPr>
                  <w:rFonts w:cs="Arial"/>
                  <w:b w:val="0"/>
                  <w:color w:val="000000" w:themeColor="text1"/>
                  <w:spacing w:val="-2"/>
                  <w:lang w:val="en-US"/>
                  <w:rPrChange w:id="334"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35" w:author="Arina Dovzhenko" w:date="2025-11-28T16:15:00Z" w16du:dateUtc="2025-11-28T13:15:00Z">
                    <w:rPr>
                      <w:rFonts w:cs="Arial"/>
                      <w:b w:val="0"/>
                      <w:color w:val="000000" w:themeColor="text1"/>
                      <w:spacing w:val="-2"/>
                      <w:highlight w:val="green"/>
                    </w:rPr>
                  </w:rPrChange>
                </w:rPr>
                <w:delText>Владельцу</w:delText>
              </w:r>
              <w:r w:rsidRPr="00294052" w:rsidDel="005C0EF7">
                <w:rPr>
                  <w:rFonts w:cs="Arial"/>
                  <w:b w:val="0"/>
                  <w:color w:val="000000" w:themeColor="text1"/>
                  <w:spacing w:val="-2"/>
                  <w:lang w:val="en-US"/>
                  <w:rPrChange w:id="336"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37" w:author="Arina Dovzhenko" w:date="2025-11-28T16:15:00Z" w16du:dateUtc="2025-11-28T13:15:00Z">
                    <w:rPr>
                      <w:rFonts w:cs="Arial"/>
                      <w:b w:val="0"/>
                      <w:color w:val="000000" w:themeColor="text1"/>
                      <w:spacing w:val="-2"/>
                      <w:highlight w:val="green"/>
                    </w:rPr>
                  </w:rPrChange>
                </w:rPr>
                <w:delText>без</w:delText>
              </w:r>
              <w:r w:rsidRPr="00294052" w:rsidDel="005C0EF7">
                <w:rPr>
                  <w:rFonts w:cs="Arial"/>
                  <w:b w:val="0"/>
                  <w:color w:val="000000" w:themeColor="text1"/>
                  <w:spacing w:val="-2"/>
                  <w:lang w:val="en-US"/>
                  <w:rPrChange w:id="338"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39" w:author="Arina Dovzhenko" w:date="2025-11-28T16:15:00Z" w16du:dateUtc="2025-11-28T13:15:00Z">
                    <w:rPr>
                      <w:rFonts w:cs="Arial"/>
                      <w:b w:val="0"/>
                      <w:color w:val="000000" w:themeColor="text1"/>
                      <w:spacing w:val="-2"/>
                      <w:highlight w:val="green"/>
                    </w:rPr>
                  </w:rPrChange>
                </w:rPr>
                <w:delText>всякого</w:delText>
              </w:r>
              <w:r w:rsidRPr="00294052" w:rsidDel="005C0EF7">
                <w:rPr>
                  <w:rFonts w:cs="Arial"/>
                  <w:b w:val="0"/>
                  <w:color w:val="000000" w:themeColor="text1"/>
                  <w:spacing w:val="-2"/>
                  <w:lang w:val="en-US"/>
                  <w:rPrChange w:id="340" w:author="Arina Dovzhenko" w:date="2025-11-28T18:18:00Z" w16du:dateUtc="2025-11-28T15:18:00Z">
                    <w:rPr>
                      <w:rFonts w:cs="Arial"/>
                      <w:b w:val="0"/>
                      <w:color w:val="000000" w:themeColor="text1"/>
                      <w:spacing w:val="-2"/>
                      <w:highlight w:val="green"/>
                    </w:rPr>
                  </w:rPrChange>
                </w:rPr>
                <w:delText xml:space="preserve"> </w:delText>
              </w:r>
              <w:r w:rsidRPr="005C0EF7" w:rsidDel="005C0EF7">
                <w:rPr>
                  <w:rFonts w:cs="Arial"/>
                  <w:b w:val="0"/>
                  <w:color w:val="000000" w:themeColor="text1"/>
                  <w:spacing w:val="-2"/>
                  <w:rPrChange w:id="341" w:author="Arina Dovzhenko" w:date="2025-11-28T16:15:00Z" w16du:dateUtc="2025-11-28T13:15:00Z">
                    <w:rPr>
                      <w:rFonts w:cs="Arial"/>
                      <w:b w:val="0"/>
                      <w:color w:val="000000" w:themeColor="text1"/>
                      <w:spacing w:val="-2"/>
                      <w:highlight w:val="green"/>
                    </w:rPr>
                  </w:rPrChange>
                </w:rPr>
                <w:delText>интереса</w:delText>
              </w:r>
              <w:r w:rsidRPr="00294052" w:rsidDel="005C0EF7">
                <w:rPr>
                  <w:rFonts w:cs="Arial"/>
                  <w:b w:val="0"/>
                  <w:color w:val="000000" w:themeColor="text1"/>
                  <w:spacing w:val="-2"/>
                  <w:lang w:val="en-US"/>
                  <w:rPrChange w:id="342" w:author="Arina Dovzhenko" w:date="2025-11-28T18:18:00Z" w16du:dateUtc="2025-11-28T15:18:00Z">
                    <w:rPr>
                      <w:rFonts w:cs="Arial"/>
                      <w:b w:val="0"/>
                      <w:color w:val="000000" w:themeColor="text1"/>
                      <w:spacing w:val="-2"/>
                      <w:highlight w:val="green"/>
                    </w:rPr>
                  </w:rPrChange>
                </w:rPr>
                <w:delText>.</w:delText>
              </w:r>
            </w:del>
          </w:p>
        </w:tc>
        <w:tc>
          <w:tcPr>
            <w:tcW w:w="4678" w:type="dxa"/>
          </w:tcPr>
          <w:p w14:paraId="33089546" w14:textId="10DF1F72" w:rsidR="008D1E81" w:rsidRPr="005C0EF7" w:rsidDel="005C0EF7" w:rsidRDefault="008D1E81" w:rsidP="008D1E81">
            <w:pPr>
              <w:pStyle w:val="Heading16pt"/>
              <w:spacing w:after="0" w:line="276" w:lineRule="auto"/>
              <w:rPr>
                <w:del w:id="343" w:author="Arina Dovzhenko" w:date="2025-11-28T16:15:00Z" w16du:dateUtc="2025-11-28T13:15:00Z"/>
                <w:rFonts w:cs="Arial"/>
                <w:b w:val="0"/>
                <w:color w:val="000000" w:themeColor="text1"/>
                <w:spacing w:val="-2"/>
                <w:sz w:val="20"/>
                <w:u w:val="single"/>
                <w:lang w:val="en-US"/>
                <w:rPrChange w:id="344" w:author="Arina Dovzhenko" w:date="2025-11-28T16:15:00Z" w16du:dateUtc="2025-11-28T13:15:00Z">
                  <w:rPr>
                    <w:del w:id="345" w:author="Arina Dovzhenko" w:date="2025-11-28T16:15:00Z" w16du:dateUtc="2025-11-28T13:15:00Z"/>
                    <w:rFonts w:cs="Arial"/>
                    <w:b w:val="0"/>
                    <w:color w:val="000000" w:themeColor="text1"/>
                    <w:spacing w:val="-2"/>
                    <w:sz w:val="20"/>
                    <w:highlight w:val="green"/>
                    <w:u w:val="single"/>
                    <w:lang w:val="en-US"/>
                  </w:rPr>
                </w:rPrChange>
              </w:rPr>
            </w:pPr>
          </w:p>
        </w:tc>
      </w:tr>
      <w:tr w:rsidR="00710552" w:rsidRPr="00710552" w14:paraId="13750B6B" w14:textId="77777777" w:rsidTr="00D31197">
        <w:trPr>
          <w:jc w:val="center"/>
        </w:trPr>
        <w:tc>
          <w:tcPr>
            <w:tcW w:w="4678" w:type="dxa"/>
          </w:tcPr>
          <w:p w14:paraId="7567C8A7" w14:textId="0E991453" w:rsidR="00D31197" w:rsidRPr="003644D6" w:rsidRDefault="00D31197" w:rsidP="0018245D">
            <w:pPr>
              <w:numPr>
                <w:ilvl w:val="0"/>
                <w:numId w:val="57"/>
              </w:numPr>
              <w:spacing w:line="276" w:lineRule="auto"/>
              <w:ind w:left="591" w:hanging="591"/>
              <w:jc w:val="both"/>
              <w:rPr>
                <w:rFonts w:ascii="Arial" w:hAnsi="Arial" w:cs="Arial"/>
                <w:color w:val="000000" w:themeColor="text1"/>
                <w:spacing w:val="-2"/>
              </w:rPr>
            </w:pPr>
            <w:r w:rsidRPr="003644D6">
              <w:rPr>
                <w:rFonts w:ascii="Arial" w:hAnsi="Arial" w:cs="Arial"/>
                <w:color w:val="000000" w:themeColor="text1"/>
                <w:spacing w:val="-2"/>
                <w:u w:val="single"/>
              </w:rPr>
              <w:lastRenderedPageBreak/>
              <w:t>Оплата</w:t>
            </w:r>
          </w:p>
        </w:tc>
        <w:tc>
          <w:tcPr>
            <w:tcW w:w="4678" w:type="dxa"/>
          </w:tcPr>
          <w:p w14:paraId="49312D97" w14:textId="7C5197E2" w:rsidR="00D31197" w:rsidRPr="003644D6" w:rsidRDefault="003644D6" w:rsidP="0018245D">
            <w:pPr>
              <w:numPr>
                <w:ilvl w:val="0"/>
                <w:numId w:val="58"/>
              </w:numPr>
              <w:spacing w:line="276" w:lineRule="auto"/>
              <w:ind w:left="595" w:hanging="595"/>
              <w:jc w:val="both"/>
              <w:rPr>
                <w:rFonts w:ascii="Arial" w:hAnsi="Arial" w:cs="Arial"/>
                <w:color w:val="000000" w:themeColor="text1"/>
                <w:spacing w:val="-2"/>
                <w:u w:val="single"/>
                <w:lang w:val="en-US"/>
              </w:rPr>
            </w:pPr>
            <w:r w:rsidRPr="003644D6">
              <w:rPr>
                <w:rFonts w:ascii="Arial" w:hAnsi="Arial" w:cs="Arial"/>
                <w:color w:val="000000" w:themeColor="text1"/>
                <w:spacing w:val="-2"/>
                <w:u w:val="single"/>
                <w:lang w:val="en-US"/>
              </w:rPr>
              <w:t>Payment</w:t>
            </w:r>
          </w:p>
        </w:tc>
      </w:tr>
      <w:tr w:rsidR="003644D6" w:rsidRPr="007B6CAE" w14:paraId="11EBD23E" w14:textId="77777777" w:rsidTr="00D31197">
        <w:trPr>
          <w:jc w:val="center"/>
        </w:trPr>
        <w:tc>
          <w:tcPr>
            <w:tcW w:w="4678" w:type="dxa"/>
          </w:tcPr>
          <w:p w14:paraId="07551186" w14:textId="0F31B19B" w:rsidR="003644D6" w:rsidRPr="00710552" w:rsidRDefault="003644D6" w:rsidP="003644D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Оплата Платы за Техническую и проектную поддержку должна быть произведена в течение 15 (пятнадцати) рабочих дней после доставки счета и условия</w:t>
            </w:r>
            <w:r>
              <w:rPr>
                <w:rFonts w:cs="Arial"/>
                <w:b w:val="0"/>
                <w:color w:val="000000" w:themeColor="text1"/>
                <w:spacing w:val="-2"/>
                <w:sz w:val="20"/>
              </w:rPr>
              <w:t xml:space="preserve"> оплаты </w:t>
            </w:r>
            <w:ins w:id="346" w:author="Arina Dovzhenko" w:date="2025-11-28T16:15:00Z" w16du:dateUtc="2025-11-28T13:15:00Z">
              <w:r w:rsidR="00F25CD2">
                <w:rPr>
                  <w:rFonts w:cs="Arial"/>
                  <w:b w:val="0"/>
                  <w:color w:val="000000" w:themeColor="text1"/>
                  <w:spacing w:val="-2"/>
                  <w:sz w:val="20"/>
                </w:rPr>
                <w:t xml:space="preserve">Платы за техническую и проектную поддержку </w:t>
              </w:r>
            </w:ins>
            <w:r>
              <w:rPr>
                <w:rFonts w:cs="Arial"/>
                <w:b w:val="0"/>
                <w:color w:val="000000" w:themeColor="text1"/>
                <w:spacing w:val="-2"/>
                <w:sz w:val="20"/>
              </w:rPr>
              <w:t>должны быть следующими:</w:t>
            </w:r>
          </w:p>
        </w:tc>
        <w:tc>
          <w:tcPr>
            <w:tcW w:w="4678" w:type="dxa"/>
          </w:tcPr>
          <w:p w14:paraId="658DF48E" w14:textId="211BEBE6" w:rsidR="003644D6" w:rsidRPr="003644D6" w:rsidRDefault="003644D6" w:rsidP="003644D6">
            <w:pPr>
              <w:pStyle w:val="Heading16pt"/>
              <w:tabs>
                <w:tab w:val="left" w:pos="560"/>
              </w:tabs>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Payment of the Technical and Design Support Fee shall be made within fifteen (15) Business Days following the delivery of the invoice and payment terms of the Technical and Design Support F</w:t>
            </w:r>
            <w:r>
              <w:rPr>
                <w:rFonts w:cs="Arial"/>
                <w:b w:val="0"/>
                <w:color w:val="000000" w:themeColor="text1"/>
                <w:spacing w:val="-2"/>
                <w:sz w:val="20"/>
                <w:lang w:val="en-US"/>
              </w:rPr>
              <w:t>ee shall be divided as follows:</w:t>
            </w:r>
          </w:p>
        </w:tc>
      </w:tr>
      <w:tr w:rsidR="003644D6" w:rsidRPr="007B6CAE" w14:paraId="296A24EB" w14:textId="77777777" w:rsidTr="00D31197">
        <w:trPr>
          <w:jc w:val="center"/>
        </w:trPr>
        <w:tc>
          <w:tcPr>
            <w:tcW w:w="4678" w:type="dxa"/>
          </w:tcPr>
          <w:p w14:paraId="3C99B82B" w14:textId="79686534" w:rsidR="003644D6" w:rsidRPr="003644D6" w:rsidRDefault="003644D6" w:rsidP="0018245D">
            <w:pPr>
              <w:pStyle w:val="Heading16pt"/>
              <w:numPr>
                <w:ilvl w:val="0"/>
                <w:numId w:val="13"/>
              </w:numPr>
              <w:spacing w:after="120" w:line="276" w:lineRule="auto"/>
              <w:ind w:left="449" w:hanging="449"/>
              <w:jc w:val="both"/>
              <w:rPr>
                <w:rFonts w:cs="Arial"/>
                <w:b w:val="0"/>
                <w:color w:val="000000" w:themeColor="text1"/>
                <w:spacing w:val="-2"/>
                <w:sz w:val="20"/>
              </w:rPr>
            </w:pPr>
            <w:r w:rsidRPr="003644D6">
              <w:rPr>
                <w:rFonts w:cs="Arial"/>
                <w:b w:val="0"/>
                <w:color w:val="000000" w:themeColor="text1"/>
                <w:spacing w:val="-2"/>
                <w:sz w:val="20"/>
              </w:rPr>
              <w:t xml:space="preserve">Первый Платеж в </w:t>
            </w:r>
            <w:proofErr w:type="gramStart"/>
            <w:r w:rsidRPr="003644D6">
              <w:rPr>
                <w:rFonts w:cs="Arial"/>
                <w:b w:val="0"/>
                <w:color w:val="000000" w:themeColor="text1"/>
                <w:spacing w:val="-2"/>
                <w:sz w:val="20"/>
              </w:rPr>
              <w:t>размере  восьмидесяти</w:t>
            </w:r>
            <w:proofErr w:type="gramEnd"/>
            <w:r w:rsidRPr="003644D6">
              <w:rPr>
                <w:rFonts w:cs="Arial"/>
                <w:b w:val="0"/>
                <w:color w:val="000000" w:themeColor="text1"/>
                <w:spacing w:val="-2"/>
                <w:sz w:val="20"/>
              </w:rPr>
              <w:t xml:space="preserve"> семи тысяч пятисот долларов США (87,500 долларов США), подлежащий уплате в течение пятнадцати (15) рабочих дней с момента заключения настоящего Соглашения;</w:t>
            </w:r>
          </w:p>
        </w:tc>
        <w:tc>
          <w:tcPr>
            <w:tcW w:w="4678" w:type="dxa"/>
          </w:tcPr>
          <w:p w14:paraId="703B2E3F" w14:textId="48451A69"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1</w:t>
            </w:r>
            <w:r w:rsidRPr="003644D6">
              <w:rPr>
                <w:rFonts w:ascii="Arial" w:hAnsi="Arial" w:cs="Arial"/>
                <w:color w:val="000000" w:themeColor="text1"/>
                <w:spacing w:val="-2"/>
                <w:vertAlign w:val="superscript"/>
                <w:lang w:val="en-US"/>
              </w:rPr>
              <w:t>st</w:t>
            </w:r>
            <w:r w:rsidRPr="003644D6">
              <w:rPr>
                <w:rFonts w:ascii="Arial" w:hAnsi="Arial" w:cs="Arial"/>
                <w:color w:val="000000" w:themeColor="text1"/>
                <w:spacing w:val="-2"/>
                <w:lang w:val="en-US"/>
              </w:rPr>
              <w:t xml:space="preserve"> invoice in the amount of eighty-seven thousand five hundred US Dollar (USD 87,500), will be issued within fifteen (15) Business Days after the date of this Agreement;</w:t>
            </w:r>
          </w:p>
        </w:tc>
      </w:tr>
      <w:tr w:rsidR="003644D6" w:rsidRPr="007B6CAE" w14:paraId="0BC2D7B0" w14:textId="77777777" w:rsidTr="00D31197">
        <w:trPr>
          <w:jc w:val="center"/>
        </w:trPr>
        <w:tc>
          <w:tcPr>
            <w:tcW w:w="4678" w:type="dxa"/>
          </w:tcPr>
          <w:p w14:paraId="65482D24" w14:textId="359454B4"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 xml:space="preserve">Второй платеж в размере тридцати пяти тысяч долларов США (35,000 долларов США) будет осуществлен через сто восемьдесят (180) дней после даты заключения настоящего Соглашения; </w:t>
            </w:r>
          </w:p>
        </w:tc>
        <w:tc>
          <w:tcPr>
            <w:tcW w:w="4678" w:type="dxa"/>
          </w:tcPr>
          <w:p w14:paraId="1CF8B19F" w14:textId="73A28088"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2</w:t>
            </w:r>
            <w:r w:rsidRPr="003644D6">
              <w:rPr>
                <w:rFonts w:ascii="Arial" w:hAnsi="Arial" w:cs="Arial"/>
                <w:color w:val="000000" w:themeColor="text1"/>
                <w:spacing w:val="-2"/>
                <w:vertAlign w:val="superscript"/>
                <w:lang w:val="en-US"/>
              </w:rPr>
              <w:t>nd</w:t>
            </w:r>
            <w:r w:rsidRPr="003644D6">
              <w:rPr>
                <w:rFonts w:ascii="Arial" w:hAnsi="Arial" w:cs="Arial"/>
                <w:color w:val="000000" w:themeColor="text1"/>
                <w:spacing w:val="-2"/>
                <w:lang w:val="en-US"/>
              </w:rPr>
              <w:t xml:space="preserve"> invoice in the amount of thirty-five thousand US Dollar (USD 35,000) will be issued upon one hundred eighty (180) days aft</w:t>
            </w:r>
            <w:r>
              <w:rPr>
                <w:rFonts w:ascii="Arial" w:hAnsi="Arial" w:cs="Arial"/>
                <w:color w:val="000000" w:themeColor="text1"/>
                <w:spacing w:val="-2"/>
                <w:lang w:val="en-US"/>
              </w:rPr>
              <w:t>er the date of this Agreement;</w:t>
            </w:r>
          </w:p>
        </w:tc>
      </w:tr>
      <w:tr w:rsidR="003644D6" w:rsidRPr="007B6CAE" w14:paraId="67102B3F" w14:textId="77777777" w:rsidTr="00D31197">
        <w:trPr>
          <w:jc w:val="center"/>
        </w:trPr>
        <w:tc>
          <w:tcPr>
            <w:tcW w:w="4678" w:type="dxa"/>
          </w:tcPr>
          <w:p w14:paraId="11B65149" w14:textId="5CEB6E10"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Третий платеж в размере тридцати пяти тысяч долларов США (35,000 долларов США) подлежит оплате утверждения Стандартного номера; и</w:t>
            </w:r>
          </w:p>
        </w:tc>
        <w:tc>
          <w:tcPr>
            <w:tcW w:w="4678" w:type="dxa"/>
          </w:tcPr>
          <w:p w14:paraId="1A591891" w14:textId="002AE8F8"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3</w:t>
            </w:r>
            <w:r w:rsidRPr="003644D6">
              <w:rPr>
                <w:rFonts w:ascii="Arial" w:hAnsi="Arial" w:cs="Arial"/>
                <w:color w:val="000000" w:themeColor="text1"/>
                <w:spacing w:val="-2"/>
                <w:vertAlign w:val="superscript"/>
                <w:lang w:val="en-US"/>
              </w:rPr>
              <w:t>rd</w:t>
            </w:r>
            <w:r w:rsidRPr="003644D6">
              <w:rPr>
                <w:rFonts w:ascii="Arial" w:hAnsi="Arial" w:cs="Arial"/>
                <w:color w:val="000000" w:themeColor="text1"/>
                <w:spacing w:val="-2"/>
                <w:lang w:val="en-US"/>
              </w:rPr>
              <w:t xml:space="preserve"> invoice in the amount of thirty-five thousand US Dollar (USD 35,000) will be issued upon the approval of the mock-up room; and</w:t>
            </w:r>
          </w:p>
        </w:tc>
      </w:tr>
      <w:tr w:rsidR="003644D6" w:rsidRPr="007B6CAE" w14:paraId="38B9F19B" w14:textId="77777777" w:rsidTr="00D31197">
        <w:trPr>
          <w:jc w:val="center"/>
        </w:trPr>
        <w:tc>
          <w:tcPr>
            <w:tcW w:w="4678" w:type="dxa"/>
          </w:tcPr>
          <w:p w14:paraId="61471BC2" w14:textId="74BC69FE"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Последний платеж в размере семнадцати тысяч пятисот долларов США (17,500 долларов США) подлежит оплате по истечении срока действия TCA, при расторжении TCA или по</w:t>
            </w:r>
            <w:ins w:id="347" w:author="Arina Dovzhenko" w:date="2025-11-28T15:40:00Z" w16du:dateUtc="2025-11-28T12:40:00Z">
              <w:r w:rsidR="007B528C">
                <w:rPr>
                  <w:rFonts w:ascii="Arial" w:hAnsi="Arial" w:cs="Arial"/>
                  <w:color w:val="000000" w:themeColor="text1"/>
                  <w:spacing w:val="-2"/>
                </w:rPr>
                <w:t xml:space="preserve"> наступлении</w:t>
              </w:r>
            </w:ins>
            <w:r w:rsidRPr="003644D6">
              <w:rPr>
                <w:rFonts w:ascii="Arial" w:hAnsi="Arial" w:cs="Arial"/>
                <w:color w:val="000000" w:themeColor="text1"/>
                <w:spacing w:val="-2"/>
              </w:rPr>
              <w:t xml:space="preserve"> </w:t>
            </w:r>
            <w:del w:id="348" w:author="Arina Dovzhenko" w:date="2025-11-28T15:39:00Z" w16du:dateUtc="2025-11-28T12:39:00Z">
              <w:r w:rsidRPr="003644D6" w:rsidDel="00A8002A">
                <w:rPr>
                  <w:rFonts w:ascii="Arial" w:hAnsi="Arial" w:cs="Arial"/>
                  <w:color w:val="000000" w:themeColor="text1"/>
                  <w:spacing w:val="-2"/>
                </w:rPr>
                <w:delText>о</w:delText>
              </w:r>
            </w:del>
            <w:del w:id="349" w:author="Arina Dovzhenko" w:date="2025-11-28T15:40:00Z" w16du:dateUtc="2025-11-28T12:40:00Z">
              <w:r w:rsidRPr="003644D6" w:rsidDel="00A8002A">
                <w:rPr>
                  <w:rFonts w:ascii="Arial" w:hAnsi="Arial" w:cs="Arial"/>
                  <w:color w:val="000000" w:themeColor="text1"/>
                  <w:spacing w:val="-2"/>
                </w:rPr>
                <w:delText>жидаемой</w:delText>
              </w:r>
            </w:del>
            <w:ins w:id="350" w:author="Arina Dovzhenko" w:date="2025-11-28T15:40:00Z" w16du:dateUtc="2025-11-28T12:40:00Z">
              <w:r w:rsidR="00A8002A">
                <w:rPr>
                  <w:rFonts w:ascii="Arial" w:hAnsi="Arial" w:cs="Arial"/>
                  <w:color w:val="000000" w:themeColor="text1"/>
                  <w:spacing w:val="-2"/>
                </w:rPr>
                <w:t>Предполагаемой</w:t>
              </w:r>
            </w:ins>
            <w:r w:rsidRPr="003644D6">
              <w:rPr>
                <w:rFonts w:ascii="Arial" w:hAnsi="Arial" w:cs="Arial"/>
                <w:color w:val="000000" w:themeColor="text1"/>
                <w:spacing w:val="-2"/>
              </w:rPr>
              <w:t xml:space="preserve"> </w:t>
            </w:r>
            <w:del w:id="351" w:author="Arina Dovzhenko" w:date="2025-11-28T15:39:00Z" w16du:dateUtc="2025-11-28T12:39:00Z">
              <w:r w:rsidRPr="003644D6" w:rsidDel="00A8002A">
                <w:rPr>
                  <w:rFonts w:ascii="Arial" w:hAnsi="Arial" w:cs="Arial"/>
                  <w:color w:val="000000" w:themeColor="text1"/>
                  <w:spacing w:val="-2"/>
                </w:rPr>
                <w:delText>д</w:delText>
              </w:r>
            </w:del>
            <w:ins w:id="352" w:author="Arina Dovzhenko" w:date="2025-11-28T15:39:00Z" w16du:dateUtc="2025-11-28T12:39:00Z">
              <w:r w:rsidR="00A8002A">
                <w:rPr>
                  <w:rFonts w:ascii="Arial" w:hAnsi="Arial" w:cs="Arial"/>
                  <w:color w:val="000000" w:themeColor="text1"/>
                  <w:spacing w:val="-2"/>
                </w:rPr>
                <w:t>Д</w:t>
              </w:r>
            </w:ins>
            <w:r w:rsidRPr="003644D6">
              <w:rPr>
                <w:rFonts w:ascii="Arial" w:hAnsi="Arial" w:cs="Arial"/>
                <w:color w:val="000000" w:themeColor="text1"/>
                <w:spacing w:val="-2"/>
              </w:rPr>
              <w:t>ат</w:t>
            </w:r>
            <w:del w:id="353" w:author="Arina Dovzhenko" w:date="2025-11-28T16:21:00Z" w16du:dateUtc="2025-11-28T13:21:00Z">
              <w:r w:rsidRPr="003644D6" w:rsidDel="00C82FC1">
                <w:rPr>
                  <w:rFonts w:ascii="Arial" w:hAnsi="Arial" w:cs="Arial"/>
                  <w:color w:val="000000" w:themeColor="text1"/>
                  <w:spacing w:val="-2"/>
                </w:rPr>
                <w:delText>е</w:delText>
              </w:r>
            </w:del>
            <w:ins w:id="354" w:author="Arina Dovzhenko" w:date="2025-11-28T16:21:00Z" w16du:dateUtc="2025-11-28T13:21:00Z">
              <w:r w:rsidR="00C82FC1">
                <w:rPr>
                  <w:rFonts w:ascii="Arial" w:hAnsi="Arial" w:cs="Arial"/>
                  <w:color w:val="000000" w:themeColor="text1"/>
                  <w:spacing w:val="-2"/>
                </w:rPr>
                <w:t>ы</w:t>
              </w:r>
            </w:ins>
            <w:r w:rsidRPr="003644D6">
              <w:rPr>
                <w:rFonts w:ascii="Arial" w:hAnsi="Arial" w:cs="Arial"/>
                <w:color w:val="000000" w:themeColor="text1"/>
                <w:spacing w:val="-2"/>
              </w:rPr>
              <w:t xml:space="preserve"> начала эксплуатации, в зависимости от того, что наступит раньше.</w:t>
            </w:r>
          </w:p>
        </w:tc>
        <w:tc>
          <w:tcPr>
            <w:tcW w:w="4678" w:type="dxa"/>
          </w:tcPr>
          <w:p w14:paraId="0000C609" w14:textId="3DF7F343"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last invoice in the amount of seventeen thousand five hundred US Dollar (USD 17,500) will be issued upon the expiration date of TCA, the termination of TCA or the Anticipated Operation Commencement Date, whichever occurs earlier.</w:t>
            </w:r>
          </w:p>
        </w:tc>
      </w:tr>
      <w:tr w:rsidR="00A86814" w:rsidRPr="007B6CAE" w14:paraId="1349DA90" w14:textId="77777777" w:rsidTr="00D31197">
        <w:trPr>
          <w:jc w:val="center"/>
        </w:trPr>
        <w:tc>
          <w:tcPr>
            <w:tcW w:w="4678" w:type="dxa"/>
          </w:tcPr>
          <w:p w14:paraId="010CECC0" w14:textId="6ADA3B28" w:rsidR="00A86814" w:rsidRPr="003644D6" w:rsidRDefault="003644D6" w:rsidP="003644D6">
            <w:pPr>
              <w:pStyle w:val="Heading16pt"/>
              <w:spacing w:after="120" w:line="276" w:lineRule="auto"/>
              <w:ind w:left="24"/>
              <w:jc w:val="both"/>
              <w:rPr>
                <w:rFonts w:cs="Arial"/>
                <w:b w:val="0"/>
                <w:color w:val="000000" w:themeColor="text1"/>
                <w:sz w:val="20"/>
              </w:rPr>
            </w:pPr>
            <w:r w:rsidRPr="003644D6">
              <w:rPr>
                <w:rFonts w:cs="Arial"/>
                <w:b w:val="0"/>
                <w:color w:val="000000" w:themeColor="text1"/>
                <w:sz w:val="20"/>
              </w:rPr>
              <w:t xml:space="preserve">Если Стороны не договорились об ином, DI выставляет счет Владельцу в </w:t>
            </w:r>
            <w:del w:id="355" w:author="Arina Dovzhenko" w:date="2025-11-28T16:21:00Z" w16du:dateUtc="2025-11-28T13:21:00Z">
              <w:r w:rsidRPr="003644D6" w:rsidDel="00C82FC1">
                <w:rPr>
                  <w:rFonts w:cs="Arial"/>
                  <w:b w:val="0"/>
                  <w:color w:val="000000" w:themeColor="text1"/>
                  <w:sz w:val="20"/>
                </w:rPr>
                <w:delText>валюте RUB</w:delText>
              </w:r>
            </w:del>
            <w:ins w:id="356" w:author="Arina Dovzhenko" w:date="2025-11-28T16:22:00Z" w16du:dateUtc="2025-11-28T13:22:00Z">
              <w:r w:rsidR="00C82FC1">
                <w:rPr>
                  <w:rFonts w:cs="Arial"/>
                  <w:b w:val="0"/>
                  <w:color w:val="000000" w:themeColor="text1"/>
                  <w:sz w:val="20"/>
                </w:rPr>
                <w:t xml:space="preserve"> российских </w:t>
              </w:r>
            </w:ins>
            <w:ins w:id="357" w:author="Arina Dovzhenko" w:date="2025-11-28T16:21:00Z" w16du:dateUtc="2025-11-28T13:21:00Z">
              <w:r w:rsidR="00C82FC1">
                <w:rPr>
                  <w:rFonts w:cs="Arial"/>
                  <w:b w:val="0"/>
                  <w:color w:val="000000" w:themeColor="text1"/>
                  <w:sz w:val="20"/>
                </w:rPr>
                <w:t>руб</w:t>
              </w:r>
            </w:ins>
            <w:ins w:id="358" w:author="Arina Dovzhenko" w:date="2025-11-28T16:22:00Z" w16du:dateUtc="2025-11-28T13:22:00Z">
              <w:r w:rsidR="00C82FC1">
                <w:rPr>
                  <w:rFonts w:cs="Arial"/>
                  <w:b w:val="0"/>
                  <w:color w:val="000000" w:themeColor="text1"/>
                  <w:sz w:val="20"/>
                </w:rPr>
                <w:t>лях</w:t>
              </w:r>
            </w:ins>
            <w:r w:rsidRPr="003644D6">
              <w:rPr>
                <w:rFonts w:cs="Arial"/>
                <w:b w:val="0"/>
                <w:color w:val="000000" w:themeColor="text1"/>
                <w:sz w:val="20"/>
              </w:rPr>
              <w:t>. Для расчета суммы, подлежащей выставлению счета в российских рублях, соответствующая сумма в других валютах должна быть конвертирована в российские рубли по среднему курсу, объявленному Центральным банком Российской Федерации на дату выставления счета.</w:t>
            </w:r>
          </w:p>
        </w:tc>
        <w:tc>
          <w:tcPr>
            <w:tcW w:w="4678" w:type="dxa"/>
          </w:tcPr>
          <w:p w14:paraId="67E33A8B" w14:textId="4C06881D" w:rsidR="00A86814" w:rsidRPr="003644D6" w:rsidRDefault="003644D6" w:rsidP="003644D6">
            <w:pPr>
              <w:pStyle w:val="Heading16pt"/>
              <w:spacing w:after="120" w:line="276" w:lineRule="auto"/>
              <w:ind w:left="24" w:firstLine="4"/>
              <w:jc w:val="both"/>
              <w:rPr>
                <w:rFonts w:cs="Arial"/>
                <w:b w:val="0"/>
                <w:color w:val="000000" w:themeColor="text1"/>
                <w:spacing w:val="-2"/>
                <w:sz w:val="20"/>
                <w:lang w:val="en-US"/>
              </w:rPr>
            </w:pPr>
            <w:r w:rsidRPr="003644D6">
              <w:rPr>
                <w:rFonts w:cs="Arial"/>
                <w:b w:val="0"/>
                <w:color w:val="000000" w:themeColor="text1"/>
                <w:sz w:val="20"/>
                <w:lang w:val="en-US"/>
              </w:rPr>
              <w:t>Unless otherwise agreed by the Parties, DI shall invoice the Owner in RUB currency. In order to calculate the amount to be invoiced in RUB currency, the relevant amount in other currencies shall be converted into RUB currency at the middle rate announced by the Central</w:t>
            </w:r>
            <w:r w:rsidRPr="003644D6">
              <w:rPr>
                <w:rFonts w:cs="Arial"/>
                <w:b w:val="0"/>
                <w:color w:val="000000" w:themeColor="text1"/>
                <w:sz w:val="20"/>
                <w:highlight w:val="white"/>
                <w:lang w:val="en-US"/>
              </w:rPr>
              <w:t xml:space="preserve"> Bank of the Russian Federation</w:t>
            </w:r>
            <w:r w:rsidRPr="003644D6">
              <w:rPr>
                <w:rFonts w:cs="Arial"/>
                <w:b w:val="0"/>
                <w:color w:val="000000" w:themeColor="text1"/>
                <w:sz w:val="20"/>
                <w:lang w:val="en-US"/>
              </w:rPr>
              <w:t xml:space="preserve"> on the date of the invoice.</w:t>
            </w:r>
          </w:p>
        </w:tc>
      </w:tr>
      <w:tr w:rsidR="00710552" w:rsidRPr="00710552" w14:paraId="4584A707" w14:textId="77777777" w:rsidTr="00D31197">
        <w:trPr>
          <w:jc w:val="center"/>
        </w:trPr>
        <w:tc>
          <w:tcPr>
            <w:tcW w:w="4678" w:type="dxa"/>
          </w:tcPr>
          <w:p w14:paraId="1A3AA092" w14:textId="7A94A169" w:rsidR="00D31197" w:rsidRPr="003644D6" w:rsidRDefault="00D31197" w:rsidP="0018245D">
            <w:pPr>
              <w:numPr>
                <w:ilvl w:val="0"/>
                <w:numId w:val="57"/>
              </w:numPr>
              <w:spacing w:line="276" w:lineRule="auto"/>
              <w:ind w:left="591" w:hanging="591"/>
              <w:jc w:val="both"/>
              <w:rPr>
                <w:rFonts w:ascii="Arial" w:hAnsi="Arial" w:cs="Arial"/>
                <w:color w:val="000000" w:themeColor="text1"/>
                <w:spacing w:val="-2"/>
              </w:rPr>
            </w:pPr>
            <w:r w:rsidRPr="003644D6">
              <w:rPr>
                <w:rFonts w:ascii="Arial" w:hAnsi="Arial" w:cs="Arial"/>
                <w:color w:val="000000" w:themeColor="text1"/>
                <w:spacing w:val="-2"/>
                <w:u w:val="single"/>
              </w:rPr>
              <w:t>Просрочка платежа</w:t>
            </w:r>
            <w:r w:rsidRPr="003644D6">
              <w:rPr>
                <w:rFonts w:ascii="Arial" w:hAnsi="Arial" w:cs="Arial"/>
                <w:color w:val="000000" w:themeColor="text1"/>
                <w:spacing w:val="-2"/>
              </w:rPr>
              <w:t xml:space="preserve">. </w:t>
            </w:r>
          </w:p>
        </w:tc>
        <w:tc>
          <w:tcPr>
            <w:tcW w:w="4678" w:type="dxa"/>
          </w:tcPr>
          <w:p w14:paraId="5831E4BD" w14:textId="77BEA189" w:rsidR="00D31197" w:rsidRPr="003644D6" w:rsidRDefault="00D31197" w:rsidP="0018245D">
            <w:pPr>
              <w:numPr>
                <w:ilvl w:val="0"/>
                <w:numId w:val="58"/>
              </w:numPr>
              <w:spacing w:line="276" w:lineRule="auto"/>
              <w:ind w:left="595" w:hanging="595"/>
              <w:jc w:val="both"/>
              <w:rPr>
                <w:rFonts w:ascii="Arial" w:hAnsi="Arial" w:cs="Arial"/>
                <w:color w:val="000000" w:themeColor="text1"/>
                <w:spacing w:val="-1"/>
                <w:lang w:val="en-US"/>
              </w:rPr>
            </w:pPr>
            <w:bookmarkStart w:id="359" w:name="_Hlk177390147"/>
            <w:r w:rsidRPr="003644D6">
              <w:rPr>
                <w:rFonts w:ascii="Arial" w:hAnsi="Arial" w:cs="Arial"/>
                <w:color w:val="000000" w:themeColor="text1"/>
                <w:u w:val="single"/>
                <w:lang w:val="en-US"/>
              </w:rPr>
              <w:t>Delay in payment.</w:t>
            </w:r>
            <w:bookmarkEnd w:id="359"/>
          </w:p>
        </w:tc>
      </w:tr>
      <w:tr w:rsidR="003644D6" w:rsidRPr="007B6CAE" w14:paraId="64AD0CA5" w14:textId="77777777" w:rsidTr="00D31197">
        <w:trPr>
          <w:jc w:val="center"/>
        </w:trPr>
        <w:tc>
          <w:tcPr>
            <w:tcW w:w="4678" w:type="dxa"/>
          </w:tcPr>
          <w:p w14:paraId="1D2C86D6" w14:textId="3A2A2863" w:rsidR="003644D6" w:rsidRPr="003644D6" w:rsidRDefault="003644D6" w:rsidP="003644D6">
            <w:pPr>
              <w:spacing w:line="276" w:lineRule="auto"/>
              <w:jc w:val="both"/>
              <w:rPr>
                <w:rFonts w:ascii="Arial" w:hAnsi="Arial" w:cs="Arial"/>
                <w:color w:val="000000" w:themeColor="text1"/>
                <w:spacing w:val="-2"/>
                <w:u w:val="single"/>
              </w:rPr>
            </w:pPr>
            <w:r w:rsidRPr="003644D6">
              <w:rPr>
                <w:rFonts w:ascii="Arial" w:hAnsi="Arial" w:cs="Arial"/>
                <w:color w:val="000000" w:themeColor="text1"/>
                <w:spacing w:val="-2"/>
              </w:rPr>
              <w:t>Е</w:t>
            </w:r>
            <w:r w:rsidRPr="003644D6">
              <w:rPr>
                <w:rFonts w:ascii="Arial" w:hAnsi="Arial" w:cs="Arial"/>
                <w:color w:val="000000" w:themeColor="text1"/>
              </w:rPr>
              <w:t xml:space="preserve">сли Владелец своевременно не выплатит какую-либо сумму, причитающуюся по настоящему Соглашению, DI  имеет право потребовать от Владельца выплаты процентов в размере 15% (пятнадцати процентов) годовых, начисляемых на непогашенную сумму ежедневно с даты оплаты соответствующего </w:t>
            </w:r>
            <w:r w:rsidRPr="003644D6">
              <w:rPr>
                <w:rFonts w:ascii="Arial" w:hAnsi="Arial" w:cs="Arial"/>
                <w:color w:val="000000" w:themeColor="text1"/>
              </w:rPr>
              <w:lastRenderedPageBreak/>
              <w:t xml:space="preserve">платежа до его полной оплаты </w:t>
            </w:r>
            <w:proofErr w:type="spellStart"/>
            <w:r w:rsidRPr="003644D6">
              <w:rPr>
                <w:rFonts w:ascii="Arial" w:hAnsi="Arial" w:cs="Arial"/>
                <w:color w:val="000000" w:themeColor="text1"/>
              </w:rPr>
              <w:t>Dl</w:t>
            </w:r>
            <w:proofErr w:type="spellEnd"/>
            <w:r w:rsidRPr="003644D6">
              <w:rPr>
                <w:rFonts w:ascii="Arial" w:hAnsi="Arial" w:cs="Arial"/>
                <w:color w:val="000000" w:themeColor="text1"/>
              </w:rPr>
              <w:t xml:space="preserve">, в дополнение к причитающейся сумме, совокупная сумма неустойки за все просрочки платежа не должна превысить 15% от совокупной суммы Платы за техническую </w:t>
            </w:r>
            <w:ins w:id="360" w:author="Arina Dovzhenko" w:date="2025-11-28T16:16:00Z" w16du:dateUtc="2025-11-28T13:16:00Z">
              <w:r w:rsidR="00F25CD2">
                <w:rPr>
                  <w:rFonts w:ascii="Arial" w:hAnsi="Arial" w:cs="Arial"/>
                  <w:color w:val="000000" w:themeColor="text1"/>
                </w:rPr>
                <w:t xml:space="preserve">и проектную </w:t>
              </w:r>
            </w:ins>
            <w:r w:rsidRPr="003644D6">
              <w:rPr>
                <w:rFonts w:ascii="Arial" w:hAnsi="Arial" w:cs="Arial"/>
                <w:color w:val="000000" w:themeColor="text1"/>
              </w:rPr>
              <w:t xml:space="preserve">поддержку </w:t>
            </w:r>
            <w:del w:id="361" w:author="Arina Dovzhenko" w:date="2025-11-28T16:16:00Z" w16du:dateUtc="2025-11-28T13:16:00Z">
              <w:r w:rsidRPr="003644D6" w:rsidDel="00F25CD2">
                <w:rPr>
                  <w:rFonts w:ascii="Arial" w:hAnsi="Arial" w:cs="Arial"/>
                  <w:color w:val="000000" w:themeColor="text1"/>
                </w:rPr>
                <w:delText xml:space="preserve">и проектирование </w:delText>
              </w:r>
            </w:del>
            <w:r w:rsidRPr="003644D6">
              <w:rPr>
                <w:rFonts w:ascii="Arial" w:hAnsi="Arial" w:cs="Arial"/>
                <w:color w:val="000000" w:themeColor="text1"/>
              </w:rPr>
              <w:t xml:space="preserve">по настоящему Соглашению. </w:t>
            </w:r>
            <w:del w:id="362" w:author="Arina Dovzhenko" w:date="2025-11-28T16:22:00Z" w16du:dateUtc="2025-11-28T13:22:00Z">
              <w:r w:rsidRPr="003644D6" w:rsidDel="00C82FC1">
                <w:rPr>
                  <w:rFonts w:ascii="Arial" w:hAnsi="Arial" w:cs="Arial"/>
                  <w:color w:val="000000" w:themeColor="text1"/>
                </w:rPr>
                <w:delText xml:space="preserve">Управляющий </w:delText>
              </w:r>
            </w:del>
            <w:ins w:id="363" w:author="Arina Dovzhenko" w:date="2025-11-28T16:22:00Z" w16du:dateUtc="2025-11-28T13:22:00Z">
              <w:r w:rsidR="00C82FC1">
                <w:rPr>
                  <w:rFonts w:ascii="Arial" w:hAnsi="Arial" w:cs="Arial"/>
                  <w:color w:val="000000" w:themeColor="text1"/>
                </w:rPr>
                <w:t>Владелец</w:t>
              </w:r>
              <w:r w:rsidR="00C82FC1" w:rsidRPr="003644D6">
                <w:rPr>
                  <w:rFonts w:ascii="Arial" w:hAnsi="Arial" w:cs="Arial"/>
                  <w:color w:val="000000" w:themeColor="text1"/>
                </w:rPr>
                <w:t xml:space="preserve"> </w:t>
              </w:r>
            </w:ins>
            <w:r w:rsidRPr="003644D6">
              <w:rPr>
                <w:rFonts w:ascii="Arial" w:hAnsi="Arial" w:cs="Arial"/>
                <w:color w:val="000000" w:themeColor="text1"/>
              </w:rPr>
              <w:t>соглашается выплачивать вышеуказанные проценты в дополнение к причитающейся сумме до тех пор, пока они не будут полностью выплачены DI после получения письменного уведомления от DI.</w:t>
            </w:r>
          </w:p>
        </w:tc>
        <w:tc>
          <w:tcPr>
            <w:tcW w:w="4678" w:type="dxa"/>
          </w:tcPr>
          <w:p w14:paraId="503D8F3E" w14:textId="66813E2F" w:rsidR="003644D6" w:rsidRPr="003644D6" w:rsidRDefault="003644D6" w:rsidP="003644D6">
            <w:pPr>
              <w:spacing w:line="276" w:lineRule="auto"/>
              <w:jc w:val="both"/>
              <w:rPr>
                <w:rFonts w:ascii="Arial" w:hAnsi="Arial" w:cs="Arial"/>
                <w:color w:val="000000" w:themeColor="text1"/>
                <w:u w:val="single"/>
                <w:lang w:val="en-US"/>
              </w:rPr>
            </w:pPr>
            <w:r w:rsidRPr="003644D6">
              <w:rPr>
                <w:rFonts w:ascii="Arial" w:hAnsi="Arial" w:cs="Arial"/>
                <w:color w:val="000000" w:themeColor="text1"/>
                <w:lang w:val="en-US"/>
              </w:rPr>
              <w:lastRenderedPageBreak/>
              <w:t xml:space="preserve">If the Owner fails to pay any amount due under this Agreement when due, DI shall have the right to demand from the Owner payment of interest at 15% (fifteen percent) per annum, accrued on the outstanding amount daily from the due date of the relevant payment until the full payment thereof is made to Dl, in addition to the amount due, the </w:t>
            </w:r>
            <w:r w:rsidRPr="003644D6">
              <w:rPr>
                <w:rFonts w:ascii="Arial" w:hAnsi="Arial" w:cs="Arial"/>
                <w:color w:val="000000" w:themeColor="text1"/>
                <w:lang w:val="en-US"/>
              </w:rPr>
              <w:lastRenderedPageBreak/>
              <w:t xml:space="preserve">aggregate interest amount for all payment delays shall not exceed 15% (fifteen percent) of the total amount of the Technical and Design Support Fee hereunder. The Owner agrees to pay the </w:t>
            </w:r>
            <w:proofErr w:type="gramStart"/>
            <w:r w:rsidRPr="003644D6">
              <w:rPr>
                <w:rFonts w:ascii="Arial" w:hAnsi="Arial" w:cs="Arial"/>
                <w:color w:val="000000" w:themeColor="text1"/>
                <w:lang w:val="en-US"/>
              </w:rPr>
              <w:t>above mentioned</w:t>
            </w:r>
            <w:proofErr w:type="gramEnd"/>
            <w:r w:rsidRPr="003644D6">
              <w:rPr>
                <w:rFonts w:ascii="Arial" w:hAnsi="Arial" w:cs="Arial"/>
                <w:color w:val="000000" w:themeColor="text1"/>
                <w:lang w:val="en-US"/>
              </w:rPr>
              <w:t xml:space="preserve"> interest in addition to the amount due until the full payment thereof is made to DI the upon receipt of the written notice from DI.</w:t>
            </w:r>
          </w:p>
        </w:tc>
      </w:tr>
      <w:tr w:rsidR="003644D6" w:rsidRPr="00710552" w14:paraId="1F32B580" w14:textId="77777777" w:rsidTr="00D31197">
        <w:trPr>
          <w:jc w:val="center"/>
        </w:trPr>
        <w:tc>
          <w:tcPr>
            <w:tcW w:w="4678" w:type="dxa"/>
          </w:tcPr>
          <w:p w14:paraId="116E6600" w14:textId="4F767591" w:rsidR="003644D6" w:rsidRPr="003644D6" w:rsidRDefault="003644D6" w:rsidP="0018245D">
            <w:pPr>
              <w:numPr>
                <w:ilvl w:val="0"/>
                <w:numId w:val="57"/>
              </w:numPr>
              <w:spacing w:line="276" w:lineRule="auto"/>
              <w:ind w:left="591" w:hanging="591"/>
              <w:jc w:val="both"/>
              <w:rPr>
                <w:rFonts w:ascii="Arial" w:hAnsi="Arial" w:cs="Arial"/>
                <w:color w:val="000000" w:themeColor="text1"/>
                <w:spacing w:val="-2"/>
                <w:u w:val="single"/>
              </w:rPr>
            </w:pPr>
            <w:r w:rsidRPr="003644D6">
              <w:rPr>
                <w:rFonts w:ascii="Arial" w:hAnsi="Arial" w:cs="Arial"/>
                <w:color w:val="000000" w:themeColor="text1"/>
                <w:spacing w:val="-2"/>
                <w:u w:val="single"/>
              </w:rPr>
              <w:lastRenderedPageBreak/>
              <w:t>Акты приемки.</w:t>
            </w:r>
          </w:p>
        </w:tc>
        <w:tc>
          <w:tcPr>
            <w:tcW w:w="4678" w:type="dxa"/>
          </w:tcPr>
          <w:p w14:paraId="534BD4E2" w14:textId="6BF887A4" w:rsidR="003644D6" w:rsidRPr="003644D6" w:rsidRDefault="003644D6" w:rsidP="0018245D">
            <w:pPr>
              <w:numPr>
                <w:ilvl w:val="0"/>
                <w:numId w:val="58"/>
              </w:numPr>
              <w:spacing w:line="276" w:lineRule="auto"/>
              <w:ind w:left="595" w:hanging="595"/>
              <w:jc w:val="both"/>
              <w:rPr>
                <w:rFonts w:ascii="Arial" w:hAnsi="Arial" w:cs="Arial"/>
                <w:color w:val="000000" w:themeColor="text1"/>
                <w:u w:val="single"/>
                <w:lang w:val="en-US"/>
              </w:rPr>
            </w:pPr>
            <w:r w:rsidRPr="003644D6">
              <w:rPr>
                <w:rFonts w:ascii="Arial" w:hAnsi="Arial" w:cs="Arial"/>
                <w:color w:val="000000" w:themeColor="text1"/>
                <w:u w:val="single"/>
                <w:lang w:val="en-US"/>
              </w:rPr>
              <w:t>Acts of Acceptance.</w:t>
            </w:r>
          </w:p>
        </w:tc>
      </w:tr>
      <w:tr w:rsidR="00710552" w:rsidRPr="007B6CAE" w14:paraId="41A54608" w14:textId="77777777" w:rsidTr="00D31197">
        <w:trPr>
          <w:jc w:val="center"/>
        </w:trPr>
        <w:tc>
          <w:tcPr>
            <w:tcW w:w="4678" w:type="dxa"/>
          </w:tcPr>
          <w:p w14:paraId="528DEAFB" w14:textId="02CD1C6B" w:rsidR="00D31197" w:rsidRPr="003644D6" w:rsidRDefault="00D31197" w:rsidP="003644D6">
            <w:pPr>
              <w:pStyle w:val="Heading16pt"/>
              <w:tabs>
                <w:tab w:val="left" w:pos="341"/>
              </w:tabs>
              <w:spacing w:after="120" w:line="276" w:lineRule="auto"/>
              <w:ind w:firstLine="17"/>
              <w:jc w:val="both"/>
              <w:rPr>
                <w:rFonts w:cs="Arial"/>
                <w:b w:val="0"/>
                <w:color w:val="000000" w:themeColor="text1"/>
                <w:sz w:val="20"/>
              </w:rPr>
            </w:pPr>
            <w:r w:rsidRPr="003644D6">
              <w:rPr>
                <w:rFonts w:cs="Arial"/>
                <w:b w:val="0"/>
                <w:color w:val="000000" w:themeColor="text1"/>
                <w:sz w:val="20"/>
              </w:rPr>
              <w:t xml:space="preserve">DI подготовит акт приема-передачи предоставляемых услуг на английском и русском языках, если это требуется в соответствии с </w:t>
            </w:r>
            <w:del w:id="364" w:author="Arina Dovzhenko" w:date="2025-11-28T16:23:00Z" w16du:dateUtc="2025-11-28T13:23:00Z">
              <w:r w:rsidRPr="003644D6" w:rsidDel="00C82FC1">
                <w:rPr>
                  <w:rFonts w:cs="Arial"/>
                  <w:b w:val="0"/>
                  <w:color w:val="000000" w:themeColor="text1"/>
                  <w:sz w:val="20"/>
                </w:rPr>
                <w:delText xml:space="preserve">действующим </w:delText>
              </w:r>
            </w:del>
            <w:ins w:id="365" w:author="Arina Dovzhenko" w:date="2025-11-28T16:23:00Z" w16du:dateUtc="2025-11-28T13:23:00Z">
              <w:r w:rsidR="00C82FC1">
                <w:rPr>
                  <w:rFonts w:cs="Arial"/>
                  <w:b w:val="0"/>
                  <w:color w:val="000000" w:themeColor="text1"/>
                  <w:sz w:val="20"/>
                </w:rPr>
                <w:t>Применимым</w:t>
              </w:r>
              <w:r w:rsidR="00C82FC1" w:rsidRPr="003644D6">
                <w:rPr>
                  <w:rFonts w:cs="Arial"/>
                  <w:b w:val="0"/>
                  <w:color w:val="000000" w:themeColor="text1"/>
                  <w:sz w:val="20"/>
                </w:rPr>
                <w:t xml:space="preserve"> </w:t>
              </w:r>
            </w:ins>
            <w:r w:rsidRPr="003644D6">
              <w:rPr>
                <w:rFonts w:cs="Arial"/>
                <w:b w:val="0"/>
                <w:color w:val="000000" w:themeColor="text1"/>
                <w:sz w:val="20"/>
              </w:rPr>
              <w:t xml:space="preserve">законодательством </w:t>
            </w:r>
            <w:r w:rsidRPr="00C82FC1">
              <w:rPr>
                <w:rFonts w:cs="Arial"/>
                <w:bCs/>
                <w:color w:val="000000" w:themeColor="text1"/>
                <w:sz w:val="20"/>
                <w:rPrChange w:id="366" w:author="Arina Dovzhenko" w:date="2025-11-28T16:22:00Z" w16du:dateUtc="2025-11-28T13:22:00Z">
                  <w:rPr>
                    <w:rFonts w:cs="Arial"/>
                    <w:b w:val="0"/>
                    <w:color w:val="000000" w:themeColor="text1"/>
                    <w:sz w:val="20"/>
                  </w:rPr>
                </w:rPrChange>
              </w:rPr>
              <w:t>(“</w:t>
            </w:r>
            <w:r w:rsidRPr="00C82FC1">
              <w:rPr>
                <w:rFonts w:cs="Arial"/>
                <w:bCs/>
                <w:color w:val="000000" w:themeColor="text1"/>
                <w:sz w:val="20"/>
                <w:rPrChange w:id="367" w:author="Arina Dovzhenko" w:date="2025-11-28T16:22:00Z" w16du:dateUtc="2025-11-28T13:22:00Z">
                  <w:rPr>
                    <w:rFonts w:cs="Arial"/>
                    <w:b w:val="0"/>
                    <w:bCs/>
                    <w:color w:val="000000" w:themeColor="text1"/>
                    <w:sz w:val="20"/>
                  </w:rPr>
                </w:rPrChange>
              </w:rPr>
              <w:t>Акт приема-передачи</w:t>
            </w:r>
            <w:r w:rsidRPr="003644D6">
              <w:rPr>
                <w:rFonts w:cs="Arial"/>
                <w:b w:val="0"/>
                <w:color w:val="000000" w:themeColor="text1"/>
                <w:sz w:val="20"/>
              </w:rPr>
              <w:t>”), и отправит его Владельцу одновременно со счетом</w:t>
            </w:r>
            <w:r w:rsidR="003644D6" w:rsidRPr="003644D6">
              <w:rPr>
                <w:rFonts w:cs="Arial"/>
                <w:b w:val="0"/>
                <w:color w:val="000000" w:themeColor="text1"/>
                <w:sz w:val="20"/>
              </w:rPr>
              <w:t>.</w:t>
            </w:r>
          </w:p>
        </w:tc>
        <w:tc>
          <w:tcPr>
            <w:tcW w:w="4678" w:type="dxa"/>
          </w:tcPr>
          <w:p w14:paraId="41049203" w14:textId="3883E69B" w:rsidR="00D31197" w:rsidRPr="003644D6" w:rsidRDefault="00D31197" w:rsidP="003644D6">
            <w:pPr>
              <w:pStyle w:val="Heading16pt"/>
              <w:spacing w:after="120" w:line="276" w:lineRule="auto"/>
              <w:ind w:firstLine="17"/>
              <w:jc w:val="both"/>
              <w:rPr>
                <w:rFonts w:cs="Arial"/>
                <w:b w:val="0"/>
                <w:color w:val="000000" w:themeColor="text1"/>
                <w:sz w:val="20"/>
                <w:lang w:val="en-US"/>
              </w:rPr>
            </w:pPr>
            <w:r w:rsidRPr="003644D6">
              <w:rPr>
                <w:rFonts w:cs="Arial"/>
                <w:b w:val="0"/>
                <w:color w:val="000000" w:themeColor="text1"/>
                <w:sz w:val="20"/>
                <w:lang w:val="en-US"/>
              </w:rPr>
              <w:t>DI will prepare an acceptance certifica</w:t>
            </w:r>
            <w:r w:rsidR="003644D6">
              <w:rPr>
                <w:rFonts w:cs="Arial"/>
                <w:b w:val="0"/>
                <w:color w:val="000000" w:themeColor="text1"/>
                <w:sz w:val="20"/>
                <w:lang w:val="en-US"/>
              </w:rPr>
              <w:t>te for the services provided in</w:t>
            </w:r>
            <w:r w:rsidRPr="003644D6">
              <w:rPr>
                <w:rFonts w:cs="Arial"/>
                <w:b w:val="0"/>
                <w:color w:val="000000" w:themeColor="text1"/>
                <w:sz w:val="20"/>
                <w:lang w:val="en-US"/>
              </w:rPr>
              <w:t xml:space="preserve"> English and Russian languages, if required in accordance with the Applicable Laws (“</w:t>
            </w:r>
            <w:r w:rsidRPr="00C82FC1">
              <w:rPr>
                <w:rFonts w:cs="Arial"/>
                <w:bCs/>
                <w:color w:val="000000" w:themeColor="text1"/>
                <w:sz w:val="20"/>
                <w:lang w:val="en-US"/>
                <w:rPrChange w:id="368" w:author="Arina Dovzhenko" w:date="2025-11-28T16:22:00Z" w16du:dateUtc="2025-11-28T13:22:00Z">
                  <w:rPr>
                    <w:rFonts w:cs="Arial"/>
                    <w:b w:val="0"/>
                    <w:color w:val="000000" w:themeColor="text1"/>
                    <w:sz w:val="20"/>
                    <w:lang w:val="en-US"/>
                  </w:rPr>
                </w:rPrChange>
              </w:rPr>
              <w:t>Act of Acceptance</w:t>
            </w:r>
            <w:r w:rsidRPr="003644D6">
              <w:rPr>
                <w:rFonts w:cs="Arial"/>
                <w:b w:val="0"/>
                <w:color w:val="000000" w:themeColor="text1"/>
                <w:sz w:val="20"/>
                <w:lang w:val="en-US"/>
              </w:rPr>
              <w:t xml:space="preserve">”) and send it to the Owner simultaneously with the invoice. </w:t>
            </w:r>
          </w:p>
        </w:tc>
      </w:tr>
      <w:tr w:rsidR="003644D6" w:rsidRPr="007B6CAE" w14:paraId="394BB28C" w14:textId="77777777" w:rsidTr="00D31197">
        <w:trPr>
          <w:jc w:val="center"/>
        </w:trPr>
        <w:tc>
          <w:tcPr>
            <w:tcW w:w="4678" w:type="dxa"/>
          </w:tcPr>
          <w:p w14:paraId="16D9459F" w14:textId="4C2BDE6B" w:rsidR="003644D6" w:rsidRPr="003644D6" w:rsidRDefault="003644D6" w:rsidP="003644D6">
            <w:pPr>
              <w:pStyle w:val="Heading16pt"/>
              <w:spacing w:after="120" w:line="276" w:lineRule="auto"/>
              <w:ind w:firstLine="17"/>
              <w:jc w:val="both"/>
              <w:rPr>
                <w:rFonts w:cs="Arial"/>
                <w:b w:val="0"/>
                <w:color w:val="000000" w:themeColor="text1"/>
                <w:sz w:val="20"/>
              </w:rPr>
            </w:pPr>
            <w:r w:rsidRPr="003644D6">
              <w:rPr>
                <w:rFonts w:cs="Arial"/>
                <w:b w:val="0"/>
                <w:color w:val="000000" w:themeColor="text1"/>
                <w:sz w:val="20"/>
              </w:rPr>
              <w:t>Владелец обязан подписать Акт приема-передачи в течение 10 (десяти) дней с момента его получения от DI, при условии, что подписание Акта приема-передачи Владельцем не лишает Владельца возможности оспорить оказанные услуги. Задержка Владельца с подписанием Акта приема-передачи не является основанием для того, чтобы Владелец не оплатил счет. Если Владелец не оспорит выполнение услуг, которые должны быть оказаны по настоящему Соглашению, в течение 90 (девяноста) дней с момента получения Акта приема-передачи от DI, считается, что услуги, предоставляемые по настоящему Соглашению, были оказаны в полном объеме и надлежащего качества.</w:t>
            </w:r>
          </w:p>
        </w:tc>
        <w:tc>
          <w:tcPr>
            <w:tcW w:w="4678" w:type="dxa"/>
          </w:tcPr>
          <w:p w14:paraId="2850A80D" w14:textId="007E6AA2" w:rsidR="003644D6" w:rsidRPr="003644D6" w:rsidRDefault="003644D6" w:rsidP="003644D6">
            <w:pPr>
              <w:pStyle w:val="Heading16pt"/>
              <w:spacing w:after="120" w:line="276" w:lineRule="auto"/>
              <w:ind w:firstLine="17"/>
              <w:jc w:val="both"/>
              <w:rPr>
                <w:rFonts w:cs="Arial"/>
                <w:b w:val="0"/>
                <w:color w:val="000000" w:themeColor="text1"/>
                <w:sz w:val="20"/>
                <w:lang w:val="en-US"/>
              </w:rPr>
            </w:pPr>
            <w:r w:rsidRPr="003644D6">
              <w:rPr>
                <w:rFonts w:cs="Arial"/>
                <w:b w:val="0"/>
                <w:color w:val="000000" w:themeColor="text1"/>
                <w:sz w:val="20"/>
                <w:lang w:val="en-US"/>
              </w:rPr>
              <w:t>The Owner shall sign the Act of Acceptance within 10 (ten) days upon receipt the same from DI, provided that the signing of the Act of Acceptance by the Owner does not deprive the Owner of the opportunity to challenge the services rendered</w:t>
            </w:r>
            <w:bookmarkStart w:id="369" w:name="_Hlk183772230"/>
            <w:r w:rsidRPr="003644D6">
              <w:rPr>
                <w:rFonts w:cs="Arial"/>
                <w:b w:val="0"/>
                <w:color w:val="000000" w:themeColor="text1"/>
                <w:sz w:val="20"/>
                <w:lang w:val="en-US"/>
              </w:rPr>
              <w:t>. The delay of the Owner in signing the Act of Acceptance does not refrain the Owner from paying the invoice.</w:t>
            </w:r>
            <w:bookmarkEnd w:id="369"/>
            <w:r w:rsidRPr="003644D6">
              <w:rPr>
                <w:rFonts w:cs="Arial"/>
                <w:b w:val="0"/>
                <w:color w:val="000000" w:themeColor="text1"/>
                <w:sz w:val="20"/>
                <w:lang w:val="en-US"/>
              </w:rPr>
              <w:t xml:space="preserve"> If the Owner does not challenge the performance of the services to be rendered under this Agreement within 90 (ninety) days upon receipt of the Act of Acceptance from DI, it shall be deemed that the services provided hereunder has been rendered in full and in good quality.</w:t>
            </w:r>
          </w:p>
        </w:tc>
      </w:tr>
      <w:tr w:rsidR="003644D6" w:rsidRPr="007B6CAE" w14:paraId="16E47938" w14:textId="77777777" w:rsidTr="00D31197">
        <w:trPr>
          <w:jc w:val="center"/>
        </w:trPr>
        <w:tc>
          <w:tcPr>
            <w:tcW w:w="4678" w:type="dxa"/>
          </w:tcPr>
          <w:p w14:paraId="7AD97C8E" w14:textId="146AD7A2" w:rsidR="003644D6" w:rsidRPr="003644D6" w:rsidRDefault="003644D6" w:rsidP="0018245D">
            <w:pPr>
              <w:numPr>
                <w:ilvl w:val="0"/>
                <w:numId w:val="57"/>
              </w:numPr>
              <w:spacing w:line="276" w:lineRule="auto"/>
              <w:ind w:left="591" w:hanging="591"/>
              <w:jc w:val="both"/>
              <w:rPr>
                <w:rFonts w:ascii="Arial" w:hAnsi="Arial" w:cs="Arial"/>
                <w:color w:val="000000" w:themeColor="text1"/>
                <w:spacing w:val="-2"/>
                <w:u w:val="single"/>
              </w:rPr>
            </w:pPr>
            <w:r w:rsidRPr="003644D6">
              <w:rPr>
                <w:rFonts w:ascii="Arial" w:hAnsi="Arial" w:cs="Arial"/>
                <w:color w:val="000000" w:themeColor="text1"/>
                <w:spacing w:val="-2"/>
                <w:u w:val="single"/>
              </w:rPr>
              <w:t>Валютный контроль.</w:t>
            </w:r>
          </w:p>
        </w:tc>
        <w:tc>
          <w:tcPr>
            <w:tcW w:w="4678" w:type="dxa"/>
          </w:tcPr>
          <w:p w14:paraId="048C56A4" w14:textId="6F75554E" w:rsidR="003644D6" w:rsidRPr="003644D6" w:rsidRDefault="003644D6" w:rsidP="0018245D">
            <w:pPr>
              <w:numPr>
                <w:ilvl w:val="0"/>
                <w:numId w:val="58"/>
              </w:numPr>
              <w:spacing w:line="276" w:lineRule="auto"/>
              <w:ind w:left="595" w:hanging="595"/>
              <w:jc w:val="both"/>
              <w:rPr>
                <w:rFonts w:ascii="Arial" w:hAnsi="Arial" w:cs="Arial"/>
                <w:color w:val="000000" w:themeColor="text1"/>
                <w:u w:val="single"/>
                <w:lang w:val="en-US"/>
              </w:rPr>
            </w:pPr>
            <w:r w:rsidRPr="00553CAF">
              <w:rPr>
                <w:rFonts w:ascii="Arial" w:hAnsi="Arial" w:cs="Arial"/>
                <w:u w:val="single"/>
                <w:lang w:val="en-US"/>
              </w:rPr>
              <w:t>Payment Procedure and Payment Currency</w:t>
            </w:r>
            <w:r w:rsidRPr="003644D6">
              <w:rPr>
                <w:rFonts w:ascii="Arial" w:hAnsi="Arial" w:cs="Arial"/>
                <w:color w:val="000000" w:themeColor="text1"/>
                <w:u w:val="single"/>
                <w:lang w:val="en-US"/>
              </w:rPr>
              <w:t>.</w:t>
            </w:r>
          </w:p>
        </w:tc>
      </w:tr>
      <w:tr w:rsidR="00710552" w:rsidRPr="007B6CAE" w14:paraId="5A5851F1" w14:textId="77777777" w:rsidTr="00D31197">
        <w:trPr>
          <w:jc w:val="center"/>
        </w:trPr>
        <w:tc>
          <w:tcPr>
            <w:tcW w:w="4678" w:type="dxa"/>
          </w:tcPr>
          <w:p w14:paraId="6CF4F61A" w14:textId="71FEADCD" w:rsidR="00D31197" w:rsidRPr="003644D6" w:rsidRDefault="00D31197" w:rsidP="003644D6">
            <w:pPr>
              <w:pStyle w:val="Heading16pt"/>
              <w:spacing w:after="120" w:line="276" w:lineRule="auto"/>
              <w:jc w:val="both"/>
              <w:rPr>
                <w:rFonts w:cs="Arial"/>
                <w:b w:val="0"/>
                <w:color w:val="000000" w:themeColor="text1"/>
                <w:sz w:val="20"/>
              </w:rPr>
            </w:pPr>
            <w:r w:rsidRPr="003644D6">
              <w:rPr>
                <w:rFonts w:cs="Arial"/>
                <w:b w:val="0"/>
                <w:color w:val="000000" w:themeColor="text1"/>
                <w:sz w:val="20"/>
              </w:rPr>
              <w:t xml:space="preserve">Учитывая тот факт, что Владелец не может осуществлять платежи </w:t>
            </w:r>
            <w:r w:rsidRPr="003644D6">
              <w:rPr>
                <w:rFonts w:cs="Arial"/>
                <w:b w:val="0"/>
                <w:color w:val="000000" w:themeColor="text1"/>
                <w:sz w:val="20"/>
                <w:lang w:val="en-US"/>
              </w:rPr>
              <w:t>DI</w:t>
            </w:r>
            <w:r w:rsidRPr="003644D6">
              <w:rPr>
                <w:rFonts w:cs="Arial"/>
                <w:b w:val="0"/>
                <w:color w:val="000000" w:themeColor="text1"/>
                <w:sz w:val="20"/>
              </w:rPr>
              <w:t xml:space="preserve"> за пределы Российской Федерации, DI при направлении счета на оплату </w:t>
            </w:r>
            <w:ins w:id="370" w:author="Arina Dovzhenko" w:date="2025-11-28T16:16:00Z" w16du:dateUtc="2025-11-28T13:16:00Z">
              <w:r w:rsidR="00F25CD2">
                <w:rPr>
                  <w:rFonts w:cs="Arial"/>
                  <w:b w:val="0"/>
                  <w:color w:val="000000" w:themeColor="text1"/>
                  <w:sz w:val="20"/>
                </w:rPr>
                <w:t xml:space="preserve">Платы </w:t>
              </w:r>
            </w:ins>
            <w:r w:rsidRPr="003644D6">
              <w:rPr>
                <w:rFonts w:cs="Arial"/>
                <w:b w:val="0"/>
                <w:color w:val="000000" w:themeColor="text1"/>
                <w:sz w:val="20"/>
              </w:rPr>
              <w:t xml:space="preserve">за техническую </w:t>
            </w:r>
            <w:ins w:id="371" w:author="Arina Dovzhenko" w:date="2025-11-28T16:17:00Z" w16du:dateUtc="2025-11-28T13:17:00Z">
              <w:r w:rsidR="00F25CD2">
                <w:rPr>
                  <w:rFonts w:cs="Arial"/>
                  <w:b w:val="0"/>
                  <w:color w:val="000000" w:themeColor="text1"/>
                  <w:sz w:val="20"/>
                </w:rPr>
                <w:t xml:space="preserve">и проектную </w:t>
              </w:r>
            </w:ins>
            <w:r w:rsidRPr="003644D6">
              <w:rPr>
                <w:rFonts w:cs="Arial"/>
                <w:b w:val="0"/>
                <w:color w:val="000000" w:themeColor="text1"/>
                <w:sz w:val="20"/>
              </w:rPr>
              <w:t>поддержку</w:t>
            </w:r>
            <w:del w:id="372" w:author="Arina Dovzhenko" w:date="2025-11-28T16:17:00Z" w16du:dateUtc="2025-11-28T13:17:00Z">
              <w:r w:rsidRPr="003644D6" w:rsidDel="00F25CD2">
                <w:rPr>
                  <w:rFonts w:cs="Arial"/>
                  <w:b w:val="0"/>
                  <w:color w:val="000000" w:themeColor="text1"/>
                  <w:sz w:val="20"/>
                </w:rPr>
                <w:delText xml:space="preserve"> и проектирование</w:delText>
              </w:r>
            </w:del>
            <w:r w:rsidRPr="003644D6">
              <w:rPr>
                <w:rFonts w:cs="Arial"/>
                <w:b w:val="0"/>
                <w:color w:val="000000" w:themeColor="text1"/>
                <w:sz w:val="20"/>
              </w:rPr>
              <w:t xml:space="preserve">, любые расходы (если применимо) и все другие суммы, подлежащие уплате DI в соответствии с настоящим Соглашением, обязуется в письменном виде указать Владельцу лицо на территории Российской Федерации, которому Владелец должен перечислить соответствующий платеж. </w:t>
            </w:r>
            <w:r w:rsidRPr="003644D6">
              <w:rPr>
                <w:rFonts w:cs="Arial"/>
                <w:b w:val="0"/>
                <w:color w:val="000000" w:themeColor="text1"/>
                <w:sz w:val="20"/>
                <w:lang w:val="en-US"/>
              </w:rPr>
              <w:t>DI</w:t>
            </w:r>
            <w:r w:rsidRPr="003644D6">
              <w:rPr>
                <w:rFonts w:cs="Arial"/>
                <w:b w:val="0"/>
                <w:color w:val="000000" w:themeColor="text1"/>
                <w:sz w:val="20"/>
              </w:rPr>
              <w:t xml:space="preserve"> обязуется </w:t>
            </w:r>
            <w:r w:rsidRPr="003644D6">
              <w:rPr>
                <w:rFonts w:cs="Arial"/>
                <w:b w:val="0"/>
                <w:color w:val="000000" w:themeColor="text1"/>
                <w:sz w:val="20"/>
              </w:rPr>
              <w:lastRenderedPageBreak/>
              <w:t xml:space="preserve">предоставить Владельцу реквизиты соответствующего лица, а Владелец обязуется предоставить </w:t>
            </w:r>
            <w:r w:rsidRPr="003644D6">
              <w:rPr>
                <w:rFonts w:cs="Arial"/>
                <w:b w:val="0"/>
                <w:color w:val="000000" w:themeColor="text1"/>
                <w:sz w:val="20"/>
                <w:lang w:val="en-US"/>
              </w:rPr>
              <w:t>DI</w:t>
            </w:r>
            <w:r w:rsidRPr="003644D6">
              <w:rPr>
                <w:rFonts w:cs="Arial"/>
                <w:b w:val="0"/>
                <w:color w:val="000000" w:themeColor="text1"/>
                <w:sz w:val="20"/>
              </w:rPr>
              <w:t xml:space="preserve"> подтвержд</w:t>
            </w:r>
            <w:r w:rsidR="003644D6" w:rsidRPr="003644D6">
              <w:rPr>
                <w:rFonts w:cs="Arial"/>
                <w:b w:val="0"/>
                <w:color w:val="000000" w:themeColor="text1"/>
                <w:sz w:val="20"/>
              </w:rPr>
              <w:t>ение осуществленного платежа.</w:t>
            </w:r>
          </w:p>
        </w:tc>
        <w:tc>
          <w:tcPr>
            <w:tcW w:w="4678" w:type="dxa"/>
          </w:tcPr>
          <w:p w14:paraId="6CD84833" w14:textId="759CE4DB" w:rsidR="00D31197" w:rsidRPr="003644D6" w:rsidRDefault="00D31197" w:rsidP="003644D6">
            <w:pPr>
              <w:pStyle w:val="AgreementText"/>
              <w:spacing w:after="120" w:line="276" w:lineRule="auto"/>
              <w:jc w:val="both"/>
              <w:rPr>
                <w:rFonts w:ascii="Arial" w:hAnsi="Arial" w:cs="Arial"/>
                <w:color w:val="000000" w:themeColor="text1"/>
                <w:lang w:val="en-US"/>
              </w:rPr>
            </w:pPr>
            <w:r w:rsidRPr="003644D6">
              <w:rPr>
                <w:rFonts w:ascii="Arial" w:hAnsi="Arial" w:cs="Arial"/>
                <w:color w:val="000000" w:themeColor="text1"/>
                <w:lang w:val="en-US"/>
              </w:rPr>
              <w:lastRenderedPageBreak/>
              <w:t>In light of the fact that the Owner is unable to make payment to DI outside the Russian Federation, when submitting an invoice for payment of the Technical and Design Support Fee, any expenses (if applicable) and all other amounts payable to DI under this Agreement, DI shall designate in writing a third party in the Russian Federation to whom the Owner shall transfer the corresponding payment. DI shall provide the Owner with the payment details of such a third party and the Owner shall provide DI with a conf</w:t>
            </w:r>
            <w:r w:rsidR="003644D6" w:rsidRPr="003644D6">
              <w:rPr>
                <w:rFonts w:ascii="Arial" w:hAnsi="Arial" w:cs="Arial"/>
                <w:color w:val="000000" w:themeColor="text1"/>
                <w:lang w:val="en-US"/>
              </w:rPr>
              <w:t>irmation of payment discharged.</w:t>
            </w:r>
          </w:p>
        </w:tc>
      </w:tr>
      <w:tr w:rsidR="003644D6" w:rsidRPr="007B6CAE" w14:paraId="77E1AC65" w14:textId="77777777" w:rsidTr="00D31197">
        <w:trPr>
          <w:jc w:val="center"/>
        </w:trPr>
        <w:tc>
          <w:tcPr>
            <w:tcW w:w="4678" w:type="dxa"/>
          </w:tcPr>
          <w:p w14:paraId="4A98C7BF" w14:textId="685DF966" w:rsidR="003644D6" w:rsidRPr="00710552" w:rsidRDefault="003644D6" w:rsidP="00AC6216">
            <w:pPr>
              <w:pStyle w:val="Heading16pt"/>
              <w:spacing w:after="120" w:line="276" w:lineRule="auto"/>
              <w:jc w:val="both"/>
              <w:rPr>
                <w:rFonts w:cs="Arial"/>
                <w:b w:val="0"/>
                <w:color w:val="000000" w:themeColor="text1"/>
                <w:sz w:val="20"/>
              </w:rPr>
            </w:pPr>
            <w:r w:rsidRPr="00710552">
              <w:rPr>
                <w:rFonts w:cs="Arial"/>
                <w:b w:val="0"/>
                <w:color w:val="000000" w:themeColor="text1"/>
                <w:sz w:val="20"/>
              </w:rPr>
              <w:t xml:space="preserve">Во избежание сомнений, соответствующее третье лицо, которому Владелец осуществляет оплату счетов </w:t>
            </w:r>
            <w:r w:rsidRPr="00710552">
              <w:rPr>
                <w:rFonts w:cs="Arial"/>
                <w:b w:val="0"/>
                <w:color w:val="000000" w:themeColor="text1"/>
                <w:sz w:val="20"/>
                <w:lang w:val="en-US"/>
              </w:rPr>
              <w:t>DI</w:t>
            </w:r>
            <w:r w:rsidRPr="00710552">
              <w:rPr>
                <w:rFonts w:cs="Arial"/>
                <w:b w:val="0"/>
                <w:color w:val="000000" w:themeColor="text1"/>
                <w:sz w:val="20"/>
              </w:rPr>
              <w:t xml:space="preserve"> на основании письменного указания </w:t>
            </w:r>
            <w:r w:rsidRPr="00710552">
              <w:rPr>
                <w:rFonts w:cs="Arial"/>
                <w:b w:val="0"/>
                <w:color w:val="000000" w:themeColor="text1"/>
                <w:sz w:val="20"/>
                <w:lang w:val="en-US"/>
              </w:rPr>
              <w:t>DI</w:t>
            </w:r>
            <w:r w:rsidRPr="00710552">
              <w:rPr>
                <w:rFonts w:cs="Arial"/>
                <w:b w:val="0"/>
                <w:color w:val="000000" w:themeColor="text1"/>
                <w:sz w:val="20"/>
              </w:rPr>
              <w:t xml:space="preserve">, не является стороной настоящего Соглашение и не приобретает прав и обязанностей по нему. В том числе, но не ограничиваясь, положение настоящей ст. 3.5. не должно быть истолковано как уступка права требования по настоящему Соглашению от DI </w:t>
            </w:r>
            <w:r>
              <w:rPr>
                <w:rFonts w:cs="Arial"/>
                <w:b w:val="0"/>
                <w:color w:val="000000" w:themeColor="text1"/>
                <w:sz w:val="20"/>
              </w:rPr>
              <w:t>в пользу такого третьего лица.</w:t>
            </w:r>
          </w:p>
        </w:tc>
        <w:tc>
          <w:tcPr>
            <w:tcW w:w="4678" w:type="dxa"/>
          </w:tcPr>
          <w:p w14:paraId="6233CA38" w14:textId="292DEDB4" w:rsidR="003644D6" w:rsidRPr="00710552" w:rsidRDefault="003644D6" w:rsidP="00AC6216">
            <w:pPr>
              <w:pStyle w:val="AgreementText"/>
              <w:spacing w:after="120"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For the avoidance of doubt, the relevant third party to whom the Owner discharges its payment obligations to DI </w:t>
            </w:r>
            <w:r w:rsidR="00AC6216">
              <w:rPr>
                <w:rFonts w:ascii="Arial" w:hAnsi="Arial" w:cs="Arial"/>
                <w:color w:val="000000" w:themeColor="text1"/>
                <w:lang w:val="en-US"/>
              </w:rPr>
              <w:t xml:space="preserve">upon DI`s written designation, </w:t>
            </w:r>
            <w:r w:rsidRPr="00710552">
              <w:rPr>
                <w:rFonts w:ascii="Arial" w:hAnsi="Arial" w:cs="Arial"/>
                <w:color w:val="000000" w:themeColor="text1"/>
                <w:lang w:val="en-US"/>
              </w:rPr>
              <w:t xml:space="preserve">is not a party to this Agreement and </w:t>
            </w:r>
            <w:r w:rsidR="00C82FC1" w:rsidRPr="00710552">
              <w:rPr>
                <w:rFonts w:ascii="Arial" w:hAnsi="Arial" w:cs="Arial"/>
                <w:color w:val="000000" w:themeColor="text1"/>
                <w:lang w:val="en-US"/>
              </w:rPr>
              <w:t>shall not</w:t>
            </w:r>
            <w:r w:rsidRPr="00710552">
              <w:rPr>
                <w:rFonts w:ascii="Arial" w:hAnsi="Arial" w:cs="Arial"/>
                <w:color w:val="000000" w:themeColor="text1"/>
                <w:lang w:val="en-US"/>
              </w:rPr>
              <w:t xml:space="preserve"> acquire any rights or obligations under it.  Nothing in this Section 3.5 shall be construed as an assignment or transfer by DI of any of its </w:t>
            </w:r>
            <w:proofErr w:type="gramStart"/>
            <w:r w:rsidRPr="00710552">
              <w:rPr>
                <w:rFonts w:ascii="Arial" w:hAnsi="Arial" w:cs="Arial"/>
                <w:color w:val="000000" w:themeColor="text1"/>
                <w:lang w:val="en-US"/>
              </w:rPr>
              <w:t>rights,  claims</w:t>
            </w:r>
            <w:proofErr w:type="gramEnd"/>
            <w:r w:rsidRPr="00710552">
              <w:rPr>
                <w:rFonts w:ascii="Arial" w:hAnsi="Arial" w:cs="Arial"/>
                <w:color w:val="000000" w:themeColor="text1"/>
                <w:lang w:val="en-US"/>
              </w:rPr>
              <w:t xml:space="preserve"> or entitlements under this Agreement </w:t>
            </w:r>
            <w:r>
              <w:rPr>
                <w:rFonts w:ascii="Arial" w:hAnsi="Arial" w:cs="Arial"/>
                <w:color w:val="000000" w:themeColor="text1"/>
                <w:lang w:val="en-US"/>
              </w:rPr>
              <w:t>in favor of such a third party.</w:t>
            </w:r>
          </w:p>
        </w:tc>
      </w:tr>
      <w:tr w:rsidR="00AC6216" w:rsidRPr="00710552" w14:paraId="1E9171DB" w14:textId="77777777" w:rsidTr="00D31197">
        <w:trPr>
          <w:jc w:val="center"/>
        </w:trPr>
        <w:tc>
          <w:tcPr>
            <w:tcW w:w="4678" w:type="dxa"/>
          </w:tcPr>
          <w:p w14:paraId="55EC1FC2" w14:textId="17AA9DD2" w:rsidR="00AC6216" w:rsidRPr="00AC6216" w:rsidRDefault="00AC6216" w:rsidP="0018245D">
            <w:pPr>
              <w:numPr>
                <w:ilvl w:val="0"/>
                <w:numId w:val="47"/>
              </w:numPr>
              <w:spacing w:line="276" w:lineRule="auto"/>
              <w:ind w:left="591" w:hanging="591"/>
              <w:rPr>
                <w:rFonts w:ascii="Arial" w:hAnsi="Arial" w:cs="Arial"/>
                <w:b/>
                <w:color w:val="000000" w:themeColor="text1"/>
                <w:spacing w:val="-2"/>
              </w:rPr>
            </w:pPr>
            <w:r w:rsidRPr="00AC6216">
              <w:rPr>
                <w:rFonts w:ascii="Arial" w:hAnsi="Arial" w:cs="Arial"/>
                <w:b/>
                <w:color w:val="000000" w:themeColor="text1"/>
                <w:spacing w:val="-2"/>
              </w:rPr>
              <w:t>Счета и налоги</w:t>
            </w:r>
          </w:p>
        </w:tc>
        <w:tc>
          <w:tcPr>
            <w:tcW w:w="4678" w:type="dxa"/>
          </w:tcPr>
          <w:p w14:paraId="5E8B3C34" w14:textId="000F11B8" w:rsidR="00AC6216" w:rsidRPr="00AC6216" w:rsidRDefault="00AC6216"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pacing w:val="-1"/>
                <w:sz w:val="20"/>
              </w:rPr>
            </w:pPr>
            <w:proofErr w:type="spellStart"/>
            <w:r w:rsidRPr="00710552">
              <w:rPr>
                <w:rFonts w:ascii="Arial" w:hAnsi="Arial" w:cs="Arial"/>
                <w:b/>
                <w:color w:val="000000" w:themeColor="text1"/>
                <w:sz w:val="20"/>
              </w:rPr>
              <w:t>Invoices</w:t>
            </w:r>
            <w:proofErr w:type="spellEnd"/>
            <w:r w:rsidRPr="00710552">
              <w:rPr>
                <w:rFonts w:ascii="Arial" w:hAnsi="Arial" w:cs="Arial"/>
                <w:b/>
                <w:color w:val="000000" w:themeColor="text1"/>
                <w:sz w:val="20"/>
              </w:rPr>
              <w:t xml:space="preserve"> </w:t>
            </w:r>
            <w:proofErr w:type="spellStart"/>
            <w:r w:rsidRPr="00710552">
              <w:rPr>
                <w:rFonts w:ascii="Arial" w:hAnsi="Arial" w:cs="Arial"/>
                <w:b/>
                <w:color w:val="000000" w:themeColor="text1"/>
                <w:sz w:val="20"/>
              </w:rPr>
              <w:t>and</w:t>
            </w:r>
            <w:proofErr w:type="spellEnd"/>
            <w:r w:rsidRPr="00710552">
              <w:rPr>
                <w:rFonts w:ascii="Arial" w:hAnsi="Arial" w:cs="Arial"/>
                <w:b/>
                <w:color w:val="000000" w:themeColor="text1"/>
                <w:sz w:val="20"/>
              </w:rPr>
              <w:t xml:space="preserve"> </w:t>
            </w:r>
            <w:proofErr w:type="spellStart"/>
            <w:r w:rsidRPr="00710552">
              <w:rPr>
                <w:rFonts w:ascii="Arial" w:hAnsi="Arial" w:cs="Arial"/>
                <w:b/>
                <w:color w:val="000000" w:themeColor="text1"/>
                <w:sz w:val="20"/>
              </w:rPr>
              <w:t>Taxes</w:t>
            </w:r>
            <w:proofErr w:type="spellEnd"/>
          </w:p>
        </w:tc>
      </w:tr>
      <w:tr w:rsidR="00710552" w:rsidRPr="00710552" w14:paraId="2D37B8B5" w14:textId="77777777" w:rsidTr="00D31197">
        <w:trPr>
          <w:jc w:val="center"/>
        </w:trPr>
        <w:tc>
          <w:tcPr>
            <w:tcW w:w="4678" w:type="dxa"/>
          </w:tcPr>
          <w:p w14:paraId="197D5DE6" w14:textId="68FB3DE2" w:rsidR="00D31197" w:rsidRPr="00AC6216" w:rsidRDefault="00D31197" w:rsidP="0018245D">
            <w:pPr>
              <w:pStyle w:val="3"/>
              <w:keepNext w:val="0"/>
              <w:keepLines w:val="0"/>
              <w:widowControl w:val="0"/>
              <w:numPr>
                <w:ilvl w:val="0"/>
                <w:numId w:val="60"/>
              </w:numPr>
              <w:tabs>
                <w:tab w:val="left" w:pos="992"/>
              </w:tabs>
              <w:spacing w:before="0" w:after="120" w:line="276" w:lineRule="auto"/>
              <w:ind w:left="591" w:hanging="591"/>
              <w:jc w:val="both"/>
              <w:rPr>
                <w:rFonts w:ascii="Arial" w:hAnsi="Arial" w:cs="Arial"/>
                <w:color w:val="000000" w:themeColor="text1"/>
                <w:sz w:val="20"/>
              </w:rPr>
            </w:pPr>
            <w:r w:rsidRPr="00710552">
              <w:rPr>
                <w:rFonts w:ascii="Arial" w:hAnsi="Arial" w:cs="Arial"/>
                <w:color w:val="000000" w:themeColor="text1"/>
                <w:sz w:val="20"/>
                <w:u w:val="single"/>
              </w:rPr>
              <w:t>Счета.</w:t>
            </w:r>
          </w:p>
        </w:tc>
        <w:tc>
          <w:tcPr>
            <w:tcW w:w="4678" w:type="dxa"/>
          </w:tcPr>
          <w:p w14:paraId="406A4394" w14:textId="6198CC01" w:rsidR="00D31197" w:rsidRPr="00434E65" w:rsidRDefault="00D31197" w:rsidP="0018245D">
            <w:pPr>
              <w:pStyle w:val="a3"/>
              <w:numPr>
                <w:ilvl w:val="0"/>
                <w:numId w:val="61"/>
              </w:numPr>
              <w:spacing w:line="276" w:lineRule="auto"/>
              <w:ind w:left="595" w:hanging="595"/>
              <w:contextualSpacing w:val="0"/>
              <w:jc w:val="both"/>
              <w:rPr>
                <w:rFonts w:ascii="Arial" w:hAnsi="Arial" w:cs="Arial"/>
                <w:caps/>
                <w:color w:val="000000" w:themeColor="text1"/>
                <w:u w:val="single"/>
              </w:rPr>
            </w:pPr>
            <w:bookmarkStart w:id="373" w:name="_Ref417199515"/>
            <w:proofErr w:type="spellStart"/>
            <w:r w:rsidRPr="00434E65">
              <w:rPr>
                <w:rFonts w:ascii="Arial" w:hAnsi="Arial" w:cs="Arial"/>
                <w:color w:val="000000" w:themeColor="text1"/>
                <w:u w:val="single"/>
              </w:rPr>
              <w:t>Invoices</w:t>
            </w:r>
            <w:bookmarkEnd w:id="373"/>
            <w:proofErr w:type="spellEnd"/>
            <w:r w:rsidRPr="00434E65">
              <w:rPr>
                <w:rFonts w:ascii="Arial" w:hAnsi="Arial" w:cs="Arial"/>
                <w:color w:val="000000" w:themeColor="text1"/>
                <w:u w:val="single"/>
              </w:rPr>
              <w:t>.</w:t>
            </w:r>
          </w:p>
        </w:tc>
      </w:tr>
      <w:tr w:rsidR="00AC6216" w:rsidRPr="007B6CAE" w14:paraId="5B9B18FB" w14:textId="77777777" w:rsidTr="00D31197">
        <w:trPr>
          <w:jc w:val="center"/>
        </w:trPr>
        <w:tc>
          <w:tcPr>
            <w:tcW w:w="4678" w:type="dxa"/>
          </w:tcPr>
          <w:p w14:paraId="72F6B95C" w14:textId="4953905E" w:rsidR="00AC6216" w:rsidRPr="00434E65" w:rsidRDefault="00AC6216" w:rsidP="00434E65">
            <w:pPr>
              <w:pStyle w:val="Heading16pt"/>
              <w:spacing w:after="120" w:line="276" w:lineRule="auto"/>
              <w:jc w:val="both"/>
              <w:rPr>
                <w:rFonts w:cs="Arial"/>
                <w:b w:val="0"/>
                <w:color w:val="000000" w:themeColor="text1"/>
                <w:sz w:val="20"/>
              </w:rPr>
            </w:pPr>
            <w:r w:rsidRPr="00710552">
              <w:rPr>
                <w:rFonts w:cs="Arial"/>
                <w:b w:val="0"/>
                <w:color w:val="000000" w:themeColor="text1"/>
                <w:sz w:val="20"/>
              </w:rPr>
              <w:t>Владелец оплачивает сборы, включая авансовые платежи (если применимо) и/или компенсацию расходов, указанных в настоящем Соглашении, на основании счетов, выставленных DI. DI выставляет отдельные счета, которые охватывают все платежи, которые должны быть произведены DI в соответствующий период (включая расходы), при условии, что такой счет имеет разумну</w:t>
            </w:r>
            <w:r w:rsidR="00434E65">
              <w:rPr>
                <w:rFonts w:cs="Arial"/>
                <w:b w:val="0"/>
                <w:color w:val="000000" w:themeColor="text1"/>
                <w:sz w:val="20"/>
              </w:rPr>
              <w:t>ю разбивку по каждому элементу.</w:t>
            </w:r>
          </w:p>
        </w:tc>
        <w:tc>
          <w:tcPr>
            <w:tcW w:w="4678" w:type="dxa"/>
          </w:tcPr>
          <w:p w14:paraId="7E31E7EB" w14:textId="4524D166" w:rsidR="00AC6216" w:rsidRPr="00434E65" w:rsidRDefault="00AC6216" w:rsidP="00434E65">
            <w:pPr>
              <w:pStyle w:val="Heading16pt"/>
              <w:tabs>
                <w:tab w:val="left" w:pos="560"/>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t xml:space="preserve">Owner shall pay all the fees, including advance payments (if applicable) and any reimbursable expenses indicated in this Agreement, pursuant to invoices issued by DI. </w:t>
            </w:r>
            <w:r w:rsidRPr="00710552">
              <w:rPr>
                <w:rFonts w:cs="Arial"/>
                <w:b w:val="0"/>
                <w:color w:val="000000" w:themeColor="text1"/>
                <w:spacing w:val="-2"/>
                <w:sz w:val="20"/>
                <w:lang w:val="en-US"/>
              </w:rPr>
              <w:t>DI</w:t>
            </w:r>
            <w:r w:rsidRPr="00710552">
              <w:rPr>
                <w:rFonts w:cs="Arial"/>
                <w:b w:val="0"/>
                <w:color w:val="000000" w:themeColor="text1"/>
                <w:sz w:val="20"/>
                <w:lang w:val="en-US"/>
              </w:rPr>
              <w:t xml:space="preserve"> shall issue separate invoices which cover all payments to be made to </w:t>
            </w:r>
            <w:r w:rsidRPr="00710552">
              <w:rPr>
                <w:rFonts w:cs="Arial"/>
                <w:b w:val="0"/>
                <w:color w:val="000000" w:themeColor="text1"/>
                <w:spacing w:val="-2"/>
                <w:sz w:val="20"/>
                <w:lang w:val="en-US"/>
              </w:rPr>
              <w:t xml:space="preserve">DI </w:t>
            </w:r>
            <w:r w:rsidRPr="00710552">
              <w:rPr>
                <w:rFonts w:cs="Arial"/>
                <w:b w:val="0"/>
                <w:color w:val="000000" w:themeColor="text1"/>
                <w:sz w:val="20"/>
                <w:lang w:val="en-US"/>
              </w:rPr>
              <w:t>in the relevant period (including expenses) provided that such invoice has a reason</w:t>
            </w:r>
            <w:r w:rsidR="00434E65">
              <w:rPr>
                <w:rFonts w:cs="Arial"/>
                <w:b w:val="0"/>
                <w:color w:val="000000" w:themeColor="text1"/>
                <w:sz w:val="20"/>
                <w:lang w:val="en-US"/>
              </w:rPr>
              <w:t>able breakdown of each element.</w:t>
            </w:r>
          </w:p>
        </w:tc>
      </w:tr>
      <w:tr w:rsidR="00AC6216" w:rsidRPr="007B6CAE" w14:paraId="6E360F7F" w14:textId="77777777" w:rsidTr="00D31197">
        <w:trPr>
          <w:jc w:val="center"/>
        </w:trPr>
        <w:tc>
          <w:tcPr>
            <w:tcW w:w="4678" w:type="dxa"/>
          </w:tcPr>
          <w:p w14:paraId="6884EB88" w14:textId="704D74CC" w:rsidR="00AC6216" w:rsidRPr="00434E65" w:rsidRDefault="00C82FC1" w:rsidP="00C82FC1">
            <w:pPr>
              <w:pStyle w:val="Heading16pt"/>
              <w:spacing w:after="120" w:line="276" w:lineRule="auto"/>
              <w:jc w:val="both"/>
              <w:rPr>
                <w:rFonts w:cs="Arial"/>
                <w:b w:val="0"/>
                <w:color w:val="000000" w:themeColor="text1"/>
                <w:sz w:val="20"/>
              </w:rPr>
            </w:pPr>
            <w:r>
              <w:rPr>
                <w:rFonts w:cs="Arial"/>
                <w:b w:val="0"/>
                <w:color w:val="000000" w:themeColor="text1"/>
                <w:sz w:val="20"/>
              </w:rPr>
              <w:t xml:space="preserve">Во избежание сомнений, согласно п. 3.5. настоящего Соглашения, </w:t>
            </w:r>
            <w:r>
              <w:rPr>
                <w:rFonts w:cs="Arial"/>
                <w:b w:val="0"/>
                <w:color w:val="000000" w:themeColor="text1"/>
                <w:sz w:val="20"/>
                <w:lang w:val="en-US"/>
              </w:rPr>
              <w:t>DI</w:t>
            </w:r>
            <w:r w:rsidRPr="00F176BC">
              <w:rPr>
                <w:rFonts w:cs="Arial"/>
                <w:b w:val="0"/>
                <w:color w:val="000000" w:themeColor="text1"/>
                <w:sz w:val="20"/>
              </w:rPr>
              <w:t xml:space="preserve"> </w:t>
            </w:r>
            <w:r w:rsidRPr="00C82FC1">
              <w:rPr>
                <w:rFonts w:cs="Arial"/>
                <w:b w:val="0"/>
                <w:color w:val="000000" w:themeColor="text1"/>
                <w:sz w:val="20"/>
              </w:rPr>
              <w:t>обязуется указать</w:t>
            </w:r>
            <w:r>
              <w:rPr>
                <w:rFonts w:cs="Arial"/>
                <w:b w:val="0"/>
                <w:color w:val="000000" w:themeColor="text1"/>
                <w:sz w:val="20"/>
              </w:rPr>
              <w:t xml:space="preserve"> третье </w:t>
            </w:r>
            <w:r w:rsidRPr="00C82FC1">
              <w:rPr>
                <w:rFonts w:cs="Arial"/>
                <w:b w:val="0"/>
                <w:color w:val="000000" w:themeColor="text1"/>
                <w:sz w:val="20"/>
              </w:rPr>
              <w:t>лицо на территории Российской Федерации, которо</w:t>
            </w:r>
            <w:r>
              <w:rPr>
                <w:rFonts w:cs="Arial"/>
                <w:b w:val="0"/>
                <w:color w:val="000000" w:themeColor="text1"/>
                <w:sz w:val="20"/>
              </w:rPr>
              <w:t>е будет получать платеж</w:t>
            </w:r>
            <w:r w:rsidR="00F176BC">
              <w:rPr>
                <w:rFonts w:cs="Arial"/>
                <w:b w:val="0"/>
                <w:color w:val="000000" w:themeColor="text1"/>
                <w:sz w:val="20"/>
              </w:rPr>
              <w:t>и</w:t>
            </w:r>
            <w:r>
              <w:rPr>
                <w:rFonts w:cs="Arial"/>
                <w:b w:val="0"/>
                <w:color w:val="000000" w:themeColor="text1"/>
                <w:sz w:val="20"/>
              </w:rPr>
              <w:t xml:space="preserve"> от</w:t>
            </w:r>
            <w:r w:rsidRPr="00F176BC">
              <w:rPr>
                <w:rFonts w:cs="Arial"/>
                <w:b w:val="0"/>
                <w:color w:val="000000" w:themeColor="text1"/>
                <w:sz w:val="20"/>
              </w:rPr>
              <w:t xml:space="preserve"> </w:t>
            </w:r>
            <w:r>
              <w:rPr>
                <w:rFonts w:cs="Arial"/>
                <w:b w:val="0"/>
                <w:color w:val="000000" w:themeColor="text1"/>
                <w:sz w:val="20"/>
              </w:rPr>
              <w:t xml:space="preserve">имени </w:t>
            </w:r>
            <w:r>
              <w:rPr>
                <w:rFonts w:cs="Arial"/>
                <w:b w:val="0"/>
                <w:color w:val="000000" w:themeColor="text1"/>
                <w:sz w:val="20"/>
                <w:lang w:val="en-US"/>
              </w:rPr>
              <w:t>DI</w:t>
            </w:r>
            <w:r w:rsidRPr="00F176BC">
              <w:rPr>
                <w:rFonts w:cs="Arial"/>
                <w:b w:val="0"/>
                <w:color w:val="000000" w:themeColor="text1"/>
                <w:sz w:val="20"/>
              </w:rPr>
              <w:t xml:space="preserve">. </w:t>
            </w:r>
            <w:r w:rsidRPr="00C82FC1">
              <w:rPr>
                <w:rFonts w:cs="Arial"/>
                <w:b w:val="0"/>
                <w:color w:val="000000" w:themeColor="text1"/>
                <w:sz w:val="20"/>
              </w:rPr>
              <w:t xml:space="preserve"> </w:t>
            </w:r>
            <w:r w:rsidR="00AC6216" w:rsidRPr="00710552">
              <w:rPr>
                <w:rFonts w:cs="Arial"/>
                <w:b w:val="0"/>
                <w:color w:val="000000" w:themeColor="text1"/>
                <w:sz w:val="20"/>
              </w:rPr>
              <w:t xml:space="preserve">Владелец будет считаться исполнившим обязательство по оплате </w:t>
            </w:r>
            <w:r>
              <w:rPr>
                <w:rFonts w:cs="Arial"/>
                <w:b w:val="0"/>
                <w:color w:val="000000" w:themeColor="text1"/>
                <w:sz w:val="20"/>
              </w:rPr>
              <w:t xml:space="preserve">только </w:t>
            </w:r>
            <w:r w:rsidR="00AC6216" w:rsidRPr="00710552">
              <w:rPr>
                <w:rFonts w:cs="Arial"/>
                <w:b w:val="0"/>
                <w:color w:val="000000" w:themeColor="text1"/>
                <w:sz w:val="20"/>
              </w:rPr>
              <w:t xml:space="preserve">при получении денежных средств </w:t>
            </w:r>
            <w:r w:rsidR="00F176BC">
              <w:rPr>
                <w:rFonts w:cs="Arial"/>
                <w:b w:val="0"/>
                <w:color w:val="000000" w:themeColor="text1"/>
                <w:sz w:val="20"/>
              </w:rPr>
              <w:t xml:space="preserve">таким указанным </w:t>
            </w:r>
            <w:r w:rsidR="00AC6216" w:rsidRPr="00710552">
              <w:rPr>
                <w:rFonts w:cs="Arial"/>
                <w:b w:val="0"/>
                <w:color w:val="000000" w:themeColor="text1"/>
                <w:sz w:val="20"/>
              </w:rPr>
              <w:t>третьим лицом</w:t>
            </w:r>
            <w:r w:rsidR="00434E65">
              <w:rPr>
                <w:rFonts w:cs="Arial"/>
                <w:b w:val="0"/>
                <w:color w:val="000000" w:themeColor="text1"/>
                <w:sz w:val="20"/>
              </w:rPr>
              <w:t>.</w:t>
            </w:r>
          </w:p>
        </w:tc>
        <w:tc>
          <w:tcPr>
            <w:tcW w:w="4678" w:type="dxa"/>
          </w:tcPr>
          <w:p w14:paraId="4E4CAA82" w14:textId="67FF8617" w:rsidR="00AC6216" w:rsidRPr="00434E65" w:rsidRDefault="00AC6216" w:rsidP="00434E65">
            <w:pPr>
              <w:pStyle w:val="Heading16pt"/>
              <w:tabs>
                <w:tab w:val="left" w:pos="560"/>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t xml:space="preserve">For the avoidance of doubt, DI </w:t>
            </w:r>
            <w:del w:id="374" w:author="Arina Dovzhenko" w:date="2025-11-28T16:27:00Z" w16du:dateUtc="2025-11-28T13:27:00Z">
              <w:r w:rsidRPr="00710552" w:rsidDel="00C82FC1">
                <w:rPr>
                  <w:rFonts w:cs="Arial"/>
                  <w:b w:val="0"/>
                  <w:color w:val="000000" w:themeColor="text1"/>
                  <w:sz w:val="20"/>
                  <w:lang w:val="en-US"/>
                </w:rPr>
                <w:delText xml:space="preserve">may </w:delText>
              </w:r>
            </w:del>
            <w:ins w:id="375" w:author="Arina Dovzhenko" w:date="2025-11-28T16:27:00Z" w16du:dateUtc="2025-11-28T13:27:00Z">
              <w:r w:rsidR="00C82FC1">
                <w:rPr>
                  <w:rFonts w:cs="Arial"/>
                  <w:b w:val="0"/>
                  <w:color w:val="000000" w:themeColor="text1"/>
                  <w:sz w:val="20"/>
                  <w:lang w:val="en-US"/>
                </w:rPr>
                <w:t>shall</w:t>
              </w:r>
              <w:r w:rsidR="00C82FC1" w:rsidRPr="00710552">
                <w:rPr>
                  <w:rFonts w:cs="Arial"/>
                  <w:b w:val="0"/>
                  <w:color w:val="000000" w:themeColor="text1"/>
                  <w:sz w:val="20"/>
                  <w:lang w:val="en-US"/>
                </w:rPr>
                <w:t xml:space="preserve"> </w:t>
              </w:r>
            </w:ins>
            <w:r w:rsidRPr="00710552">
              <w:rPr>
                <w:rFonts w:cs="Arial"/>
                <w:b w:val="0"/>
                <w:color w:val="000000" w:themeColor="text1"/>
                <w:sz w:val="20"/>
                <w:lang w:val="en-US"/>
              </w:rPr>
              <w:t xml:space="preserve">designate, in accordance with Section 3.5 hereof, a third party in the Russian Federation to receive payments on its behalf. </w:t>
            </w:r>
            <w:r w:rsidRPr="00710552">
              <w:rPr>
                <w:rFonts w:cs="Arial"/>
                <w:b w:val="0"/>
                <w:bCs/>
                <w:color w:val="000000" w:themeColor="text1"/>
                <w:sz w:val="20"/>
                <w:lang w:val="en-US"/>
              </w:rPr>
              <w:t xml:space="preserve">The Owner’s payment obligation shall be deemed discharged only upon actual receipt of the relevant funds by </w:t>
            </w:r>
            <w:proofErr w:type="gramStart"/>
            <w:r w:rsidRPr="00710552">
              <w:rPr>
                <w:rFonts w:cs="Arial"/>
                <w:b w:val="0"/>
                <w:bCs/>
                <w:color w:val="000000" w:themeColor="text1"/>
                <w:sz w:val="20"/>
                <w:lang w:val="en-US"/>
              </w:rPr>
              <w:t>such  de</w:t>
            </w:r>
            <w:r w:rsidR="00434E65">
              <w:rPr>
                <w:rFonts w:cs="Arial"/>
                <w:b w:val="0"/>
                <w:bCs/>
                <w:color w:val="000000" w:themeColor="text1"/>
                <w:sz w:val="20"/>
                <w:lang w:val="en-US"/>
              </w:rPr>
              <w:t>signated</w:t>
            </w:r>
            <w:proofErr w:type="gramEnd"/>
            <w:r w:rsidR="00434E65">
              <w:rPr>
                <w:rFonts w:cs="Arial"/>
                <w:b w:val="0"/>
                <w:bCs/>
                <w:color w:val="000000" w:themeColor="text1"/>
                <w:sz w:val="20"/>
                <w:lang w:val="en-US"/>
              </w:rPr>
              <w:t xml:space="preserve"> third party.</w:t>
            </w:r>
          </w:p>
        </w:tc>
      </w:tr>
      <w:tr w:rsidR="00434E65" w:rsidRPr="00710552" w14:paraId="401D9FD9" w14:textId="77777777" w:rsidTr="00D31197">
        <w:trPr>
          <w:jc w:val="center"/>
        </w:trPr>
        <w:tc>
          <w:tcPr>
            <w:tcW w:w="4678" w:type="dxa"/>
          </w:tcPr>
          <w:p w14:paraId="35985357" w14:textId="7FAFA80E" w:rsidR="00434E65" w:rsidRPr="00434E65" w:rsidRDefault="00434E65" w:rsidP="0018245D">
            <w:pPr>
              <w:pStyle w:val="3"/>
              <w:keepNext w:val="0"/>
              <w:keepLines w:val="0"/>
              <w:widowControl w:val="0"/>
              <w:numPr>
                <w:ilvl w:val="0"/>
                <w:numId w:val="60"/>
              </w:numPr>
              <w:tabs>
                <w:tab w:val="left" w:pos="992"/>
              </w:tabs>
              <w:spacing w:before="0" w:after="120" w:line="276" w:lineRule="auto"/>
              <w:ind w:left="591" w:hanging="591"/>
              <w:jc w:val="both"/>
              <w:rPr>
                <w:rFonts w:ascii="Arial" w:hAnsi="Arial" w:cs="Arial"/>
                <w:color w:val="000000" w:themeColor="text1"/>
                <w:sz w:val="20"/>
                <w:u w:val="single"/>
              </w:rPr>
            </w:pPr>
            <w:r w:rsidRPr="00434E65">
              <w:rPr>
                <w:rFonts w:ascii="Arial" w:hAnsi="Arial" w:cs="Arial"/>
                <w:color w:val="000000" w:themeColor="text1"/>
                <w:sz w:val="20"/>
                <w:u w:val="single"/>
              </w:rPr>
              <w:t>Налоги.</w:t>
            </w:r>
          </w:p>
        </w:tc>
        <w:tc>
          <w:tcPr>
            <w:tcW w:w="4678" w:type="dxa"/>
          </w:tcPr>
          <w:p w14:paraId="2FC1FD42" w14:textId="2EA479B3" w:rsidR="00434E65" w:rsidRPr="00434E65" w:rsidRDefault="00434E65" w:rsidP="0018245D">
            <w:pPr>
              <w:pStyle w:val="a3"/>
              <w:numPr>
                <w:ilvl w:val="0"/>
                <w:numId w:val="61"/>
              </w:numPr>
              <w:spacing w:line="276" w:lineRule="auto"/>
              <w:ind w:left="595" w:hanging="595"/>
              <w:contextualSpacing w:val="0"/>
              <w:jc w:val="both"/>
              <w:rPr>
                <w:rFonts w:ascii="Arial" w:hAnsi="Arial" w:cs="Arial"/>
                <w:color w:val="000000" w:themeColor="text1"/>
                <w:u w:val="single"/>
              </w:rPr>
            </w:pPr>
            <w:proofErr w:type="spellStart"/>
            <w:r w:rsidRPr="00434E65">
              <w:rPr>
                <w:rFonts w:ascii="Arial" w:hAnsi="Arial" w:cs="Arial"/>
                <w:color w:val="000000" w:themeColor="text1"/>
                <w:u w:val="single"/>
              </w:rPr>
              <w:t>Taxes</w:t>
            </w:r>
            <w:proofErr w:type="spellEnd"/>
            <w:r w:rsidRPr="00434E65">
              <w:rPr>
                <w:rFonts w:ascii="Arial" w:hAnsi="Arial" w:cs="Arial"/>
                <w:color w:val="000000" w:themeColor="text1"/>
                <w:u w:val="single"/>
              </w:rPr>
              <w:t>.</w:t>
            </w:r>
          </w:p>
        </w:tc>
      </w:tr>
      <w:tr w:rsidR="00710552" w:rsidRPr="007B6CAE" w14:paraId="7C756F86" w14:textId="77777777" w:rsidTr="00D31197">
        <w:trPr>
          <w:jc w:val="center"/>
        </w:trPr>
        <w:tc>
          <w:tcPr>
            <w:tcW w:w="4678" w:type="dxa"/>
          </w:tcPr>
          <w:p w14:paraId="77C4C75D" w14:textId="2AF16C36"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rPr>
            </w:pPr>
            <w:r w:rsidRPr="00434E65">
              <w:rPr>
                <w:rFonts w:ascii="Arial" w:hAnsi="Arial" w:cs="Arial"/>
                <w:color w:val="000000" w:themeColor="text1"/>
                <w:u w:val="single"/>
              </w:rPr>
              <w:t xml:space="preserve">Банковский сбор. </w:t>
            </w:r>
            <w:r w:rsidRPr="00434E65">
              <w:rPr>
                <w:rFonts w:ascii="Arial" w:hAnsi="Arial" w:cs="Arial"/>
                <w:color w:val="000000" w:themeColor="text1"/>
              </w:rPr>
              <w:t>Все банковские сборы и другие сборы за переводы, возникающие при исполнении настоящего Соглашения, оплачиваются за счет Владельца (за исключением любых таких сборов, начисленных на DI банком DI).</w:t>
            </w:r>
          </w:p>
        </w:tc>
        <w:tc>
          <w:tcPr>
            <w:tcW w:w="4678" w:type="dxa"/>
          </w:tcPr>
          <w:p w14:paraId="3AD5A532" w14:textId="29822123" w:rsidR="00D31197" w:rsidRPr="00434E65"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r w:rsidRPr="00434E65">
              <w:rPr>
                <w:rFonts w:ascii="Arial" w:hAnsi="Arial" w:cs="Arial"/>
                <w:color w:val="000000" w:themeColor="text1"/>
                <w:spacing w:val="-2"/>
                <w:u w:val="single"/>
                <w:lang w:val="en-US"/>
              </w:rPr>
              <w:t>Bank Charge</w:t>
            </w:r>
            <w:r w:rsidRPr="00434E65">
              <w:rPr>
                <w:rFonts w:ascii="Arial" w:hAnsi="Arial" w:cs="Arial"/>
                <w:color w:val="000000" w:themeColor="text1"/>
                <w:spacing w:val="-2"/>
                <w:lang w:val="en-US"/>
              </w:rPr>
              <w:t xml:space="preserve">. All bank charges and other transaction fees arising during the performance of this Agreement shall be paid at the expense of the Owner (except for any such fees assessed </w:t>
            </w:r>
            <w:proofErr w:type="gramStart"/>
            <w:r w:rsidRPr="00434E65">
              <w:rPr>
                <w:rFonts w:ascii="Arial" w:hAnsi="Arial" w:cs="Arial"/>
                <w:color w:val="000000" w:themeColor="text1"/>
                <w:spacing w:val="-2"/>
                <w:lang w:val="en-US"/>
              </w:rPr>
              <w:t>on  DI</w:t>
            </w:r>
            <w:proofErr w:type="gramEnd"/>
            <w:r w:rsidRPr="00434E65">
              <w:rPr>
                <w:rFonts w:ascii="Arial" w:hAnsi="Arial" w:cs="Arial"/>
                <w:color w:val="000000" w:themeColor="text1"/>
                <w:spacing w:val="-2"/>
                <w:lang w:val="en-US"/>
              </w:rPr>
              <w:t xml:space="preserve"> by DI’s bank).</w:t>
            </w:r>
          </w:p>
        </w:tc>
      </w:tr>
      <w:tr w:rsidR="00710552" w:rsidRPr="007B6CAE" w14:paraId="43589039" w14:textId="77777777" w:rsidTr="00D31197">
        <w:trPr>
          <w:trHeight w:val="2429"/>
          <w:jc w:val="center"/>
        </w:trPr>
        <w:tc>
          <w:tcPr>
            <w:tcW w:w="4678" w:type="dxa"/>
          </w:tcPr>
          <w:p w14:paraId="531BC17D" w14:textId="2DBDB887"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434E65">
              <w:rPr>
                <w:rFonts w:ascii="Arial" w:hAnsi="Arial" w:cs="Arial"/>
                <w:color w:val="000000" w:themeColor="text1"/>
                <w:spacing w:val="-2"/>
                <w:u w:val="single"/>
              </w:rPr>
              <w:lastRenderedPageBreak/>
              <w:t>Косвенные налоги.</w:t>
            </w:r>
            <w:r w:rsidRPr="00434E65">
              <w:rPr>
                <w:rFonts w:ascii="Arial" w:hAnsi="Arial" w:cs="Arial"/>
                <w:color w:val="000000" w:themeColor="text1"/>
                <w:spacing w:val="-2"/>
              </w:rPr>
              <w:t xml:space="preserve"> </w:t>
            </w:r>
            <w:del w:id="376" w:author="Arina Dovzhenko" w:date="2025-11-28T16:32:00Z" w16du:dateUtc="2025-11-28T13:32:00Z">
              <w:r w:rsidRPr="00434E65" w:rsidDel="00061E8D">
                <w:rPr>
                  <w:rFonts w:ascii="Arial" w:hAnsi="Arial" w:cs="Arial"/>
                  <w:color w:val="000000" w:themeColor="text1"/>
                </w:rPr>
                <w:delText xml:space="preserve">Косвенные налоги. </w:delText>
              </w:r>
            </w:del>
            <w:r w:rsidRPr="00434E65">
              <w:rPr>
                <w:rFonts w:ascii="Arial" w:hAnsi="Arial" w:cs="Arial"/>
                <w:color w:val="000000" w:themeColor="text1"/>
              </w:rPr>
              <w:t xml:space="preserve">Любые косвенные сборы, такие как налог на добавленную стоимость и любые аналогичные налоги, сборы или пошлины, в той мере, в какой это применимо, оплачиваются в дополнение к </w:t>
            </w:r>
            <w:del w:id="377" w:author="Arina Dovzhenko" w:date="2025-11-28T16:16:00Z" w16du:dateUtc="2025-11-28T13:16:00Z">
              <w:r w:rsidRPr="00434E65" w:rsidDel="00F25CD2">
                <w:rPr>
                  <w:rFonts w:ascii="Arial" w:hAnsi="Arial" w:cs="Arial"/>
                  <w:color w:val="000000" w:themeColor="text1"/>
                </w:rPr>
                <w:delText>сборам и расходам на техническую поддержку и проектирование</w:delText>
              </w:r>
            </w:del>
            <w:ins w:id="378" w:author="Arina Dovzhenko" w:date="2025-11-28T16:16:00Z" w16du:dateUtc="2025-11-28T13:16:00Z">
              <w:r w:rsidR="00F25CD2">
                <w:rPr>
                  <w:rFonts w:ascii="Arial" w:hAnsi="Arial" w:cs="Arial"/>
                  <w:color w:val="000000" w:themeColor="text1"/>
                </w:rPr>
                <w:t>Плате за техническую и проектную под</w:t>
              </w:r>
            </w:ins>
            <w:ins w:id="379" w:author="Arina Dovzhenko" w:date="2025-11-28T16:17:00Z" w16du:dateUtc="2025-11-28T13:17:00Z">
              <w:r w:rsidR="00F25CD2">
                <w:rPr>
                  <w:rFonts w:ascii="Arial" w:hAnsi="Arial" w:cs="Arial"/>
                  <w:color w:val="000000" w:themeColor="text1"/>
                </w:rPr>
                <w:t>держку</w:t>
              </w:r>
            </w:ins>
            <w:r w:rsidRPr="00434E65">
              <w:rPr>
                <w:rFonts w:ascii="Arial" w:hAnsi="Arial" w:cs="Arial"/>
                <w:color w:val="000000" w:themeColor="text1"/>
              </w:rPr>
              <w:t xml:space="preserve"> и, при необходимости, отражаются отдельной строкой в счетах-фактурах.</w:t>
            </w:r>
          </w:p>
        </w:tc>
        <w:tc>
          <w:tcPr>
            <w:tcW w:w="4678" w:type="dxa"/>
          </w:tcPr>
          <w:p w14:paraId="6ADABB17" w14:textId="7FA66E0E" w:rsidR="00D31197" w:rsidRPr="00434E65"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r w:rsidRPr="00434E65">
              <w:rPr>
                <w:rFonts w:ascii="Arial" w:hAnsi="Arial" w:cs="Arial"/>
                <w:color w:val="000000" w:themeColor="text1"/>
                <w:u w:val="single"/>
                <w:lang w:val="en-US"/>
              </w:rPr>
              <w:t>Indirect Taxes</w:t>
            </w:r>
            <w:r w:rsidRPr="00434E65">
              <w:rPr>
                <w:rFonts w:ascii="Arial" w:hAnsi="Arial" w:cs="Arial"/>
                <w:color w:val="000000" w:themeColor="text1"/>
                <w:lang w:val="en-US"/>
              </w:rPr>
              <w:t>. Any indirect levies such as value added tax and any similar taxes, charges or duties, to the extent applicable, shall be paid in addition to the Technical and Design Support Fee and expenses and, as required, be reflected as a separate line of the invoices.</w:t>
            </w:r>
          </w:p>
        </w:tc>
      </w:tr>
      <w:tr w:rsidR="00710552" w:rsidRPr="007B6CAE" w14:paraId="0BF16CEA" w14:textId="77777777" w:rsidTr="00D31197">
        <w:trPr>
          <w:trHeight w:val="5309"/>
          <w:jc w:val="center"/>
        </w:trPr>
        <w:tc>
          <w:tcPr>
            <w:tcW w:w="4678" w:type="dxa"/>
          </w:tcPr>
          <w:p w14:paraId="2E37ADF0" w14:textId="13AC7D4C"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434E65">
              <w:rPr>
                <w:rFonts w:ascii="Arial" w:hAnsi="Arial" w:cs="Arial"/>
                <w:color w:val="000000" w:themeColor="text1"/>
                <w:spacing w:val="-2"/>
                <w:u w:val="single"/>
              </w:rPr>
              <w:t>Удерживаемые налоги.</w:t>
            </w:r>
            <w:r w:rsidRPr="00434E65">
              <w:rPr>
                <w:rFonts w:ascii="Arial" w:hAnsi="Arial" w:cs="Arial"/>
                <w:color w:val="000000" w:themeColor="text1"/>
                <w:spacing w:val="-2"/>
              </w:rPr>
              <w:t xml:space="preserve"> В случае, если в соответствии с Применимым законодательством Владелец обязан вычесть любые применимые удерживаемые налоги из любого платежа  и другие расходы, произведенные DI и/или ее Аффилированными лицами по настоящему Соглашению (после вступления в силу любого применимого соглашения), Владелец должен должным образом вычитать или удерживать такие налоги и выплачивать DI и/или его Аффилированным лицам оставшуюся чистую сумму после удержания налогов, при условии, что Владелец должен получить свидетельство об удержании налога или любой эквивалентный документ, если применимо, от соответствующего органа и предоставить DI и/или ее Аффилированным лицам в течение четырнадцати (14) дней после получения такого докуме</w:t>
            </w:r>
            <w:r w:rsidR="00434E65">
              <w:rPr>
                <w:rFonts w:ascii="Arial" w:hAnsi="Arial" w:cs="Arial"/>
                <w:color w:val="000000" w:themeColor="text1"/>
                <w:spacing w:val="-2"/>
              </w:rPr>
              <w:t>нта от соответствующего органа.</w:t>
            </w:r>
          </w:p>
        </w:tc>
        <w:tc>
          <w:tcPr>
            <w:tcW w:w="4678" w:type="dxa"/>
          </w:tcPr>
          <w:p w14:paraId="5B89487B" w14:textId="0ADD43D7" w:rsidR="00D31197" w:rsidRPr="00434E65" w:rsidRDefault="00D31197" w:rsidP="0018245D">
            <w:pPr>
              <w:pStyle w:val="a3"/>
              <w:numPr>
                <w:ilvl w:val="0"/>
                <w:numId w:val="63"/>
              </w:numPr>
              <w:spacing w:line="276" w:lineRule="auto"/>
              <w:ind w:left="595" w:hanging="595"/>
              <w:contextualSpacing w:val="0"/>
              <w:jc w:val="both"/>
              <w:rPr>
                <w:rFonts w:ascii="Arial" w:hAnsi="Arial" w:cs="Arial"/>
                <w:color w:val="000000" w:themeColor="text1"/>
                <w:lang w:val="en-US"/>
              </w:rPr>
            </w:pPr>
            <w:r w:rsidRPr="00434E65">
              <w:rPr>
                <w:rFonts w:ascii="Arial" w:hAnsi="Arial" w:cs="Arial"/>
                <w:color w:val="000000" w:themeColor="text1"/>
                <w:u w:val="single"/>
                <w:lang w:val="en-US"/>
              </w:rPr>
              <w:t>Withholding Taxes</w:t>
            </w:r>
            <w:r w:rsidRPr="00434E65">
              <w:rPr>
                <w:rFonts w:ascii="Arial" w:hAnsi="Arial" w:cs="Arial"/>
                <w:color w:val="000000" w:themeColor="text1"/>
                <w:lang w:val="en-US"/>
              </w:rPr>
              <w:t xml:space="preserve">. </w:t>
            </w:r>
            <w:r w:rsidRPr="00434E65">
              <w:rPr>
                <w:rFonts w:ascii="Arial" w:hAnsi="Arial" w:cs="Arial"/>
                <w:color w:val="000000" w:themeColor="text1"/>
                <w:spacing w:val="-2"/>
                <w:lang w:val="en-US"/>
              </w:rPr>
              <w:t xml:space="preserve">In the event that the Owner is required under the Applicable Laws to deduct any applicable withholding taxes from any payment for the fees </w:t>
            </w:r>
            <w:r w:rsidRPr="00434E65">
              <w:rPr>
                <w:rFonts w:ascii="Arial" w:hAnsi="Arial" w:cs="Arial"/>
                <w:color w:val="000000" w:themeColor="text1"/>
                <w:lang w:val="en-US"/>
              </w:rPr>
              <w:t xml:space="preserve">and other expenses </w:t>
            </w:r>
            <w:r w:rsidRPr="00434E65">
              <w:rPr>
                <w:rFonts w:ascii="Arial" w:hAnsi="Arial" w:cs="Arial"/>
                <w:color w:val="000000" w:themeColor="text1"/>
                <w:spacing w:val="-2"/>
                <w:lang w:val="en-US"/>
              </w:rPr>
              <w:t xml:space="preserve">made to </w:t>
            </w:r>
            <w:r w:rsidRPr="00434E65">
              <w:rPr>
                <w:rFonts w:ascii="Arial" w:hAnsi="Arial" w:cs="Arial"/>
                <w:color w:val="000000" w:themeColor="text1"/>
                <w:lang w:val="en-US"/>
              </w:rPr>
              <w:t>DI hereunder (after giving effect to any applicable treaty), t</w:t>
            </w:r>
            <w:r w:rsidRPr="00434E65">
              <w:rPr>
                <w:rFonts w:ascii="Arial" w:hAnsi="Arial" w:cs="Arial"/>
                <w:color w:val="000000" w:themeColor="text1"/>
                <w:spacing w:val="-2"/>
                <w:lang w:val="en-US"/>
              </w:rPr>
              <w:t>he Owner shall duly deduct or withhold such taxes and shall pay to DI the remaining net amount after the taxes have been withheld, provided that the Owner shall obtain the withholding tax certificate or any equivalent document, if applicable, from the relevant authority and submit the same to DI within fourteen (14) days after receipt of such docume</w:t>
            </w:r>
            <w:r w:rsidR="00434E65">
              <w:rPr>
                <w:rFonts w:ascii="Arial" w:hAnsi="Arial" w:cs="Arial"/>
                <w:color w:val="000000" w:themeColor="text1"/>
                <w:spacing w:val="-2"/>
                <w:lang w:val="en-US"/>
              </w:rPr>
              <w:t>nt from the relevant authority.</w:t>
            </w:r>
          </w:p>
        </w:tc>
      </w:tr>
      <w:tr w:rsidR="008E036F" w:rsidRPr="007B6CAE" w14:paraId="4F9A80CD" w14:textId="77777777" w:rsidTr="008E036F">
        <w:trPr>
          <w:trHeight w:val="53"/>
          <w:jc w:val="center"/>
        </w:trPr>
        <w:tc>
          <w:tcPr>
            <w:tcW w:w="4678" w:type="dxa"/>
          </w:tcPr>
          <w:p w14:paraId="472A04B6" w14:textId="2A4154C9" w:rsidR="008E036F" w:rsidRPr="00434E65" w:rsidRDefault="008E036F" w:rsidP="008E036F">
            <w:pPr>
              <w:pStyle w:val="a3"/>
              <w:tabs>
                <w:tab w:val="left" w:pos="1151"/>
              </w:tabs>
              <w:spacing w:line="276" w:lineRule="auto"/>
              <w:ind w:left="591"/>
              <w:contextualSpacing w:val="0"/>
              <w:jc w:val="both"/>
              <w:rPr>
                <w:rFonts w:ascii="Arial" w:hAnsi="Arial" w:cs="Arial"/>
                <w:color w:val="000000" w:themeColor="text1"/>
                <w:spacing w:val="-2"/>
                <w:u w:val="single"/>
              </w:rPr>
            </w:pPr>
            <w:r w:rsidRPr="00434E65">
              <w:rPr>
                <w:rFonts w:ascii="Arial" w:hAnsi="Arial" w:cs="Arial"/>
                <w:color w:val="000000" w:themeColor="text1"/>
                <w:spacing w:val="-2"/>
              </w:rPr>
              <w:t>Однако, обе Стороны будут работать вместе, чтобы свести к минимуму влияние таких налогов, соблюдая при этом Применимое законодательство.</w:t>
            </w:r>
          </w:p>
        </w:tc>
        <w:tc>
          <w:tcPr>
            <w:tcW w:w="4678" w:type="dxa"/>
          </w:tcPr>
          <w:p w14:paraId="32039C93" w14:textId="113ACF10" w:rsidR="008E036F" w:rsidRPr="008E036F" w:rsidRDefault="008E036F" w:rsidP="008E036F">
            <w:pPr>
              <w:pStyle w:val="a3"/>
              <w:spacing w:line="276" w:lineRule="auto"/>
              <w:ind w:left="595"/>
              <w:contextualSpacing w:val="0"/>
              <w:jc w:val="both"/>
              <w:rPr>
                <w:rFonts w:ascii="Arial" w:hAnsi="Arial" w:cs="Arial"/>
                <w:color w:val="000000" w:themeColor="text1"/>
                <w:u w:val="single"/>
                <w:lang w:val="en-US"/>
              </w:rPr>
            </w:pPr>
            <w:r w:rsidRPr="00434E65">
              <w:rPr>
                <w:rFonts w:ascii="Arial" w:hAnsi="Arial" w:cs="Arial"/>
                <w:color w:val="000000" w:themeColor="text1"/>
                <w:spacing w:val="-2"/>
                <w:lang w:val="en-US"/>
              </w:rPr>
              <w:t xml:space="preserve">Both Parties will however work together to </w:t>
            </w:r>
            <w:proofErr w:type="spellStart"/>
            <w:r w:rsidRPr="00434E65">
              <w:rPr>
                <w:rFonts w:ascii="Arial" w:hAnsi="Arial" w:cs="Arial"/>
                <w:color w:val="000000" w:themeColor="text1"/>
                <w:spacing w:val="-2"/>
                <w:lang w:val="en-US"/>
              </w:rPr>
              <w:t>minimise</w:t>
            </w:r>
            <w:proofErr w:type="spellEnd"/>
            <w:r w:rsidRPr="00434E65">
              <w:rPr>
                <w:rFonts w:ascii="Arial" w:hAnsi="Arial" w:cs="Arial"/>
                <w:color w:val="000000" w:themeColor="text1"/>
                <w:spacing w:val="-2"/>
                <w:lang w:val="en-US"/>
              </w:rPr>
              <w:t xml:space="preserve"> the impact of such taxes whilst adhering to the Applicable Laws.</w:t>
            </w:r>
          </w:p>
        </w:tc>
      </w:tr>
      <w:tr w:rsidR="00710552" w:rsidRPr="007B6CAE" w14:paraId="2AD1B09C" w14:textId="77777777" w:rsidTr="00D31197">
        <w:trPr>
          <w:jc w:val="center"/>
        </w:trPr>
        <w:tc>
          <w:tcPr>
            <w:tcW w:w="4678" w:type="dxa"/>
          </w:tcPr>
          <w:p w14:paraId="44B2FD05" w14:textId="0EE86265" w:rsidR="00D31197" w:rsidRPr="008E036F"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8E036F">
              <w:rPr>
                <w:rFonts w:ascii="Arial" w:hAnsi="Arial" w:cs="Arial"/>
                <w:color w:val="000000" w:themeColor="text1"/>
                <w:spacing w:val="-2"/>
                <w:u w:val="single"/>
              </w:rPr>
              <w:t>Доказательство вычета.</w:t>
            </w:r>
            <w:r w:rsidRPr="008E036F">
              <w:rPr>
                <w:rFonts w:ascii="Arial" w:hAnsi="Arial" w:cs="Arial"/>
                <w:color w:val="000000" w:themeColor="text1"/>
                <w:spacing w:val="-2"/>
              </w:rPr>
              <w:t xml:space="preserve"> Одновременно с выплатой любой суммы, из которой в соответствии с Применимым законодательством требуется произвести какой-либо вычет, или удержание налога, Владелец должен предоставить или обеспечить предоставление DI и/или ее Аффилированным лицам такие удовлетворительные доказательства данного вычета, чтобы они были приемлемыми для местных органов власти юрисдикции DI, и (если требуется перевод) предоставить их перевод </w:t>
            </w:r>
            <w:r w:rsidRPr="008E036F">
              <w:rPr>
                <w:rFonts w:ascii="Arial" w:hAnsi="Arial" w:cs="Arial"/>
                <w:color w:val="000000" w:themeColor="text1"/>
                <w:spacing w:val="-2"/>
              </w:rPr>
              <w:lastRenderedPageBreak/>
              <w:t>соответствующему налоговому или другому органу.</w:t>
            </w:r>
          </w:p>
        </w:tc>
        <w:tc>
          <w:tcPr>
            <w:tcW w:w="4678" w:type="dxa"/>
          </w:tcPr>
          <w:p w14:paraId="21A18009" w14:textId="13DA14BD" w:rsidR="00D31197" w:rsidRPr="008E036F"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bookmarkStart w:id="380" w:name="_Ref67210540"/>
            <w:bookmarkStart w:id="381" w:name="_Ref417199524"/>
            <w:r w:rsidRPr="008E036F">
              <w:rPr>
                <w:rFonts w:ascii="Arial" w:hAnsi="Arial" w:cs="Arial"/>
                <w:color w:val="000000" w:themeColor="text1"/>
                <w:u w:val="single"/>
                <w:lang w:val="en-US"/>
              </w:rPr>
              <w:lastRenderedPageBreak/>
              <w:t>Evidence of Deduction</w:t>
            </w:r>
            <w:r w:rsidRPr="008E036F">
              <w:rPr>
                <w:rFonts w:ascii="Arial" w:hAnsi="Arial" w:cs="Arial"/>
                <w:color w:val="000000" w:themeColor="text1"/>
                <w:lang w:val="en-US"/>
              </w:rPr>
              <w:t xml:space="preserve">. </w:t>
            </w:r>
            <w:r w:rsidRPr="008E036F">
              <w:rPr>
                <w:rFonts w:ascii="Arial" w:hAnsi="Arial" w:cs="Arial"/>
                <w:color w:val="000000" w:themeColor="text1"/>
                <w:spacing w:val="-2"/>
                <w:lang w:val="en-US"/>
              </w:rPr>
              <w:t xml:space="preserve">At the same time of making a payment of any sum on which it is required by Applicable Laws to make any deduction, imposition or withholding, </w:t>
            </w:r>
            <w:r w:rsidRPr="008E036F">
              <w:rPr>
                <w:rFonts w:ascii="Arial" w:hAnsi="Arial" w:cs="Arial"/>
                <w:color w:val="000000" w:themeColor="text1"/>
                <w:lang w:val="en-US"/>
              </w:rPr>
              <w:t>the Owner</w:t>
            </w:r>
            <w:r w:rsidRPr="008E036F">
              <w:rPr>
                <w:rFonts w:ascii="Arial" w:hAnsi="Arial" w:cs="Arial"/>
                <w:color w:val="000000" w:themeColor="text1"/>
                <w:spacing w:val="-2"/>
                <w:lang w:val="en-US"/>
              </w:rPr>
              <w:t xml:space="preserve"> shall deliver, or cause to be delivered, to </w:t>
            </w:r>
            <w:r w:rsidRPr="008E036F">
              <w:rPr>
                <w:rFonts w:ascii="Arial" w:hAnsi="Arial" w:cs="Arial"/>
                <w:color w:val="000000" w:themeColor="text1"/>
                <w:lang w:val="en-US"/>
              </w:rPr>
              <w:t xml:space="preserve">DI </w:t>
            </w:r>
            <w:r w:rsidRPr="008E036F">
              <w:rPr>
                <w:rFonts w:ascii="Arial" w:hAnsi="Arial" w:cs="Arial"/>
                <w:color w:val="000000" w:themeColor="text1"/>
                <w:spacing w:val="-2"/>
                <w:lang w:val="en-US"/>
              </w:rPr>
              <w:t>satisfactory evidence of that deduction in an acceptable manner by the local authority at DI’s jurisdiction, imposition or withholding or other payment and (where remittance is required) of the remittance thereof to the relevant taxing or other authority</w:t>
            </w:r>
            <w:r w:rsidRPr="008E036F">
              <w:rPr>
                <w:rFonts w:ascii="Arial" w:hAnsi="Arial" w:cs="Arial"/>
                <w:color w:val="000000" w:themeColor="text1"/>
                <w:lang w:val="en-US"/>
              </w:rPr>
              <w:t>.</w:t>
            </w:r>
            <w:bookmarkEnd w:id="380"/>
            <w:bookmarkEnd w:id="381"/>
          </w:p>
        </w:tc>
      </w:tr>
      <w:tr w:rsidR="00710552" w:rsidRPr="00710552" w14:paraId="46A22E87" w14:textId="77777777" w:rsidTr="00D31197">
        <w:trPr>
          <w:jc w:val="center"/>
        </w:trPr>
        <w:tc>
          <w:tcPr>
            <w:tcW w:w="4678" w:type="dxa"/>
          </w:tcPr>
          <w:p w14:paraId="4A904528" w14:textId="13E0DC3E" w:rsidR="00D31197" w:rsidRPr="008E036F" w:rsidRDefault="00D31197" w:rsidP="0018245D">
            <w:pPr>
              <w:numPr>
                <w:ilvl w:val="0"/>
                <w:numId w:val="47"/>
              </w:numPr>
              <w:spacing w:line="276" w:lineRule="auto"/>
              <w:ind w:left="591" w:hanging="591"/>
              <w:rPr>
                <w:rFonts w:ascii="Arial" w:hAnsi="Arial" w:cs="Arial"/>
                <w:b/>
                <w:color w:val="000000" w:themeColor="text1"/>
                <w:spacing w:val="-2"/>
              </w:rPr>
            </w:pPr>
            <w:r w:rsidRPr="008E036F">
              <w:rPr>
                <w:rFonts w:ascii="Arial" w:hAnsi="Arial" w:cs="Arial"/>
                <w:b/>
                <w:color w:val="000000" w:themeColor="text1"/>
                <w:spacing w:val="-2"/>
              </w:rPr>
              <w:t xml:space="preserve">Обязанности и обязательства Владельца </w:t>
            </w:r>
          </w:p>
        </w:tc>
        <w:tc>
          <w:tcPr>
            <w:tcW w:w="4678" w:type="dxa"/>
          </w:tcPr>
          <w:p w14:paraId="09030000" w14:textId="4BA35CCD" w:rsidR="00D31197" w:rsidRPr="008E036F" w:rsidRDefault="00D31197"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382" w:name="_Ref63678252"/>
            <w:proofErr w:type="spellStart"/>
            <w:r w:rsidRPr="008E036F">
              <w:rPr>
                <w:rFonts w:ascii="Arial" w:hAnsi="Arial" w:cs="Arial"/>
                <w:b/>
                <w:color w:val="000000" w:themeColor="text1"/>
                <w:sz w:val="20"/>
              </w:rPr>
              <w:t>Owner’s</w:t>
            </w:r>
            <w:proofErr w:type="spellEnd"/>
            <w:r w:rsidRPr="008E036F">
              <w:rPr>
                <w:rFonts w:ascii="Arial" w:hAnsi="Arial" w:cs="Arial"/>
                <w:b/>
                <w:color w:val="000000" w:themeColor="text1"/>
                <w:sz w:val="20"/>
              </w:rPr>
              <w:t xml:space="preserve"> </w:t>
            </w:r>
            <w:proofErr w:type="spellStart"/>
            <w:r w:rsidRPr="008E036F">
              <w:rPr>
                <w:rFonts w:ascii="Arial" w:hAnsi="Arial" w:cs="Arial"/>
                <w:b/>
                <w:color w:val="000000" w:themeColor="text1"/>
                <w:sz w:val="20"/>
              </w:rPr>
              <w:t>Obligations</w:t>
            </w:r>
            <w:proofErr w:type="spellEnd"/>
            <w:r w:rsidRPr="008E036F">
              <w:rPr>
                <w:rFonts w:ascii="Arial" w:hAnsi="Arial" w:cs="Arial"/>
                <w:b/>
                <w:color w:val="000000" w:themeColor="text1"/>
                <w:sz w:val="20"/>
              </w:rPr>
              <w:t xml:space="preserve"> </w:t>
            </w:r>
            <w:proofErr w:type="spellStart"/>
            <w:r w:rsidRPr="008E036F">
              <w:rPr>
                <w:rFonts w:ascii="Arial" w:hAnsi="Arial" w:cs="Arial"/>
                <w:b/>
                <w:color w:val="000000" w:themeColor="text1"/>
                <w:sz w:val="20"/>
              </w:rPr>
              <w:t>and</w:t>
            </w:r>
            <w:proofErr w:type="spellEnd"/>
            <w:r w:rsidRPr="008E036F">
              <w:rPr>
                <w:rFonts w:ascii="Arial" w:hAnsi="Arial" w:cs="Arial"/>
                <w:b/>
                <w:color w:val="000000" w:themeColor="text1"/>
                <w:sz w:val="20"/>
              </w:rPr>
              <w:t xml:space="preserve"> </w:t>
            </w:r>
            <w:proofErr w:type="spellStart"/>
            <w:r w:rsidRPr="008E036F">
              <w:rPr>
                <w:rFonts w:ascii="Arial" w:hAnsi="Arial" w:cs="Arial"/>
                <w:b/>
                <w:color w:val="000000" w:themeColor="text1"/>
                <w:sz w:val="20"/>
              </w:rPr>
              <w:t>Undertakings</w:t>
            </w:r>
            <w:bookmarkEnd w:id="382"/>
            <w:proofErr w:type="spellEnd"/>
          </w:p>
        </w:tc>
      </w:tr>
      <w:tr w:rsidR="008E036F" w:rsidRPr="007B6CAE" w14:paraId="7DA6A101" w14:textId="77777777" w:rsidTr="008E036F">
        <w:trPr>
          <w:trHeight w:val="626"/>
          <w:jc w:val="center"/>
        </w:trPr>
        <w:tc>
          <w:tcPr>
            <w:tcW w:w="4678" w:type="dxa"/>
          </w:tcPr>
          <w:p w14:paraId="2640F180" w14:textId="1C89E6F9" w:rsidR="008E036F" w:rsidRPr="00710552" w:rsidRDefault="008E036F" w:rsidP="008E036F">
            <w:pPr>
              <w:pStyle w:val="Heading16pt"/>
              <w:spacing w:after="120" w:line="276" w:lineRule="auto"/>
              <w:jc w:val="both"/>
              <w:rPr>
                <w:rFonts w:cs="Arial"/>
                <w:color w:val="000000" w:themeColor="text1"/>
                <w:sz w:val="20"/>
              </w:rPr>
            </w:pPr>
            <w:r w:rsidRPr="00710552">
              <w:rPr>
                <w:rFonts w:cs="Arial"/>
                <w:b w:val="0"/>
                <w:color w:val="000000" w:themeColor="text1"/>
                <w:sz w:val="20"/>
              </w:rPr>
              <w:t xml:space="preserve">Владелец должен приложить все усилия, чтобы выполнить или </w:t>
            </w:r>
            <w:del w:id="383" w:author="Arina Dovzhenko" w:date="2025-11-28T16:32:00Z" w16du:dateUtc="2025-11-28T13:32:00Z">
              <w:r w:rsidRPr="00710552" w:rsidDel="00061E8D">
                <w:rPr>
                  <w:rFonts w:cs="Arial"/>
                  <w:b w:val="0"/>
                  <w:color w:val="000000" w:themeColor="text1"/>
                  <w:sz w:val="20"/>
                </w:rPr>
                <w:delText>заставить быть выполненным</w:delText>
              </w:r>
            </w:del>
            <w:ins w:id="384" w:author="Arina Dovzhenko" w:date="2025-11-28T16:32:00Z" w16du:dateUtc="2025-11-28T13:32:00Z">
              <w:r w:rsidR="00061E8D">
                <w:rPr>
                  <w:rFonts w:cs="Arial"/>
                  <w:b w:val="0"/>
                  <w:color w:val="000000" w:themeColor="text1"/>
                  <w:sz w:val="20"/>
                </w:rPr>
                <w:t>обеспечить выполнение</w:t>
              </w:r>
            </w:ins>
            <w:r w:rsidRPr="00710552">
              <w:rPr>
                <w:rFonts w:cs="Arial"/>
                <w:b w:val="0"/>
                <w:color w:val="000000" w:themeColor="text1"/>
                <w:sz w:val="20"/>
              </w:rPr>
              <w:t xml:space="preserve"> следующе</w:t>
            </w:r>
            <w:del w:id="385" w:author="Arina Dovzhenko" w:date="2025-11-28T16:32:00Z" w16du:dateUtc="2025-11-28T13:32:00Z">
              <w:r w:rsidRPr="00710552" w:rsidDel="00061E8D">
                <w:rPr>
                  <w:rFonts w:cs="Arial"/>
                  <w:b w:val="0"/>
                  <w:color w:val="000000" w:themeColor="text1"/>
                  <w:sz w:val="20"/>
                </w:rPr>
                <w:delText>е</w:delText>
              </w:r>
            </w:del>
            <w:ins w:id="386" w:author="Arina Dovzhenko" w:date="2025-11-28T16:32:00Z" w16du:dateUtc="2025-11-28T13:32:00Z">
              <w:r w:rsidR="00061E8D">
                <w:rPr>
                  <w:rFonts w:cs="Arial"/>
                  <w:b w:val="0"/>
                  <w:color w:val="000000" w:themeColor="text1"/>
                  <w:sz w:val="20"/>
                </w:rPr>
                <w:t>г</w:t>
              </w:r>
            </w:ins>
            <w:ins w:id="387" w:author="Arina Dovzhenko" w:date="2025-11-28T16:33:00Z" w16du:dateUtc="2025-11-28T13:33:00Z">
              <w:r w:rsidR="00061E8D">
                <w:rPr>
                  <w:rFonts w:cs="Arial"/>
                  <w:b w:val="0"/>
                  <w:color w:val="000000" w:themeColor="text1"/>
                  <w:sz w:val="20"/>
                </w:rPr>
                <w:t>о</w:t>
              </w:r>
            </w:ins>
            <w:r w:rsidRPr="00710552">
              <w:rPr>
                <w:rFonts w:cs="Arial"/>
                <w:b w:val="0"/>
                <w:color w:val="000000" w:themeColor="text1"/>
                <w:sz w:val="20"/>
              </w:rPr>
              <w:t>:</w:t>
            </w:r>
          </w:p>
        </w:tc>
        <w:tc>
          <w:tcPr>
            <w:tcW w:w="4678" w:type="dxa"/>
          </w:tcPr>
          <w:p w14:paraId="247D8010" w14:textId="0631C211" w:rsidR="008E036F" w:rsidRPr="008E036F" w:rsidRDefault="008E036F" w:rsidP="008E036F">
            <w:pPr>
              <w:pStyle w:val="4"/>
              <w:keepNext w:val="0"/>
              <w:keepLines w:val="0"/>
              <w:spacing w:before="0" w:after="120" w:line="276" w:lineRule="auto"/>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The Owner shall use its best endeavors to do or c</w:t>
            </w:r>
            <w:r>
              <w:rPr>
                <w:rFonts w:ascii="Arial" w:hAnsi="Arial" w:cs="Arial"/>
                <w:color w:val="000000" w:themeColor="text1"/>
                <w:spacing w:val="-2"/>
                <w:sz w:val="20"/>
                <w:lang w:val="en-US"/>
              </w:rPr>
              <w:t>ause to be done the followings:</w:t>
            </w:r>
          </w:p>
        </w:tc>
      </w:tr>
      <w:tr w:rsidR="008E036F" w:rsidRPr="007B6CAE" w14:paraId="0826E658" w14:textId="77777777" w:rsidTr="00D31197">
        <w:trPr>
          <w:jc w:val="center"/>
        </w:trPr>
        <w:tc>
          <w:tcPr>
            <w:tcW w:w="4678" w:type="dxa"/>
          </w:tcPr>
          <w:p w14:paraId="0834970D" w14:textId="485EE1C1" w:rsidR="008E036F" w:rsidRPr="008E036F" w:rsidRDefault="008E036F" w:rsidP="0018245D">
            <w:pPr>
              <w:pStyle w:val="Heading16pt"/>
              <w:numPr>
                <w:ilvl w:val="0"/>
                <w:numId w:val="64"/>
              </w:numPr>
              <w:spacing w:after="120" w:line="276" w:lineRule="auto"/>
              <w:ind w:left="591" w:hanging="591"/>
              <w:jc w:val="both"/>
              <w:rPr>
                <w:rFonts w:cs="Arial"/>
                <w:b w:val="0"/>
                <w:color w:val="000000" w:themeColor="text1"/>
                <w:sz w:val="20"/>
              </w:rPr>
            </w:pPr>
            <w:r w:rsidRPr="00710552">
              <w:rPr>
                <w:rFonts w:cs="Arial"/>
                <w:b w:val="0"/>
                <w:color w:val="000000" w:themeColor="text1"/>
                <w:sz w:val="20"/>
              </w:rPr>
              <w:t xml:space="preserve">привлекать и удерживать на безвозмездной основе для DI Руководителя проекта, Консультантов проекта и любых других консультантов (таких как, в том числе, но не ограничиваясь ими, архитектор, инженер-специалист, дизайнер интерьеров, консультант по электротехнике, консультант по освещению, консультант по механике, консультант по прачечной, кухне, ландшафтному дизайну и бассейну (если требуется), консультант по лифтам, системные дизайнеры, графические дизайнеры), которые будут представлены DI в соответствии со </w:t>
            </w:r>
            <w:del w:id="388" w:author="Arina Dovzhenko" w:date="2025-11-28T16:33:00Z" w16du:dateUtc="2025-11-28T13:33:00Z">
              <w:r w:rsidRPr="00710552" w:rsidDel="00061E8D">
                <w:rPr>
                  <w:rFonts w:cs="Arial"/>
                  <w:b w:val="0"/>
                  <w:color w:val="000000" w:themeColor="text1"/>
                  <w:sz w:val="20"/>
                </w:rPr>
                <w:delText>с</w:delText>
              </w:r>
            </w:del>
            <w:ins w:id="389" w:author="Arina Dovzhenko" w:date="2025-11-28T16:33:00Z" w16du:dateUtc="2025-11-28T13:33:00Z">
              <w:r w:rsidR="00061E8D">
                <w:rPr>
                  <w:rFonts w:cs="Arial"/>
                  <w:b w:val="0"/>
                  <w:color w:val="000000" w:themeColor="text1"/>
                  <w:sz w:val="20"/>
                </w:rPr>
                <w:t>С</w:t>
              </w:r>
            </w:ins>
            <w:r w:rsidRPr="00710552">
              <w:rPr>
                <w:rFonts w:cs="Arial"/>
                <w:b w:val="0"/>
                <w:color w:val="000000" w:themeColor="text1"/>
                <w:sz w:val="20"/>
              </w:rPr>
              <w:t xml:space="preserve">писком предпочтительных и обязательных консультантов в </w:t>
            </w:r>
            <w:r w:rsidRPr="00710552">
              <w:rPr>
                <w:rFonts w:cs="Arial"/>
                <w:bCs/>
                <w:color w:val="000000" w:themeColor="text1"/>
                <w:sz w:val="20"/>
                <w:u w:val="single"/>
              </w:rPr>
              <w:t>Приложении 2</w:t>
            </w:r>
            <w:r>
              <w:rPr>
                <w:rFonts w:cs="Arial"/>
                <w:b w:val="0"/>
                <w:color w:val="000000" w:themeColor="text1"/>
                <w:sz w:val="20"/>
              </w:rPr>
              <w:t>.</w:t>
            </w:r>
          </w:p>
        </w:tc>
        <w:tc>
          <w:tcPr>
            <w:tcW w:w="4678" w:type="dxa"/>
          </w:tcPr>
          <w:p w14:paraId="6493761B" w14:textId="26C12372" w:rsidR="008E036F" w:rsidRPr="008E036F" w:rsidRDefault="008E036F"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 xml:space="preserve">engage and retain, at no expense to DI, the Project Manager, the Project Consultants and any other consultants (such as, including but not limited to, architect, specialist engineer, interior designer, electrical engineering consultant, lighting consultant, mechanical consultant, laundry, kitchen, landscape and pool consultant (if required), elevator consultant, systems designers, graphic designers) which will be introduced by DI as set forth in Preferred &amp; Mandated Consultants List in </w:t>
            </w:r>
            <w:r w:rsidRPr="00710552">
              <w:rPr>
                <w:rFonts w:ascii="Arial" w:hAnsi="Arial" w:cs="Arial"/>
                <w:b/>
                <w:color w:val="000000" w:themeColor="text1"/>
                <w:spacing w:val="-2"/>
                <w:sz w:val="20"/>
                <w:u w:val="single"/>
                <w:lang w:val="en-US"/>
              </w:rPr>
              <w:t>Schedule 2.</w:t>
            </w:r>
          </w:p>
        </w:tc>
      </w:tr>
      <w:tr w:rsidR="008E036F" w:rsidRPr="007B6CAE" w14:paraId="7EF31E20" w14:textId="77777777" w:rsidTr="00D31197">
        <w:trPr>
          <w:jc w:val="center"/>
        </w:trPr>
        <w:tc>
          <w:tcPr>
            <w:tcW w:w="4678" w:type="dxa"/>
          </w:tcPr>
          <w:p w14:paraId="17905457" w14:textId="1118BDB4" w:rsidR="008E036F" w:rsidRPr="008E036F" w:rsidRDefault="008E036F" w:rsidP="008E036F">
            <w:pPr>
              <w:pStyle w:val="Heading16pt"/>
              <w:spacing w:after="120" w:line="276" w:lineRule="auto"/>
              <w:ind w:left="591" w:firstLine="9"/>
              <w:jc w:val="both"/>
              <w:rPr>
                <w:rFonts w:cs="Arial"/>
                <w:b w:val="0"/>
                <w:color w:val="000000" w:themeColor="text1"/>
                <w:sz w:val="20"/>
              </w:rPr>
            </w:pPr>
            <w:r w:rsidRPr="00710552">
              <w:rPr>
                <w:rFonts w:cs="Arial"/>
                <w:b w:val="0"/>
                <w:color w:val="000000" w:themeColor="text1"/>
                <w:sz w:val="20"/>
              </w:rPr>
              <w:t>Стороны подтверждают, что, поскольку строительство Отеля было начато до подписания настоящего Соглашения, Владельцем были наняты Консультанты проекта в отношении ряда работ, указанные в Приложении 1 (далее – «</w:t>
            </w:r>
            <w:r w:rsidRPr="00710552">
              <w:rPr>
                <w:rFonts w:cs="Arial"/>
                <w:color w:val="000000" w:themeColor="text1"/>
                <w:sz w:val="20"/>
              </w:rPr>
              <w:t>Утвержденные консультанты»)</w:t>
            </w:r>
            <w:r w:rsidRPr="00710552">
              <w:rPr>
                <w:rFonts w:cs="Arial"/>
                <w:b w:val="0"/>
                <w:color w:val="000000" w:themeColor="text1"/>
                <w:sz w:val="20"/>
              </w:rPr>
              <w:t xml:space="preserve">. Стороны подтверждают, что Владелец руководствуется </w:t>
            </w:r>
            <w:del w:id="390" w:author="Arina Dovzhenko" w:date="2025-11-28T16:33:00Z" w16du:dateUtc="2025-11-28T13:33:00Z">
              <w:r w:rsidRPr="00710552" w:rsidDel="00061E8D">
                <w:rPr>
                  <w:rFonts w:cs="Arial"/>
                  <w:b w:val="0"/>
                  <w:color w:val="000000" w:themeColor="text1"/>
                  <w:sz w:val="20"/>
                </w:rPr>
                <w:delText>с</w:delText>
              </w:r>
            </w:del>
            <w:ins w:id="391" w:author="Arina Dovzhenko" w:date="2025-11-28T16:33:00Z" w16du:dateUtc="2025-11-28T13:33:00Z">
              <w:r w:rsidR="00061E8D">
                <w:rPr>
                  <w:rFonts w:cs="Arial"/>
                  <w:b w:val="0"/>
                  <w:color w:val="000000" w:themeColor="text1"/>
                  <w:sz w:val="20"/>
                </w:rPr>
                <w:t>С</w:t>
              </w:r>
            </w:ins>
            <w:r w:rsidRPr="00710552">
              <w:rPr>
                <w:rFonts w:cs="Arial"/>
                <w:b w:val="0"/>
                <w:color w:val="000000" w:themeColor="text1"/>
                <w:sz w:val="20"/>
              </w:rPr>
              <w:t xml:space="preserve">писком предпочтительных и обязательных консультантов, приведенным в </w:t>
            </w:r>
            <w:r w:rsidRPr="00710552">
              <w:rPr>
                <w:rFonts w:cs="Arial"/>
                <w:color w:val="000000" w:themeColor="text1"/>
                <w:sz w:val="20"/>
                <w:u w:val="single"/>
              </w:rPr>
              <w:t>Приложении 2</w:t>
            </w:r>
            <w:r w:rsidRPr="00710552">
              <w:rPr>
                <w:rFonts w:cs="Arial"/>
                <w:b w:val="0"/>
                <w:color w:val="000000" w:themeColor="text1"/>
                <w:sz w:val="20"/>
              </w:rPr>
              <w:t xml:space="preserve">, в </w:t>
            </w:r>
            <w:bookmarkStart w:id="392" w:name="_Hlk207358956"/>
            <w:r w:rsidRPr="00710552">
              <w:rPr>
                <w:rFonts w:cs="Arial"/>
                <w:b w:val="0"/>
                <w:color w:val="000000" w:themeColor="text1"/>
                <w:sz w:val="20"/>
              </w:rPr>
              <w:t>части тех работ и услуг, в отношении которых Владельцем не привлечены Утвержденные консультанты</w:t>
            </w:r>
            <w:bookmarkEnd w:id="392"/>
            <w:r w:rsidRPr="00710552">
              <w:rPr>
                <w:rFonts w:cs="Arial"/>
                <w:b w:val="0"/>
                <w:color w:val="000000" w:themeColor="text1"/>
                <w:sz w:val="20"/>
              </w:rPr>
              <w:t xml:space="preserve">. При этом DI подтверждает, что </w:t>
            </w:r>
            <w:del w:id="393" w:author="Arina Dovzhenko" w:date="2025-11-28T16:34:00Z" w16du:dateUtc="2025-11-28T13:34:00Z">
              <w:r w:rsidRPr="00710552" w:rsidDel="00061E8D">
                <w:rPr>
                  <w:rFonts w:cs="Arial"/>
                  <w:b w:val="0"/>
                  <w:color w:val="000000" w:themeColor="text1"/>
                  <w:sz w:val="20"/>
                </w:rPr>
                <w:delText>с</w:delText>
              </w:r>
            </w:del>
            <w:ins w:id="394" w:author="Arina Dovzhenko" w:date="2025-11-28T16:34:00Z" w16du:dateUtc="2025-11-28T13:34:00Z">
              <w:r w:rsidR="00061E8D">
                <w:rPr>
                  <w:rFonts w:cs="Arial"/>
                  <w:b w:val="0"/>
                  <w:color w:val="000000" w:themeColor="text1"/>
                  <w:sz w:val="20"/>
                </w:rPr>
                <w:t>С</w:t>
              </w:r>
            </w:ins>
            <w:r w:rsidRPr="00710552">
              <w:rPr>
                <w:rFonts w:cs="Arial"/>
                <w:b w:val="0"/>
                <w:color w:val="000000" w:themeColor="text1"/>
                <w:sz w:val="20"/>
              </w:rPr>
              <w:t xml:space="preserve">писок предпочтительных и обязательных консультантов, приведенный в </w:t>
            </w:r>
            <w:r w:rsidRPr="00710552">
              <w:rPr>
                <w:rFonts w:cs="Arial"/>
                <w:color w:val="000000" w:themeColor="text1"/>
                <w:sz w:val="20"/>
                <w:u w:val="single"/>
              </w:rPr>
              <w:t>Приложении 2</w:t>
            </w:r>
            <w:r w:rsidRPr="00710552">
              <w:rPr>
                <w:rFonts w:cs="Arial"/>
                <w:b w:val="0"/>
                <w:color w:val="000000" w:themeColor="text1"/>
                <w:sz w:val="20"/>
              </w:rPr>
              <w:t>, включает только компании, имеющие возможность работать на Территории, согласно Применимому законодательству и личному закону таких компаний.</w:t>
            </w:r>
          </w:p>
        </w:tc>
        <w:tc>
          <w:tcPr>
            <w:tcW w:w="4678" w:type="dxa"/>
          </w:tcPr>
          <w:p w14:paraId="17003B64" w14:textId="5C4ABEAC" w:rsidR="008E036F" w:rsidRPr="008E036F" w:rsidRDefault="008E036F" w:rsidP="008E036F">
            <w:pPr>
              <w:pStyle w:val="Heading16pt"/>
              <w:spacing w:after="120" w:line="276" w:lineRule="auto"/>
              <w:ind w:left="595"/>
              <w:jc w:val="both"/>
              <w:rPr>
                <w:rFonts w:cs="Arial"/>
                <w:b w:val="0"/>
                <w:color w:val="000000" w:themeColor="text1"/>
                <w:spacing w:val="-2"/>
                <w:sz w:val="20"/>
                <w:lang w:val="en-US"/>
              </w:rPr>
            </w:pPr>
            <w:r w:rsidRPr="008E036F">
              <w:rPr>
                <w:rFonts w:cs="Arial"/>
                <w:b w:val="0"/>
                <w:color w:val="000000" w:themeColor="text1"/>
                <w:spacing w:val="-2"/>
                <w:sz w:val="20"/>
                <w:lang w:val="en-US"/>
              </w:rPr>
              <w:t>The Parties acknowledge that, since the construction of the Hotel commenced prior to the signing hereof, the Owner has engaged Project Consultants in respect of a number of works specified in Schedule 1 (hereinafter referred to as the "</w:t>
            </w:r>
            <w:r w:rsidRPr="008E036F">
              <w:rPr>
                <w:rFonts w:cs="Arial"/>
                <w:color w:val="000000" w:themeColor="text1"/>
                <w:spacing w:val="-2"/>
                <w:sz w:val="20"/>
                <w:lang w:val="en-US"/>
              </w:rPr>
              <w:t>Approved Consultants</w:t>
            </w:r>
            <w:r w:rsidRPr="008E036F">
              <w:rPr>
                <w:rFonts w:cs="Arial"/>
                <w:b w:val="0"/>
                <w:color w:val="000000" w:themeColor="text1"/>
                <w:spacing w:val="-2"/>
                <w:sz w:val="20"/>
                <w:lang w:val="en-US"/>
              </w:rPr>
              <w:t xml:space="preserve">"). The Parties confirm that the Owner shall be guided by the Preferred &amp; Mandated Consultants List in </w:t>
            </w:r>
            <w:r w:rsidRPr="008E036F">
              <w:rPr>
                <w:rFonts w:cs="Arial"/>
                <w:color w:val="000000" w:themeColor="text1"/>
                <w:spacing w:val="-2"/>
                <w:sz w:val="20"/>
                <w:u w:val="single"/>
                <w:lang w:val="en-US"/>
              </w:rPr>
              <w:t>Schedule 2</w:t>
            </w:r>
            <w:r w:rsidRPr="008E036F">
              <w:rPr>
                <w:rFonts w:cs="Arial"/>
                <w:b w:val="0"/>
                <w:color w:val="000000" w:themeColor="text1"/>
                <w:spacing w:val="-2"/>
                <w:sz w:val="20"/>
                <w:u w:val="single"/>
                <w:lang w:val="en-US"/>
              </w:rPr>
              <w:t xml:space="preserve"> </w:t>
            </w:r>
            <w:r w:rsidRPr="008E036F">
              <w:rPr>
                <w:rFonts w:cs="Arial"/>
                <w:b w:val="0"/>
                <w:color w:val="000000" w:themeColor="text1"/>
                <w:spacing w:val="-2"/>
                <w:sz w:val="20"/>
                <w:lang w:val="en-US"/>
              </w:rPr>
              <w:t>in respect of those works and services for which the Owner has not engaged Approved Consultants.</w:t>
            </w:r>
            <w:r w:rsidRPr="008E036F">
              <w:rPr>
                <w:rFonts w:cs="Arial"/>
                <w:b w:val="0"/>
                <w:color w:val="000000" w:themeColor="text1"/>
                <w:sz w:val="20"/>
                <w:lang w:val="en-US"/>
              </w:rPr>
              <w:t xml:space="preserve"> </w:t>
            </w:r>
            <w:r w:rsidRPr="008E036F">
              <w:rPr>
                <w:rFonts w:cs="Arial"/>
                <w:b w:val="0"/>
                <w:color w:val="000000" w:themeColor="text1"/>
                <w:spacing w:val="-2"/>
                <w:sz w:val="20"/>
                <w:lang w:val="en-US"/>
              </w:rPr>
              <w:t xml:space="preserve">At the same time, DI confirms that the Preferred &amp; Mandated Consultants List in </w:t>
            </w:r>
            <w:r w:rsidRPr="008E036F">
              <w:rPr>
                <w:rFonts w:cs="Arial"/>
                <w:color w:val="000000" w:themeColor="text1"/>
                <w:spacing w:val="-2"/>
                <w:sz w:val="20"/>
                <w:u w:val="single"/>
                <w:lang w:val="en-US"/>
              </w:rPr>
              <w:t>Schedule 2</w:t>
            </w:r>
            <w:r w:rsidRPr="008E036F">
              <w:rPr>
                <w:rFonts w:cs="Arial"/>
                <w:b w:val="0"/>
                <w:color w:val="000000" w:themeColor="text1"/>
                <w:spacing w:val="-2"/>
                <w:sz w:val="20"/>
                <w:u w:val="single"/>
                <w:lang w:val="en-US"/>
              </w:rPr>
              <w:t xml:space="preserve"> </w:t>
            </w:r>
            <w:r w:rsidRPr="008E036F">
              <w:rPr>
                <w:rFonts w:cs="Arial"/>
                <w:b w:val="0"/>
                <w:color w:val="000000" w:themeColor="text1"/>
                <w:spacing w:val="-2"/>
                <w:sz w:val="20"/>
                <w:lang w:val="en-US"/>
              </w:rPr>
              <w:t>includes only companies which are entitled to operate in the Territory, in accordance with Applicable Law and the personal law of such companies.</w:t>
            </w:r>
          </w:p>
        </w:tc>
      </w:tr>
      <w:tr w:rsidR="008E036F" w:rsidRPr="007B6CAE" w14:paraId="557E700F" w14:textId="77777777" w:rsidTr="00D31197">
        <w:trPr>
          <w:jc w:val="center"/>
        </w:trPr>
        <w:tc>
          <w:tcPr>
            <w:tcW w:w="4678" w:type="dxa"/>
          </w:tcPr>
          <w:p w14:paraId="12012582" w14:textId="31944D99" w:rsidR="008E036F" w:rsidRPr="00710552" w:rsidRDefault="008E036F" w:rsidP="008E036F">
            <w:pPr>
              <w:pStyle w:val="Heading16pt"/>
              <w:spacing w:after="120" w:line="276" w:lineRule="auto"/>
              <w:ind w:left="591"/>
              <w:jc w:val="both"/>
              <w:rPr>
                <w:rFonts w:cs="Arial"/>
                <w:color w:val="000000" w:themeColor="text1"/>
                <w:sz w:val="20"/>
              </w:rPr>
            </w:pPr>
            <w:r w:rsidRPr="00710552">
              <w:rPr>
                <w:rFonts w:cs="Arial"/>
                <w:b w:val="0"/>
                <w:color w:val="000000" w:themeColor="text1"/>
                <w:sz w:val="20"/>
              </w:rPr>
              <w:lastRenderedPageBreak/>
              <w:t>Владелец, действующий разумно и в консультации с DI, не должен увольнять уполномоченных консультантов без письменного согласия DI.</w:t>
            </w:r>
          </w:p>
        </w:tc>
        <w:tc>
          <w:tcPr>
            <w:tcW w:w="4678" w:type="dxa"/>
          </w:tcPr>
          <w:p w14:paraId="5108B116" w14:textId="396B57FC" w:rsidR="008E036F" w:rsidRPr="008E036F" w:rsidRDefault="008E036F" w:rsidP="008E036F">
            <w:pPr>
              <w:pStyle w:val="4"/>
              <w:keepNext w:val="0"/>
              <w:keepLines w:val="0"/>
              <w:spacing w:before="0" w:after="120" w:line="276" w:lineRule="auto"/>
              <w:ind w:left="595"/>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The Owner, acting reasonably and in consultation with DI, shall not terminate the employment of authorized consultants with</w:t>
            </w:r>
            <w:r>
              <w:rPr>
                <w:rFonts w:ascii="Arial" w:hAnsi="Arial" w:cs="Arial"/>
                <w:color w:val="000000" w:themeColor="text1"/>
                <w:spacing w:val="-2"/>
                <w:sz w:val="20"/>
                <w:lang w:val="en-US"/>
              </w:rPr>
              <w:t>out the written approval of DI.</w:t>
            </w:r>
          </w:p>
        </w:tc>
      </w:tr>
      <w:tr w:rsidR="008E036F" w:rsidRPr="007B6CAE" w14:paraId="69258F43" w14:textId="77777777" w:rsidTr="00D31197">
        <w:trPr>
          <w:jc w:val="center"/>
        </w:trPr>
        <w:tc>
          <w:tcPr>
            <w:tcW w:w="4678" w:type="dxa"/>
          </w:tcPr>
          <w:p w14:paraId="28E01154" w14:textId="39633ABE" w:rsidR="008E036F" w:rsidRPr="008E036F" w:rsidRDefault="008E036F" w:rsidP="008E036F">
            <w:pPr>
              <w:pStyle w:val="Heading16pt"/>
              <w:spacing w:after="120" w:line="276" w:lineRule="auto"/>
              <w:ind w:left="591"/>
              <w:jc w:val="both"/>
              <w:rPr>
                <w:rFonts w:cs="Arial"/>
                <w:b w:val="0"/>
                <w:color w:val="000000" w:themeColor="text1"/>
                <w:sz w:val="20"/>
              </w:rPr>
            </w:pPr>
            <w:r w:rsidRPr="008E036F">
              <w:rPr>
                <w:rFonts w:cs="Arial"/>
                <w:b w:val="0"/>
                <w:color w:val="000000" w:themeColor="text1"/>
                <w:sz w:val="20"/>
              </w:rPr>
              <w:t xml:space="preserve">DI, действуя разумно и в наилучших интересах Владельца, может предложить </w:t>
            </w:r>
            <w:ins w:id="395" w:author="Arina Dovzhenko" w:date="2025-11-28T16:37:00Z" w16du:dateUtc="2025-11-28T13:37:00Z">
              <w:r w:rsidR="00061E8D">
                <w:rPr>
                  <w:rFonts w:cs="Arial"/>
                  <w:b w:val="0"/>
                  <w:color w:val="000000" w:themeColor="text1"/>
                  <w:sz w:val="20"/>
                </w:rPr>
                <w:t>для рассм</w:t>
              </w:r>
            </w:ins>
            <w:ins w:id="396" w:author="Arina Dovzhenko" w:date="2025-11-28T16:38:00Z" w16du:dateUtc="2025-11-28T13:38:00Z">
              <w:r w:rsidR="00061E8D">
                <w:rPr>
                  <w:rFonts w:cs="Arial"/>
                  <w:b w:val="0"/>
                  <w:color w:val="000000" w:themeColor="text1"/>
                  <w:sz w:val="20"/>
                </w:rPr>
                <w:t xml:space="preserve">отрения Владельцем и последующего привлечения </w:t>
              </w:r>
            </w:ins>
            <w:r w:rsidRPr="008E036F">
              <w:rPr>
                <w:rFonts w:cs="Arial"/>
                <w:b w:val="0"/>
                <w:color w:val="000000" w:themeColor="text1"/>
                <w:sz w:val="20"/>
              </w:rPr>
              <w:t xml:space="preserve">список консультантов, имеющих возможность работать на Территории, согласно Применимому законодательству, </w:t>
            </w:r>
            <w:del w:id="397" w:author="Arina Dovzhenko" w:date="2025-11-28T16:36:00Z" w16du:dateUtc="2025-11-28T13:36:00Z">
              <w:r w:rsidRPr="008E036F" w:rsidDel="00061E8D">
                <w:rPr>
                  <w:rFonts w:cs="Arial"/>
                  <w:b w:val="0"/>
                  <w:color w:val="000000" w:themeColor="text1"/>
                  <w:sz w:val="20"/>
                </w:rPr>
                <w:delText xml:space="preserve">определенных Владельцем, </w:delText>
              </w:r>
            </w:del>
            <w:r w:rsidRPr="008E036F">
              <w:rPr>
                <w:rFonts w:cs="Arial"/>
                <w:b w:val="0"/>
                <w:color w:val="000000" w:themeColor="text1"/>
                <w:sz w:val="20"/>
              </w:rPr>
              <w:t xml:space="preserve">для </w:t>
            </w:r>
            <w:del w:id="398" w:author="Arina Dovzhenko" w:date="2025-11-28T16:36:00Z" w16du:dateUtc="2025-11-28T13:36:00Z">
              <w:r w:rsidRPr="008E036F" w:rsidDel="00061E8D">
                <w:rPr>
                  <w:rFonts w:cs="Arial"/>
                  <w:b w:val="0"/>
                  <w:color w:val="000000" w:themeColor="text1"/>
                  <w:sz w:val="20"/>
                </w:rPr>
                <w:delText xml:space="preserve">удовлетворения </w:delText>
              </w:r>
            </w:del>
            <w:ins w:id="399" w:author="Arina Dovzhenko" w:date="2025-11-28T16:36:00Z" w16du:dateUtc="2025-11-28T13:36:00Z">
              <w:r w:rsidR="00061E8D">
                <w:rPr>
                  <w:rFonts w:cs="Arial"/>
                  <w:b w:val="0"/>
                  <w:color w:val="000000" w:themeColor="text1"/>
                  <w:sz w:val="20"/>
                </w:rPr>
                <w:t>решения</w:t>
              </w:r>
              <w:r w:rsidR="00061E8D" w:rsidRPr="008E036F">
                <w:rPr>
                  <w:rFonts w:cs="Arial"/>
                  <w:b w:val="0"/>
                  <w:color w:val="000000" w:themeColor="text1"/>
                  <w:sz w:val="20"/>
                </w:rPr>
                <w:t xml:space="preserve"> </w:t>
              </w:r>
            </w:ins>
            <w:del w:id="400" w:author="Arina Dovzhenko" w:date="2025-11-28T16:36:00Z" w16du:dateUtc="2025-11-28T13:36:00Z">
              <w:r w:rsidRPr="008E036F" w:rsidDel="00061E8D">
                <w:rPr>
                  <w:rFonts w:cs="Arial"/>
                  <w:b w:val="0"/>
                  <w:color w:val="000000" w:themeColor="text1"/>
                  <w:sz w:val="20"/>
                </w:rPr>
                <w:delText xml:space="preserve">конкретных </w:delText>
              </w:r>
            </w:del>
            <w:ins w:id="401" w:author="Arina Dovzhenko" w:date="2025-11-28T16:36:00Z" w16du:dateUtc="2025-11-28T13:36:00Z">
              <w:r w:rsidR="00061E8D">
                <w:rPr>
                  <w:rFonts w:cs="Arial"/>
                  <w:b w:val="0"/>
                  <w:color w:val="000000" w:themeColor="text1"/>
                  <w:sz w:val="20"/>
                </w:rPr>
                <w:t>специфических</w:t>
              </w:r>
              <w:r w:rsidR="00061E8D" w:rsidRPr="008E036F">
                <w:rPr>
                  <w:rFonts w:cs="Arial"/>
                  <w:b w:val="0"/>
                  <w:color w:val="000000" w:themeColor="text1"/>
                  <w:sz w:val="20"/>
                </w:rPr>
                <w:t xml:space="preserve"> </w:t>
              </w:r>
            </w:ins>
            <w:del w:id="402" w:author="Arina Dovzhenko" w:date="2025-11-28T16:36:00Z" w16du:dateUtc="2025-11-28T13:36:00Z">
              <w:r w:rsidRPr="008E036F" w:rsidDel="00061E8D">
                <w:rPr>
                  <w:rFonts w:cs="Arial"/>
                  <w:b w:val="0"/>
                  <w:color w:val="000000" w:themeColor="text1"/>
                  <w:sz w:val="20"/>
                </w:rPr>
                <w:delText>потребностей</w:delText>
              </w:r>
            </w:del>
            <w:ins w:id="403" w:author="Arina Dovzhenko" w:date="2025-11-28T16:36:00Z" w16du:dateUtc="2025-11-28T13:36:00Z">
              <w:r w:rsidR="00061E8D">
                <w:rPr>
                  <w:rFonts w:cs="Arial"/>
                  <w:b w:val="0"/>
                  <w:color w:val="000000" w:themeColor="text1"/>
                  <w:sz w:val="20"/>
                </w:rPr>
                <w:t>задач</w:t>
              </w:r>
            </w:ins>
            <w:r w:rsidRPr="008E036F">
              <w:rPr>
                <w:rFonts w:cs="Arial"/>
                <w:b w:val="0"/>
                <w:color w:val="000000" w:themeColor="text1"/>
                <w:sz w:val="20"/>
              </w:rPr>
              <w:t xml:space="preserve">, отличных от тех, которые обычно </w:t>
            </w:r>
            <w:del w:id="404" w:author="Arina Dovzhenko" w:date="2025-11-28T16:37:00Z" w16du:dateUtc="2025-11-28T13:37:00Z">
              <w:r w:rsidRPr="008E036F" w:rsidDel="00061E8D">
                <w:rPr>
                  <w:rFonts w:cs="Arial"/>
                  <w:b w:val="0"/>
                  <w:color w:val="000000" w:themeColor="text1"/>
                  <w:sz w:val="20"/>
                </w:rPr>
                <w:delText xml:space="preserve">занимаются </w:delText>
              </w:r>
            </w:del>
            <w:ins w:id="405" w:author="Arina Dovzhenko" w:date="2025-11-28T16:37:00Z" w16du:dateUtc="2025-11-28T13:37:00Z">
              <w:r w:rsidR="00061E8D">
                <w:rPr>
                  <w:rFonts w:cs="Arial"/>
                  <w:b w:val="0"/>
                  <w:color w:val="000000" w:themeColor="text1"/>
                  <w:sz w:val="20"/>
                </w:rPr>
                <w:t>связаны</w:t>
              </w:r>
              <w:r w:rsidR="00061E8D" w:rsidRPr="008E036F">
                <w:rPr>
                  <w:rFonts w:cs="Arial"/>
                  <w:b w:val="0"/>
                  <w:color w:val="000000" w:themeColor="text1"/>
                  <w:sz w:val="20"/>
                </w:rPr>
                <w:t xml:space="preserve"> </w:t>
              </w:r>
              <w:r w:rsidR="00061E8D">
                <w:rPr>
                  <w:rFonts w:cs="Arial"/>
                  <w:b w:val="0"/>
                  <w:color w:val="000000" w:themeColor="text1"/>
                  <w:sz w:val="20"/>
                </w:rPr>
                <w:t xml:space="preserve">с </w:t>
              </w:r>
            </w:ins>
            <w:del w:id="406" w:author="Arina Dovzhenko" w:date="2025-11-28T16:37:00Z" w16du:dateUtc="2025-11-28T13:37:00Z">
              <w:r w:rsidRPr="008E036F" w:rsidDel="00061E8D">
                <w:rPr>
                  <w:rFonts w:cs="Arial"/>
                  <w:b w:val="0"/>
                  <w:color w:val="000000" w:themeColor="text1"/>
                  <w:sz w:val="20"/>
                </w:rPr>
                <w:delText xml:space="preserve">разработкой </w:delText>
              </w:r>
            </w:del>
            <w:ins w:id="407" w:author="Arina Dovzhenko" w:date="2025-11-28T16:37:00Z" w16du:dateUtc="2025-11-28T13:37:00Z">
              <w:r w:rsidR="00061E8D">
                <w:rPr>
                  <w:rFonts w:cs="Arial"/>
                  <w:b w:val="0"/>
                  <w:color w:val="000000" w:themeColor="text1"/>
                  <w:sz w:val="20"/>
                </w:rPr>
                <w:t>девелопментом</w:t>
              </w:r>
              <w:r w:rsidR="00061E8D" w:rsidRPr="008E036F">
                <w:rPr>
                  <w:rFonts w:cs="Arial"/>
                  <w:b w:val="0"/>
                  <w:color w:val="000000" w:themeColor="text1"/>
                  <w:sz w:val="20"/>
                </w:rPr>
                <w:t xml:space="preserve"> </w:t>
              </w:r>
            </w:ins>
            <w:r w:rsidRPr="008E036F">
              <w:rPr>
                <w:rFonts w:cs="Arial"/>
                <w:b w:val="0"/>
                <w:color w:val="000000" w:themeColor="text1"/>
                <w:sz w:val="20"/>
              </w:rPr>
              <w:t>и строительством</w:t>
            </w:r>
            <w:ins w:id="408" w:author="Arina Dovzhenko" w:date="2025-11-28T16:37:00Z" w16du:dateUtc="2025-11-28T13:37:00Z">
              <w:r w:rsidR="00061E8D">
                <w:rPr>
                  <w:rFonts w:cs="Arial"/>
                  <w:b w:val="0"/>
                  <w:color w:val="000000" w:themeColor="text1"/>
                  <w:sz w:val="20"/>
                </w:rPr>
                <w:t xml:space="preserve"> гостиниц</w:t>
              </w:r>
            </w:ins>
            <w:r w:rsidRPr="008E036F">
              <w:rPr>
                <w:rFonts w:cs="Arial"/>
                <w:b w:val="0"/>
                <w:color w:val="000000" w:themeColor="text1"/>
                <w:sz w:val="20"/>
              </w:rPr>
              <w:t>.</w:t>
            </w:r>
          </w:p>
        </w:tc>
        <w:tc>
          <w:tcPr>
            <w:tcW w:w="4678" w:type="dxa"/>
          </w:tcPr>
          <w:p w14:paraId="370580A8" w14:textId="7A4133ED" w:rsidR="008E036F" w:rsidRPr="008E036F" w:rsidRDefault="008E036F" w:rsidP="008E036F">
            <w:pPr>
              <w:pStyle w:val="Heading16pt"/>
              <w:spacing w:after="120" w:line="276" w:lineRule="auto"/>
              <w:ind w:left="595"/>
              <w:jc w:val="both"/>
              <w:rPr>
                <w:rFonts w:cs="Arial"/>
                <w:b w:val="0"/>
                <w:color w:val="000000" w:themeColor="text1"/>
                <w:spacing w:val="-2"/>
                <w:sz w:val="20"/>
                <w:lang w:val="en-US"/>
              </w:rPr>
            </w:pPr>
            <w:r w:rsidRPr="008E036F">
              <w:rPr>
                <w:rFonts w:cs="Arial"/>
                <w:b w:val="0"/>
                <w:color w:val="000000" w:themeColor="text1"/>
                <w:spacing w:val="-2"/>
                <w:sz w:val="20"/>
                <w:lang w:val="en-US"/>
              </w:rPr>
              <w:t>DI, acting reasonably and in the best interests of the Owner, may propose the list of certain consultants which are entitled to operate in the Territory, in accordance with Applicable Law for specific needs other than those normally engaged in the development and construction of the Hotel for the Owner’s consideration to proceed with further engagement.</w:t>
            </w:r>
          </w:p>
        </w:tc>
      </w:tr>
      <w:tr w:rsidR="00710552" w:rsidRPr="007B6CAE" w14:paraId="41FF578A" w14:textId="77777777" w:rsidTr="00D31197">
        <w:trPr>
          <w:jc w:val="center"/>
        </w:trPr>
        <w:tc>
          <w:tcPr>
            <w:tcW w:w="4678" w:type="dxa"/>
          </w:tcPr>
          <w:p w14:paraId="0B030000" w14:textId="06253B1B"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консультировать и координировать, а также давать указание Руководителю проекта консультироваться и координировать с Консультантами проекта, включая техническую службу и группу дизайнеров DI, на всех этапах проектных чертежей и смет (включая архитектурные, интерьерные, механические, электрические, акустические, световые, ландшафтные и т.д.) и стандарты для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для </w:t>
            </w:r>
            <w:del w:id="409" w:author="Arina Dovzhenko" w:date="2025-11-28T16:01:00Z" w16du:dateUtc="2025-11-28T13:01:00Z">
              <w:r w:rsidRPr="00652228" w:rsidDel="00FD7DE6">
                <w:rPr>
                  <w:rFonts w:ascii="Arial" w:hAnsi="Arial" w:cs="Arial"/>
                  <w:bCs/>
                  <w:color w:val="000000" w:themeColor="text1"/>
                  <w:spacing w:val="-2"/>
                </w:rPr>
                <w:delText>Гостиницы</w:delText>
              </w:r>
            </w:del>
            <w:ins w:id="410" w:author="Arina Dovzhenko" w:date="2025-11-28T16:01:00Z" w16du:dateUtc="2025-11-28T13:01:00Z">
              <w:r w:rsidR="00FD7DE6">
                <w:rPr>
                  <w:rFonts w:ascii="Arial" w:hAnsi="Arial" w:cs="Arial"/>
                  <w:bCs/>
                  <w:color w:val="000000" w:themeColor="text1"/>
                  <w:spacing w:val="-2"/>
                </w:rPr>
                <w:t>Отеля</w:t>
              </w:r>
            </w:ins>
            <w:r w:rsidRPr="00652228">
              <w:rPr>
                <w:rFonts w:ascii="Arial" w:hAnsi="Arial" w:cs="Arial"/>
                <w:color w:val="000000" w:themeColor="text1"/>
                <w:spacing w:val="-2"/>
              </w:rPr>
              <w:t>;</w:t>
            </w:r>
          </w:p>
        </w:tc>
        <w:tc>
          <w:tcPr>
            <w:tcW w:w="4678" w:type="dxa"/>
          </w:tcPr>
          <w:p w14:paraId="0C030000" w14:textId="1E8D176B"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consult and co-ordinate, and direct the Project Manager to consult and co-ordinate, with the Project Consultants including DI’s technical services &amp; design team during all stages of the design drawings and specifications (including those for architectural, interior, mechanical, electrical, acoustical, lighting, landscape, </w:t>
            </w:r>
            <w:proofErr w:type="spellStart"/>
            <w:r w:rsidRPr="00652228">
              <w:rPr>
                <w:rFonts w:ascii="Arial" w:hAnsi="Arial" w:cs="Arial"/>
                <w:color w:val="000000" w:themeColor="text1"/>
                <w:spacing w:val="-2"/>
                <w:sz w:val="20"/>
                <w:lang w:val="en-US"/>
              </w:rPr>
              <w:t>etc</w:t>
            </w:r>
            <w:proofErr w:type="spellEnd"/>
            <w:r w:rsidRPr="00652228">
              <w:rPr>
                <w:rFonts w:ascii="Arial" w:hAnsi="Arial" w:cs="Arial"/>
                <w:color w:val="000000" w:themeColor="text1"/>
                <w:spacing w:val="-2"/>
                <w:sz w:val="20"/>
                <w:lang w:val="en-US"/>
              </w:rPr>
              <w:t>) and the standards for the FF&amp;E for the Hotel;</w:t>
            </w:r>
          </w:p>
        </w:tc>
      </w:tr>
      <w:tr w:rsidR="00710552" w:rsidRPr="007B6CAE" w14:paraId="73E8F481" w14:textId="77777777" w:rsidTr="00D31197">
        <w:trPr>
          <w:jc w:val="center"/>
        </w:trPr>
        <w:tc>
          <w:tcPr>
            <w:tcW w:w="4678" w:type="dxa"/>
          </w:tcPr>
          <w:p w14:paraId="0E030000" w14:textId="40ADA114"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отслеживать все изменения в планах, чертежах и сметах </w:t>
            </w:r>
            <w:del w:id="411" w:author="Arina Dovzhenko" w:date="2025-11-28T16:01:00Z" w16du:dateUtc="2025-11-28T13:01:00Z">
              <w:r w:rsidRPr="00652228" w:rsidDel="00FD7DE6">
                <w:rPr>
                  <w:rFonts w:ascii="Arial" w:hAnsi="Arial" w:cs="Arial"/>
                  <w:bCs/>
                  <w:color w:val="000000" w:themeColor="text1"/>
                  <w:spacing w:val="-2"/>
                </w:rPr>
                <w:delText>Гостиницы</w:delText>
              </w:r>
              <w:r w:rsidRPr="00652228" w:rsidDel="00FD7DE6">
                <w:rPr>
                  <w:rFonts w:ascii="Arial" w:hAnsi="Arial" w:cs="Arial"/>
                  <w:color w:val="000000" w:themeColor="text1"/>
                  <w:spacing w:val="-2"/>
                </w:rPr>
                <w:delText xml:space="preserve"> </w:delText>
              </w:r>
            </w:del>
            <w:ins w:id="412" w:author="Arina Dovzhenko" w:date="2025-11-28T16:01:00Z" w16du:dateUtc="2025-11-28T13:01: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на этапах разработки дизайна, дизайна интерьера и строительных чертежей с целью реализации и соблюдения планов, чертежей и смет, а также дизайна, утвержденного Владельцем и применимыми бюджетами и соответствующим образом направлять Руководителя проекта и Консультантов проекта;</w:t>
            </w:r>
          </w:p>
        </w:tc>
        <w:tc>
          <w:tcPr>
            <w:tcW w:w="4678" w:type="dxa"/>
          </w:tcPr>
          <w:p w14:paraId="0F030000" w14:textId="50691DF8"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monitor all changes to the plans, drawings and specifications of the Hotel during the design development, interior design and construction drawing stages for the purpose of implementing and complying with the plans, drawings and specifications and the design approved by the Owner and the applicable budgets and to direct the Project Manager and the Project Consultants accordingly;</w:t>
            </w:r>
          </w:p>
        </w:tc>
      </w:tr>
      <w:tr w:rsidR="00710552" w:rsidRPr="007B6CAE" w14:paraId="3456043A" w14:textId="77777777" w:rsidTr="00D31197">
        <w:trPr>
          <w:jc w:val="center"/>
        </w:trPr>
        <w:tc>
          <w:tcPr>
            <w:tcW w:w="4678" w:type="dxa"/>
          </w:tcPr>
          <w:p w14:paraId="11030000" w14:textId="5E32392C"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DI обновленные графики, предлагаемые изменения к бюджету строительства и бюджету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отчеты о ходе работ и прогнозы, как только это станет практически возможным, а также закупить и поручить Руководителю проекта координировать с DI подготовку, мониторинг и обновление графиков, где это необходимо, отчеты о ходе работы и </w:t>
            </w:r>
            <w:r w:rsidRPr="00652228">
              <w:rPr>
                <w:rFonts w:ascii="Arial" w:hAnsi="Arial" w:cs="Arial"/>
                <w:color w:val="000000" w:themeColor="text1"/>
                <w:spacing w:val="-2"/>
              </w:rPr>
              <w:lastRenderedPageBreak/>
              <w:t xml:space="preserve">прогнозы, позволяющие DI планировать достаточно заранее, чтобы сообщить Владельцу о том, может ли быть достигнута Предполагаемая </w:t>
            </w:r>
            <w:del w:id="413" w:author="Arina Dovzhenko" w:date="2025-11-28T15:40:00Z" w16du:dateUtc="2025-11-28T12:40:00Z">
              <w:r w:rsidRPr="00652228" w:rsidDel="007B528C">
                <w:rPr>
                  <w:rFonts w:ascii="Arial" w:hAnsi="Arial" w:cs="Arial"/>
                  <w:color w:val="000000" w:themeColor="text1"/>
                  <w:spacing w:val="-2"/>
                </w:rPr>
                <w:delText>д</w:delText>
              </w:r>
            </w:del>
            <w:ins w:id="414" w:author="Arina Dovzhenko" w:date="2025-11-28T15:40:00Z" w16du:dateUtc="2025-11-28T12:40:00Z">
              <w:r w:rsidR="007B528C">
                <w:rPr>
                  <w:rFonts w:ascii="Arial" w:hAnsi="Arial" w:cs="Arial"/>
                  <w:color w:val="000000" w:themeColor="text1"/>
                  <w:spacing w:val="-2"/>
                </w:rPr>
                <w:t>Д</w:t>
              </w:r>
            </w:ins>
            <w:r w:rsidRPr="00652228">
              <w:rPr>
                <w:rFonts w:ascii="Arial" w:hAnsi="Arial" w:cs="Arial"/>
                <w:color w:val="000000" w:themeColor="text1"/>
                <w:spacing w:val="-2"/>
              </w:rPr>
              <w:t xml:space="preserve">ата начала эксплуатации, и должным образом организовать и запланировать свою деятельность, чтобы ее можно было вовремя завершить для открытия </w:t>
            </w:r>
            <w:del w:id="415" w:author="Arina Dovzhenko" w:date="2025-11-28T16:01:00Z" w16du:dateUtc="2025-11-28T13:01:00Z">
              <w:r w:rsidRPr="00652228" w:rsidDel="00FD7DE6">
                <w:rPr>
                  <w:rFonts w:ascii="Arial" w:hAnsi="Arial" w:cs="Arial"/>
                  <w:bCs/>
                  <w:color w:val="000000" w:themeColor="text1"/>
                  <w:spacing w:val="-2"/>
                </w:rPr>
                <w:delText>Гостиницы</w:delText>
              </w:r>
              <w:r w:rsidRPr="00652228" w:rsidDel="00FD7DE6">
                <w:rPr>
                  <w:rFonts w:ascii="Arial" w:hAnsi="Arial" w:cs="Arial"/>
                  <w:color w:val="000000" w:themeColor="text1"/>
                  <w:spacing w:val="-2"/>
                </w:rPr>
                <w:delText xml:space="preserve"> </w:delText>
              </w:r>
            </w:del>
            <w:ins w:id="416" w:author="Arina Dovzhenko" w:date="2025-11-28T16:01:00Z" w16du:dateUtc="2025-11-28T13:01: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к Дате начала эксплуатации;</w:t>
            </w:r>
          </w:p>
        </w:tc>
        <w:tc>
          <w:tcPr>
            <w:tcW w:w="4678" w:type="dxa"/>
          </w:tcPr>
          <w:p w14:paraId="12030000" w14:textId="0BAE50C1"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provide DI with updated schedules, proposed revisions to the construction and FF&amp;E budgets, progress reports and forecasts as soon as reasonably practicable, and to procure and cause the Project Manager to coordinate with DI concerning the preparation, monitoring and updating where necessary of schedules, progress reports, and forecasts to permit DI to plan sufficiently </w:t>
            </w:r>
            <w:r w:rsidRPr="00652228">
              <w:rPr>
                <w:rFonts w:ascii="Arial" w:hAnsi="Arial" w:cs="Arial"/>
                <w:color w:val="000000" w:themeColor="text1"/>
                <w:spacing w:val="-2"/>
                <w:sz w:val="20"/>
                <w:lang w:val="en-US"/>
              </w:rPr>
              <w:lastRenderedPageBreak/>
              <w:t xml:space="preserve">in advance to advise the Owner as to whether the Anticipated Operation Commencement Date can be achieved and to properly </w:t>
            </w:r>
            <w:proofErr w:type="spellStart"/>
            <w:r w:rsidRPr="00652228">
              <w:rPr>
                <w:rFonts w:ascii="Arial" w:hAnsi="Arial" w:cs="Arial"/>
                <w:color w:val="000000" w:themeColor="text1"/>
                <w:spacing w:val="-2"/>
                <w:sz w:val="20"/>
                <w:lang w:val="en-US"/>
              </w:rPr>
              <w:t>organise</w:t>
            </w:r>
            <w:proofErr w:type="spellEnd"/>
            <w:r w:rsidRPr="00652228">
              <w:rPr>
                <w:rFonts w:ascii="Arial" w:hAnsi="Arial" w:cs="Arial"/>
                <w:color w:val="000000" w:themeColor="text1"/>
                <w:spacing w:val="-2"/>
                <w:sz w:val="20"/>
                <w:lang w:val="en-US"/>
              </w:rPr>
              <w:t xml:space="preserve"> and schedule its activities so that they can be completed or affected in time to permit the Hotel to open for business by the Operation Commencement Date;</w:t>
            </w:r>
          </w:p>
        </w:tc>
      </w:tr>
      <w:tr w:rsidR="00710552" w:rsidRPr="007B6CAE" w14:paraId="4315BDD7" w14:textId="77777777" w:rsidTr="00D31197">
        <w:trPr>
          <w:jc w:val="center"/>
        </w:trPr>
        <w:tc>
          <w:tcPr>
            <w:tcW w:w="4678" w:type="dxa"/>
          </w:tcPr>
          <w:p w14:paraId="14030000" w14:textId="12822FED"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предоставить DI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и эксплуатационные материалы и оборудование (самостоятельно или через агентство по закупкам), а также подготовить заполненный реестр активов с подробным описанием приобретенных активов, количестве, месте расположения и по стоимости приобретения;</w:t>
            </w:r>
          </w:p>
        </w:tc>
        <w:tc>
          <w:tcPr>
            <w:tcW w:w="4678" w:type="dxa"/>
          </w:tcPr>
          <w:p w14:paraId="15030000" w14:textId="75CC6D47"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DI the FF&amp;E and operating supplies and equipment (by itself or procurement agency) and to prepare and complete a register of assets detailing the assets purchased, the quantities installed, at which location and at what landed cost;</w:t>
            </w:r>
          </w:p>
        </w:tc>
      </w:tr>
      <w:tr w:rsidR="00710552" w:rsidRPr="007B6CAE" w14:paraId="33D394FE" w14:textId="77777777" w:rsidTr="00D31197">
        <w:trPr>
          <w:jc w:val="center"/>
        </w:trPr>
        <w:tc>
          <w:tcPr>
            <w:tcW w:w="4678" w:type="dxa"/>
          </w:tcPr>
          <w:p w14:paraId="17030000" w14:textId="31D20986"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закупать и устанавливать административное и офисное оборудование и расходные материалы, включая необходимые системы информационных технологий, компьютерные системы, сети и системы связи и эксплуатационные системы гостиницы;</w:t>
            </w:r>
          </w:p>
        </w:tc>
        <w:tc>
          <w:tcPr>
            <w:tcW w:w="4678" w:type="dxa"/>
          </w:tcPr>
          <w:p w14:paraId="18030000" w14:textId="7930CEF9"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purchase and install the administrative and office equipment and supplies including necessary information technology systems, computer systems, networks and communication systems and hotel operating systems;</w:t>
            </w:r>
          </w:p>
        </w:tc>
      </w:tr>
      <w:tr w:rsidR="00710552" w:rsidRPr="007B6CAE" w14:paraId="63087C23" w14:textId="77777777" w:rsidTr="00D31197">
        <w:trPr>
          <w:jc w:val="center"/>
        </w:trPr>
        <w:tc>
          <w:tcPr>
            <w:tcW w:w="4678" w:type="dxa"/>
          </w:tcPr>
          <w:p w14:paraId="1A030000" w14:textId="5C3CEE30"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DI любые исследования или аналитику, которые были проведены Владельцем или от имени Владельца, такие как технико-экономическое обоснование, маркетинговое исследование, исследование по ресторанам и общественному питанию, экологическое исследование или другое исследование/анализ, которое доступно в интересах развития </w:t>
            </w:r>
            <w:del w:id="417" w:author="Arina Dovzhenko" w:date="2025-11-28T16:01:00Z" w16du:dateUtc="2025-11-28T13:01:00Z">
              <w:r w:rsidRPr="00652228" w:rsidDel="00FD7DE6">
                <w:rPr>
                  <w:rFonts w:ascii="Arial" w:hAnsi="Arial" w:cs="Arial"/>
                  <w:bCs/>
                  <w:color w:val="000000" w:themeColor="text1"/>
                  <w:spacing w:val="-2"/>
                </w:rPr>
                <w:delText>Гостиницы</w:delText>
              </w:r>
              <w:r w:rsidRPr="00652228" w:rsidDel="00FD7DE6">
                <w:rPr>
                  <w:rFonts w:ascii="Arial" w:hAnsi="Arial" w:cs="Arial"/>
                  <w:color w:val="000000" w:themeColor="text1"/>
                  <w:spacing w:val="-2"/>
                </w:rPr>
                <w:delText xml:space="preserve"> </w:delText>
              </w:r>
            </w:del>
            <w:ins w:id="418" w:author="Arina Dovzhenko" w:date="2025-11-28T16:01:00Z" w16du:dateUtc="2025-11-28T13:01: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и обеспечить передачу всех рекомендаций от Руководителя проекта </w:t>
            </w:r>
            <w:ins w:id="419" w:author="Arina Dovzhenko" w:date="2025-11-28T16:02:00Z" w16du:dateUtc="2025-11-28T13:02:00Z">
              <w:r w:rsidR="00FD7DE6">
                <w:rPr>
                  <w:rFonts w:ascii="Arial" w:hAnsi="Arial" w:cs="Arial"/>
                  <w:color w:val="000000" w:themeColor="text1"/>
                  <w:spacing w:val="-2"/>
                </w:rPr>
                <w:t xml:space="preserve">в адрес </w:t>
              </w:r>
            </w:ins>
            <w:r w:rsidRPr="00652228">
              <w:rPr>
                <w:rFonts w:ascii="Arial" w:hAnsi="Arial" w:cs="Arial"/>
                <w:color w:val="000000" w:themeColor="text1"/>
                <w:spacing w:val="-2"/>
              </w:rPr>
              <w:t xml:space="preserve">DI для рассмотрения и </w:t>
            </w:r>
            <w:ins w:id="420" w:author="Arina Dovzhenko" w:date="2025-11-28T16:02:00Z" w16du:dateUtc="2025-11-28T13:02:00Z">
              <w:r w:rsidR="00FD7DE6">
                <w:rPr>
                  <w:rFonts w:ascii="Arial" w:hAnsi="Arial" w:cs="Arial"/>
                  <w:color w:val="000000" w:themeColor="text1"/>
                  <w:spacing w:val="-2"/>
                </w:rPr>
                <w:t xml:space="preserve">предоставления </w:t>
              </w:r>
            </w:ins>
            <w:r w:rsidRPr="00652228">
              <w:rPr>
                <w:rFonts w:ascii="Arial" w:hAnsi="Arial" w:cs="Arial"/>
                <w:color w:val="000000" w:themeColor="text1"/>
                <w:spacing w:val="-2"/>
              </w:rPr>
              <w:t>комментариев;</w:t>
            </w:r>
          </w:p>
        </w:tc>
        <w:tc>
          <w:tcPr>
            <w:tcW w:w="4678" w:type="dxa"/>
          </w:tcPr>
          <w:p w14:paraId="1B030000" w14:textId="1AF9B5A2"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DI with any studies or researches which have been conducted by the Owner or on behalf of the Owner such as feasibility study, marketing study, restaurant and catering study, environmental study or other study/research that is available for the benefit of the development of the Hotel and to ensure all recommendations from the Project Manager are forwarded to DI for review and comment;</w:t>
            </w:r>
          </w:p>
        </w:tc>
      </w:tr>
      <w:tr w:rsidR="00710552" w:rsidRPr="007B6CAE" w14:paraId="0821A0D3" w14:textId="77777777" w:rsidTr="00D31197">
        <w:trPr>
          <w:jc w:val="center"/>
        </w:trPr>
        <w:tc>
          <w:tcPr>
            <w:tcW w:w="4678" w:type="dxa"/>
          </w:tcPr>
          <w:p w14:paraId="1D030000" w14:textId="138D8608"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обеспечить, чтобы все предложения Консультантов проекта, которые касаются изменения или отклонения от планов, смет и дизайна, первоначально одобренных Владельцем в отношении Отелей и применимых бюджетов, были рассмотрены Руководителем проекта и предоставлены DI для комментариев до получения одобрения Владельца на такое изменение или отклонение;</w:t>
            </w:r>
          </w:p>
        </w:tc>
        <w:tc>
          <w:tcPr>
            <w:tcW w:w="4678" w:type="dxa"/>
          </w:tcPr>
          <w:p w14:paraId="1E030000" w14:textId="1C3C5513"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ensure that all proposals by the Project Consultants which relate to an alteration of, or deviation from, the plans and specifications and the design, as originally approved by the Owner in relation to the Hotel and the applicable budgets are reviewed by the Project Manager and provided to DI for comment prior to seeking the Owner’s approval of such alteration or deviation;</w:t>
            </w:r>
          </w:p>
        </w:tc>
      </w:tr>
      <w:tr w:rsidR="00710552" w:rsidRPr="007B6CAE" w14:paraId="75CD1D02" w14:textId="77777777" w:rsidTr="00D31197">
        <w:trPr>
          <w:jc w:val="center"/>
        </w:trPr>
        <w:tc>
          <w:tcPr>
            <w:tcW w:w="4678" w:type="dxa"/>
          </w:tcPr>
          <w:p w14:paraId="20030000" w14:textId="0E01F792"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представить на рассмотрение DI чертежи и сметы </w:t>
            </w:r>
            <w:del w:id="421" w:author="Arina Dovzhenko" w:date="2025-11-28T16:02:00Z" w16du:dateUtc="2025-11-28T13:02:00Z">
              <w:r w:rsidRPr="00652228" w:rsidDel="00FD7DE6">
                <w:rPr>
                  <w:rFonts w:ascii="Arial" w:hAnsi="Arial" w:cs="Arial"/>
                  <w:bCs/>
                  <w:color w:val="000000" w:themeColor="text1"/>
                  <w:spacing w:val="-2"/>
                </w:rPr>
                <w:delText>Гостиницы</w:delText>
              </w:r>
              <w:r w:rsidRPr="00652228" w:rsidDel="00FD7DE6">
                <w:rPr>
                  <w:rFonts w:ascii="Arial" w:hAnsi="Arial" w:cs="Arial"/>
                  <w:color w:val="000000" w:themeColor="text1"/>
                  <w:spacing w:val="-2"/>
                </w:rPr>
                <w:delText xml:space="preserve"> </w:delText>
              </w:r>
            </w:del>
            <w:ins w:id="422" w:author="Arina Dovzhenko" w:date="2025-11-28T16:02:00Z" w16du:dateUtc="2025-11-28T13:02: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(в том числе для архитектурных, механических и электрических систем), а также дизайн интерьера, ландшафтный дизайн и сметы для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и эксплуатационных материалов, а также предоставлять по запросу DI обновляемые графики в виде документа в установленном порядке, подготовленного с использованием программного обеспечения Microsoft Project, с предлагаемыми изменениями в бюджетах строительства и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отчетах о ходе работ и прогнозах;</w:t>
            </w:r>
          </w:p>
        </w:tc>
        <w:tc>
          <w:tcPr>
            <w:tcW w:w="4678" w:type="dxa"/>
          </w:tcPr>
          <w:p w14:paraId="21030000" w14:textId="4C5BE995"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submit for DI’s review the drawings and the specifications of the Hotel (including those for architectural, mechanical and electrical systems) and the interior design, landscape design and specifications for FF&amp;E and operating supplies, and provide upon DI request the updated schedules in the form of a critical path document prepared using Microsoft Project software, with proposed revisions to the construction and FF&amp;E budgets, progress reports and forecasts;</w:t>
            </w:r>
          </w:p>
        </w:tc>
      </w:tr>
      <w:tr w:rsidR="00710552" w:rsidRPr="007B6CAE" w14:paraId="3E564185" w14:textId="77777777" w:rsidTr="00D31197">
        <w:trPr>
          <w:jc w:val="center"/>
        </w:trPr>
        <w:tc>
          <w:tcPr>
            <w:tcW w:w="4678" w:type="dxa"/>
          </w:tcPr>
          <w:p w14:paraId="23030000" w14:textId="3B54AFCD"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Стандартный номер, спроектированный дизайнером интерьера </w:t>
            </w:r>
            <w:del w:id="423" w:author="Arina Dovzhenko" w:date="2025-11-28T16:02:00Z" w16du:dateUtc="2025-11-28T13:02:00Z">
              <w:r w:rsidRPr="00652228" w:rsidDel="00FD7DE6">
                <w:rPr>
                  <w:rFonts w:ascii="Arial" w:hAnsi="Arial" w:cs="Arial"/>
                  <w:bCs/>
                  <w:color w:val="000000" w:themeColor="text1"/>
                  <w:spacing w:val="-2"/>
                </w:rPr>
                <w:delText>Г</w:delText>
              </w:r>
            </w:del>
            <w:ins w:id="424" w:author="Arina Dovzhenko" w:date="2025-11-28T16:02:00Z" w16du:dateUtc="2025-11-28T13:02:00Z">
              <w:r w:rsidR="00FD7DE6">
                <w:rPr>
                  <w:rFonts w:ascii="Arial" w:hAnsi="Arial" w:cs="Arial"/>
                  <w:bCs/>
                  <w:color w:val="000000" w:themeColor="text1"/>
                  <w:spacing w:val="-2"/>
                </w:rPr>
                <w:t>г</w:t>
              </w:r>
            </w:ins>
            <w:r w:rsidRPr="00652228">
              <w:rPr>
                <w:rFonts w:ascii="Arial" w:hAnsi="Arial" w:cs="Arial"/>
                <w:bCs/>
                <w:color w:val="000000" w:themeColor="text1"/>
                <w:spacing w:val="-2"/>
              </w:rPr>
              <w:t>остиниц</w:t>
            </w:r>
            <w:r w:rsidRPr="00652228">
              <w:rPr>
                <w:rFonts w:ascii="Arial" w:hAnsi="Arial" w:cs="Arial"/>
                <w:color w:val="000000" w:themeColor="text1"/>
                <w:spacing w:val="-2"/>
              </w:rPr>
              <w:t xml:space="preserve"> или курортных </w:t>
            </w:r>
            <w:del w:id="425" w:author="Arina Dovzhenko" w:date="2025-11-28T16:03:00Z" w16du:dateUtc="2025-11-28T13:03:00Z">
              <w:r w:rsidRPr="00652228" w:rsidDel="00FD7DE6">
                <w:rPr>
                  <w:rFonts w:ascii="Arial" w:hAnsi="Arial" w:cs="Arial"/>
                  <w:color w:val="000000" w:themeColor="text1"/>
                  <w:spacing w:val="-2"/>
                </w:rPr>
                <w:delText>Г</w:delText>
              </w:r>
            </w:del>
            <w:ins w:id="426" w:author="Arina Dovzhenko" w:date="2025-11-28T16:03:00Z" w16du:dateUtc="2025-11-28T13:03:00Z">
              <w:r w:rsidR="00FD7DE6">
                <w:rPr>
                  <w:rFonts w:ascii="Arial" w:hAnsi="Arial" w:cs="Arial"/>
                  <w:color w:val="000000" w:themeColor="text1"/>
                  <w:spacing w:val="-2"/>
                </w:rPr>
                <w:t>г</w:t>
              </w:r>
            </w:ins>
            <w:r w:rsidRPr="00652228">
              <w:rPr>
                <w:rFonts w:ascii="Arial" w:hAnsi="Arial" w:cs="Arial"/>
                <w:color w:val="000000" w:themeColor="text1"/>
                <w:spacing w:val="-2"/>
              </w:rPr>
              <w:t xml:space="preserve">остиниц в соответствии со Стандартами бренда </w:t>
            </w:r>
            <w:proofErr w:type="spellStart"/>
            <w:r w:rsidRPr="00652228">
              <w:rPr>
                <w:rFonts w:ascii="Arial" w:hAnsi="Arial" w:cs="Arial"/>
                <w:color w:val="000000" w:themeColor="text1"/>
                <w:spacing w:val="-2"/>
              </w:rPr>
              <w:t>Dusi</w:t>
            </w:r>
            <w:r w:rsidR="00652228">
              <w:rPr>
                <w:rFonts w:ascii="Arial" w:hAnsi="Arial" w:cs="Arial"/>
                <w:color w:val="000000" w:themeColor="text1"/>
                <w:spacing w:val="-2"/>
              </w:rPr>
              <w:t>t</w:t>
            </w:r>
            <w:proofErr w:type="spellEnd"/>
            <w:r w:rsidR="00652228">
              <w:rPr>
                <w:rFonts w:ascii="Arial" w:hAnsi="Arial" w:cs="Arial"/>
                <w:color w:val="000000" w:themeColor="text1"/>
                <w:spacing w:val="-2"/>
              </w:rPr>
              <w:t>. Предпочтительно, Стандартный</w:t>
            </w:r>
            <w:r w:rsidRPr="00652228">
              <w:rPr>
                <w:rFonts w:ascii="Arial" w:hAnsi="Arial" w:cs="Arial"/>
                <w:color w:val="000000" w:themeColor="text1"/>
                <w:spacing w:val="-2"/>
              </w:rPr>
              <w:t xml:space="preserve"> номер должен быть построен на месте, полностью оснащен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Эксплуатационными расходными материалами и полностью функциональным Эксплуатационным оборудованием (кондиционирование воздуха, водо- и электроснабжение и т. д.), включая часть коридора. Стандартный номер будет завершен в течение двенадцати (12) месяцев до </w:t>
            </w:r>
            <w:del w:id="427" w:author="Arina Dovzhenko" w:date="2025-11-28T15:40:00Z" w16du:dateUtc="2025-11-28T12:40:00Z">
              <w:r w:rsidRPr="00652228" w:rsidDel="007B528C">
                <w:rPr>
                  <w:rFonts w:ascii="Arial" w:hAnsi="Arial" w:cs="Arial"/>
                  <w:color w:val="000000" w:themeColor="text1"/>
                  <w:spacing w:val="-2"/>
                </w:rPr>
                <w:delText>п</w:delText>
              </w:r>
            </w:del>
            <w:ins w:id="428" w:author="Arina Dovzhenko" w:date="2025-11-28T15:40:00Z" w16du:dateUtc="2025-11-28T12:40:00Z">
              <w:r w:rsidR="007B528C">
                <w:rPr>
                  <w:rFonts w:ascii="Arial" w:hAnsi="Arial" w:cs="Arial"/>
                  <w:color w:val="000000" w:themeColor="text1"/>
                  <w:spacing w:val="-2"/>
                </w:rPr>
                <w:t>П</w:t>
              </w:r>
            </w:ins>
            <w:r w:rsidRPr="00652228">
              <w:rPr>
                <w:rFonts w:ascii="Arial" w:hAnsi="Arial" w:cs="Arial"/>
                <w:color w:val="000000" w:themeColor="text1"/>
                <w:spacing w:val="-2"/>
              </w:rPr>
              <w:t>редполагаемой Даты начала эксплуатации;</w:t>
            </w:r>
          </w:p>
        </w:tc>
        <w:tc>
          <w:tcPr>
            <w:tcW w:w="4678" w:type="dxa"/>
          </w:tcPr>
          <w:p w14:paraId="24030000" w14:textId="0F59DEB4"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deliver a Mock-Up Room designed by </w:t>
            </w:r>
            <w:proofErr w:type="gramStart"/>
            <w:r w:rsidRPr="00652228">
              <w:rPr>
                <w:rFonts w:ascii="Arial" w:hAnsi="Arial" w:cs="Arial"/>
                <w:color w:val="000000" w:themeColor="text1"/>
                <w:spacing w:val="-2"/>
                <w:sz w:val="20"/>
                <w:lang w:val="en-US"/>
              </w:rPr>
              <w:t>an</w:t>
            </w:r>
            <w:proofErr w:type="gramEnd"/>
            <w:r w:rsidRPr="00652228">
              <w:rPr>
                <w:rFonts w:ascii="Arial" w:hAnsi="Arial" w:cs="Arial"/>
                <w:color w:val="000000" w:themeColor="text1"/>
                <w:spacing w:val="-2"/>
                <w:sz w:val="20"/>
                <w:lang w:val="en-US"/>
              </w:rPr>
              <w:t xml:space="preserve"> hotel or resort interior designer in accordance with Dusit Brand Standards. Preferably, the Mock-Up Room is to be built on site, completely fitted out with FF&amp;E, Operating Consumables and Operating Equipment, and fully functional (air-conditioning, water and electricity supply, etc.) including a portion of the corridor. The Mock-Up Room will be completed within twelve (12) months prior to Anticipated Operation Commencement Date;</w:t>
            </w:r>
          </w:p>
        </w:tc>
      </w:tr>
      <w:tr w:rsidR="00710552" w:rsidRPr="007B6CAE" w14:paraId="44DB7349" w14:textId="77777777" w:rsidTr="00D31197">
        <w:trPr>
          <w:jc w:val="center"/>
        </w:trPr>
        <w:tc>
          <w:tcPr>
            <w:tcW w:w="4678" w:type="dxa"/>
          </w:tcPr>
          <w:p w14:paraId="25030000" w14:textId="43E40C51"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инструктировать и обеспечивать, чтобы Руководитель проекта устанавливал и </w:t>
            </w:r>
            <w:del w:id="429" w:author="Arina Dovzhenko" w:date="2025-11-28T16:39:00Z" w16du:dateUtc="2025-11-28T13:39:00Z">
              <w:r w:rsidRPr="00652228" w:rsidDel="00061E8D">
                <w:rPr>
                  <w:rFonts w:ascii="Arial" w:hAnsi="Arial" w:cs="Arial"/>
                  <w:color w:val="000000" w:themeColor="text1"/>
                  <w:spacing w:val="-2"/>
                </w:rPr>
                <w:delText xml:space="preserve">поддерживал </w:delText>
              </w:r>
            </w:del>
            <w:ins w:id="430" w:author="Arina Dovzhenko" w:date="2025-11-28T16:39:00Z" w16du:dateUtc="2025-11-28T13:39:00Z">
              <w:r w:rsidR="00061E8D">
                <w:rPr>
                  <w:rFonts w:ascii="Arial" w:hAnsi="Arial" w:cs="Arial"/>
                  <w:color w:val="000000" w:themeColor="text1"/>
                  <w:spacing w:val="-2"/>
                </w:rPr>
                <w:t>соблюдал</w:t>
              </w:r>
              <w:r w:rsidR="00061E8D"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графики установленных </w:t>
            </w:r>
            <w:ins w:id="431" w:author="Arina Dovzhenko" w:date="2025-11-28T16:39:00Z" w16du:dateUtc="2025-11-28T13:39:00Z">
              <w:r w:rsidR="00061E8D">
                <w:rPr>
                  <w:rFonts w:ascii="Arial" w:hAnsi="Arial" w:cs="Arial"/>
                  <w:color w:val="000000" w:themeColor="text1"/>
                  <w:spacing w:val="-2"/>
                </w:rPr>
                <w:t xml:space="preserve">критических </w:t>
              </w:r>
            </w:ins>
            <w:r w:rsidRPr="00652228">
              <w:rPr>
                <w:rFonts w:ascii="Arial" w:hAnsi="Arial" w:cs="Arial"/>
                <w:color w:val="000000" w:themeColor="text1"/>
                <w:spacing w:val="-2"/>
              </w:rPr>
              <w:t xml:space="preserve">сроков и процедуры координации для проектирования, строительства и завершения </w:t>
            </w:r>
            <w:del w:id="432" w:author="Arina Dovzhenko" w:date="2025-11-28T16:03:00Z" w16du:dateUtc="2025-11-28T13:03:00Z">
              <w:r w:rsidRPr="00652228" w:rsidDel="00FD7DE6">
                <w:rPr>
                  <w:rFonts w:ascii="Arial" w:hAnsi="Arial" w:cs="Arial"/>
                  <w:bCs/>
                  <w:color w:val="000000" w:themeColor="text1"/>
                  <w:spacing w:val="-2"/>
                </w:rPr>
                <w:delText>Гостиницы</w:delText>
              </w:r>
              <w:r w:rsidRPr="00652228" w:rsidDel="00FD7DE6">
                <w:rPr>
                  <w:rFonts w:ascii="Arial" w:hAnsi="Arial" w:cs="Arial"/>
                  <w:color w:val="000000" w:themeColor="text1"/>
                  <w:spacing w:val="-2"/>
                </w:rPr>
                <w:delText xml:space="preserve"> </w:delText>
              </w:r>
            </w:del>
            <w:ins w:id="433" w:author="Arina Dovzhenko" w:date="2025-11-28T16:03:00Z" w16du:dateUtc="2025-11-28T13:03: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и установки всех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w:t>
            </w:r>
          </w:p>
        </w:tc>
        <w:tc>
          <w:tcPr>
            <w:tcW w:w="4678" w:type="dxa"/>
          </w:tcPr>
          <w:p w14:paraId="26030000" w14:textId="12362DB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instruct and cause the Project Manager to establish and maintain critical path time schedules and co-ordination procedures for the design, construction and completion of the Hotel and the installation of all FF&amp;E;</w:t>
            </w:r>
          </w:p>
        </w:tc>
      </w:tr>
      <w:tr w:rsidR="00710552" w:rsidRPr="007B6CAE" w14:paraId="5286D8F3" w14:textId="77777777" w:rsidTr="00D31197">
        <w:trPr>
          <w:jc w:val="center"/>
        </w:trPr>
        <w:tc>
          <w:tcPr>
            <w:tcW w:w="4678" w:type="dxa"/>
          </w:tcPr>
          <w:p w14:paraId="27030000" w14:textId="4AFE05DE"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контролировать и координировать строительство </w:t>
            </w:r>
            <w:del w:id="434" w:author="Arina Dovzhenko" w:date="2025-11-28T16:03:00Z" w16du:dateUtc="2025-11-28T13:03:00Z">
              <w:r w:rsidRPr="00652228" w:rsidDel="00FD7DE6">
                <w:rPr>
                  <w:rFonts w:ascii="Arial" w:hAnsi="Arial" w:cs="Arial"/>
                  <w:bCs/>
                  <w:color w:val="000000" w:themeColor="text1"/>
                  <w:spacing w:val="-2"/>
                </w:rPr>
                <w:delText>Гостиниц</w:delText>
              </w:r>
              <w:r w:rsidRPr="00652228" w:rsidDel="00FD7DE6">
                <w:rPr>
                  <w:rFonts w:ascii="Arial" w:hAnsi="Arial" w:cs="Arial"/>
                  <w:color w:val="000000" w:themeColor="text1"/>
                  <w:spacing w:val="-2"/>
                </w:rPr>
                <w:delText xml:space="preserve">ы </w:delText>
              </w:r>
            </w:del>
            <w:ins w:id="435" w:author="Arina Dovzhenko" w:date="2025-11-28T16:03:00Z" w16du:dateUtc="2025-11-28T13:03: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в целом, в том числе работу Консультантов проекта, с целью контроля качества строительства и хода работ при строительстве, чтобы </w:t>
            </w:r>
            <w:del w:id="436" w:author="Arina Dovzhenko" w:date="2025-11-28T16:03:00Z" w16du:dateUtc="2025-11-28T13:03:00Z">
              <w:r w:rsidRPr="00652228" w:rsidDel="00FD7DE6">
                <w:rPr>
                  <w:rFonts w:ascii="Arial" w:hAnsi="Arial" w:cs="Arial"/>
                  <w:bCs/>
                  <w:color w:val="000000" w:themeColor="text1"/>
                  <w:spacing w:val="-2"/>
                </w:rPr>
                <w:delText>Гостиница</w:delText>
              </w:r>
              <w:r w:rsidRPr="00652228" w:rsidDel="00FD7DE6">
                <w:rPr>
                  <w:rFonts w:ascii="Arial" w:hAnsi="Arial" w:cs="Arial"/>
                  <w:color w:val="000000" w:themeColor="text1"/>
                  <w:spacing w:val="-2"/>
                </w:rPr>
                <w:delText xml:space="preserve"> </w:delText>
              </w:r>
            </w:del>
            <w:ins w:id="437" w:author="Arina Dovzhenko" w:date="2025-11-28T16:03:00Z" w16du:dateUtc="2025-11-28T13:03:00Z">
              <w:r w:rsidR="00FD7DE6">
                <w:rPr>
                  <w:rFonts w:ascii="Arial" w:hAnsi="Arial" w:cs="Arial"/>
                  <w:bCs/>
                  <w:color w:val="000000" w:themeColor="text1"/>
                  <w:spacing w:val="-2"/>
                </w:rPr>
                <w:t>Отель</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был</w:t>
            </w:r>
            <w:del w:id="438" w:author="Arina Dovzhenko" w:date="2025-11-28T16:03:00Z" w16du:dateUtc="2025-11-28T13:03:00Z">
              <w:r w:rsidRPr="00652228" w:rsidDel="00FD7DE6">
                <w:rPr>
                  <w:rFonts w:ascii="Arial" w:hAnsi="Arial" w:cs="Arial"/>
                  <w:color w:val="000000" w:themeColor="text1"/>
                  <w:spacing w:val="-2"/>
                </w:rPr>
                <w:delText>а</w:delText>
              </w:r>
            </w:del>
            <w:r w:rsidRPr="00652228">
              <w:rPr>
                <w:rFonts w:ascii="Arial" w:hAnsi="Arial" w:cs="Arial"/>
                <w:color w:val="000000" w:themeColor="text1"/>
                <w:spacing w:val="-2"/>
              </w:rPr>
              <w:t xml:space="preserve"> завершен</w:t>
            </w:r>
            <w:del w:id="439" w:author="Arina Dovzhenko" w:date="2025-11-28T16:03:00Z" w16du:dateUtc="2025-11-28T13:03:00Z">
              <w:r w:rsidRPr="00652228" w:rsidDel="00FD7DE6">
                <w:rPr>
                  <w:rFonts w:ascii="Arial" w:hAnsi="Arial" w:cs="Arial"/>
                  <w:color w:val="000000" w:themeColor="text1"/>
                  <w:spacing w:val="-2"/>
                </w:rPr>
                <w:delText>а</w:delText>
              </w:r>
            </w:del>
            <w:r w:rsidRPr="00652228">
              <w:rPr>
                <w:rFonts w:ascii="Arial" w:hAnsi="Arial" w:cs="Arial"/>
                <w:color w:val="000000" w:themeColor="text1"/>
                <w:spacing w:val="-2"/>
              </w:rPr>
              <w:t xml:space="preserve"> в установленные сроки в соответствии со сметами и всеми </w:t>
            </w:r>
            <w:del w:id="440" w:author="Arina Dovzhenko" w:date="2025-11-28T16:40:00Z" w16du:dateUtc="2025-11-28T13:40:00Z">
              <w:r w:rsidRPr="00652228" w:rsidDel="00061E8D">
                <w:rPr>
                  <w:rFonts w:ascii="Arial" w:hAnsi="Arial" w:cs="Arial"/>
                  <w:color w:val="000000" w:themeColor="text1"/>
                  <w:spacing w:val="-2"/>
                </w:rPr>
                <w:delText>п</w:delText>
              </w:r>
            </w:del>
            <w:ins w:id="441" w:author="Arina Dovzhenko" w:date="2025-11-28T16:40:00Z" w16du:dateUtc="2025-11-28T13:40:00Z">
              <w:r w:rsidR="00061E8D">
                <w:rPr>
                  <w:rFonts w:ascii="Arial" w:hAnsi="Arial" w:cs="Arial"/>
                  <w:color w:val="000000" w:themeColor="text1"/>
                  <w:spacing w:val="-2"/>
                </w:rPr>
                <w:t>П</w:t>
              </w:r>
            </w:ins>
            <w:r w:rsidRPr="00652228">
              <w:rPr>
                <w:rFonts w:ascii="Arial" w:hAnsi="Arial" w:cs="Arial"/>
                <w:color w:val="000000" w:themeColor="text1"/>
                <w:spacing w:val="-2"/>
              </w:rPr>
              <w:t>рименимым</w:t>
            </w:r>
            <w:del w:id="442" w:author="Arina Dovzhenko" w:date="2025-11-28T16:40:00Z" w16du:dateUtc="2025-11-28T13:40:00Z">
              <w:r w:rsidRPr="00652228" w:rsidDel="00061E8D">
                <w:rPr>
                  <w:rFonts w:ascii="Arial" w:hAnsi="Arial" w:cs="Arial"/>
                  <w:color w:val="000000" w:themeColor="text1"/>
                  <w:spacing w:val="-2"/>
                </w:rPr>
                <w:delText>и</w:delText>
              </w:r>
            </w:del>
            <w:r w:rsidRPr="00652228">
              <w:rPr>
                <w:rFonts w:ascii="Arial" w:hAnsi="Arial" w:cs="Arial"/>
                <w:color w:val="000000" w:themeColor="text1"/>
                <w:spacing w:val="-2"/>
              </w:rPr>
              <w:t xml:space="preserve"> </w:t>
            </w:r>
            <w:proofErr w:type="spellStart"/>
            <w:r w:rsidRPr="00652228">
              <w:rPr>
                <w:rFonts w:ascii="Arial" w:hAnsi="Arial" w:cs="Arial"/>
                <w:color w:val="000000" w:themeColor="text1"/>
                <w:spacing w:val="-2"/>
              </w:rPr>
              <w:t>закон</w:t>
            </w:r>
            <w:del w:id="443" w:author="Arina Dovzhenko" w:date="2025-11-28T16:40:00Z" w16du:dateUtc="2025-11-28T13:40:00Z">
              <w:r w:rsidRPr="00652228" w:rsidDel="00061E8D">
                <w:rPr>
                  <w:rFonts w:ascii="Arial" w:hAnsi="Arial" w:cs="Arial"/>
                  <w:color w:val="000000" w:themeColor="text1"/>
                  <w:spacing w:val="-2"/>
                </w:rPr>
                <w:delText>ами</w:delText>
              </w:r>
            </w:del>
            <w:ins w:id="444" w:author="Arina Dovzhenko" w:date="2025-11-28T16:40:00Z" w16du:dateUtc="2025-11-28T13:40:00Z">
              <w:r w:rsidR="00061E8D">
                <w:rPr>
                  <w:rFonts w:ascii="Arial" w:hAnsi="Arial" w:cs="Arial"/>
                  <w:color w:val="000000" w:themeColor="text1"/>
                  <w:spacing w:val="-2"/>
                </w:rPr>
                <w:t>одщательством</w:t>
              </w:r>
            </w:ins>
            <w:proofErr w:type="spellEnd"/>
            <w:r w:rsidRPr="00652228">
              <w:rPr>
                <w:rFonts w:ascii="Arial" w:hAnsi="Arial" w:cs="Arial"/>
                <w:color w:val="000000" w:themeColor="text1"/>
                <w:spacing w:val="-2"/>
              </w:rPr>
              <w:t>, правилами и строительными стандартами;</w:t>
            </w:r>
          </w:p>
        </w:tc>
        <w:tc>
          <w:tcPr>
            <w:tcW w:w="4678" w:type="dxa"/>
          </w:tcPr>
          <w:p w14:paraId="28030000" w14:textId="2E3DB8EB"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monitor and co-ordinate the construction of the Hotel as a whole, including the work of the Project Consultants, in order to control the quality of construction and progress of the work during construction so that the Hotel is completed on schedule in accordance with the specifications and all Applicable Laws, regulations and building standards;</w:t>
            </w:r>
          </w:p>
        </w:tc>
      </w:tr>
      <w:tr w:rsidR="00710552" w:rsidRPr="007B6CAE" w14:paraId="3D014B9C" w14:textId="77777777" w:rsidTr="00D31197">
        <w:trPr>
          <w:jc w:val="center"/>
        </w:trPr>
        <w:tc>
          <w:tcPr>
            <w:tcW w:w="4678" w:type="dxa"/>
          </w:tcPr>
          <w:p w14:paraId="2A030000" w14:textId="3EF1A27E"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del w:id="445" w:author="Arina Dovzhenko" w:date="2025-11-28T16:40:00Z" w16du:dateUtc="2025-11-28T13:40:00Z">
              <w:r w:rsidRPr="00652228" w:rsidDel="00061E8D">
                <w:rPr>
                  <w:rFonts w:ascii="Arial" w:hAnsi="Arial" w:cs="Arial"/>
                  <w:color w:val="000000" w:themeColor="text1"/>
                  <w:spacing w:val="-2"/>
                </w:rPr>
                <w:lastRenderedPageBreak/>
                <w:delText xml:space="preserve">сдать </w:delText>
              </w:r>
            </w:del>
            <w:ins w:id="446" w:author="Arina Dovzhenko" w:date="2025-11-28T16:40:00Z" w16du:dateUtc="2025-11-28T13:40:00Z">
              <w:r w:rsidR="00061E8D">
                <w:rPr>
                  <w:rFonts w:ascii="Arial" w:hAnsi="Arial" w:cs="Arial"/>
                  <w:color w:val="000000" w:themeColor="text1"/>
                  <w:spacing w:val="-2"/>
                </w:rPr>
                <w:t>передать</w:t>
              </w:r>
              <w:r w:rsidR="00061E8D"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все </w:t>
            </w:r>
            <w:del w:id="447" w:author="Arina Dovzhenko" w:date="2025-11-28T18:19:00Z" w16du:dateUtc="2025-11-28T15:19:00Z">
              <w:r w:rsidRPr="00652228" w:rsidDel="00937067">
                <w:rPr>
                  <w:rFonts w:ascii="Arial" w:hAnsi="Arial" w:cs="Arial"/>
                  <w:color w:val="000000" w:themeColor="text1"/>
                  <w:spacing w:val="-2"/>
                </w:rPr>
                <w:delText xml:space="preserve">помещения </w:delText>
              </w:r>
            </w:del>
            <w:ins w:id="448" w:author="Arina Dovzhenko" w:date="2025-11-28T18:19:00Z" w16du:dateUtc="2025-11-28T15:19:00Z">
              <w:r w:rsidR="00937067">
                <w:rPr>
                  <w:rFonts w:ascii="Arial" w:hAnsi="Arial" w:cs="Arial"/>
                  <w:color w:val="000000" w:themeColor="text1"/>
                  <w:spacing w:val="-2"/>
                </w:rPr>
                <w:t>зоны</w:t>
              </w:r>
              <w:r w:rsidR="00937067" w:rsidRPr="00652228">
                <w:rPr>
                  <w:rFonts w:ascii="Arial" w:hAnsi="Arial" w:cs="Arial"/>
                  <w:color w:val="000000" w:themeColor="text1"/>
                  <w:spacing w:val="-2"/>
                </w:rPr>
                <w:t xml:space="preserve"> </w:t>
              </w:r>
            </w:ins>
            <w:del w:id="449" w:author="Arina Dovzhenko" w:date="2025-11-28T16:03:00Z" w16du:dateUtc="2025-11-28T13:03:00Z">
              <w:r w:rsidRPr="00652228" w:rsidDel="00FD7DE6">
                <w:rPr>
                  <w:rFonts w:ascii="Arial" w:hAnsi="Arial" w:cs="Arial"/>
                  <w:bCs/>
                  <w:color w:val="000000" w:themeColor="text1"/>
                  <w:spacing w:val="-2"/>
                </w:rPr>
                <w:delText>Гостиницы</w:delText>
              </w:r>
              <w:r w:rsidRPr="00652228" w:rsidDel="00FD7DE6">
                <w:rPr>
                  <w:rFonts w:ascii="Arial" w:hAnsi="Arial" w:cs="Arial"/>
                  <w:color w:val="000000" w:themeColor="text1"/>
                  <w:spacing w:val="-2"/>
                </w:rPr>
                <w:delText xml:space="preserve"> </w:delText>
              </w:r>
            </w:del>
            <w:ins w:id="450" w:author="Arina Dovzhenko" w:date="2025-11-28T16:03:00Z" w16du:dateUtc="2025-11-28T13:03:00Z">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в соответствии с </w:t>
            </w:r>
            <w:r w:rsidRPr="00652228">
              <w:rPr>
                <w:rFonts w:ascii="Arial" w:hAnsi="Arial" w:cs="Arial"/>
                <w:b/>
                <w:color w:val="000000" w:themeColor="text1"/>
                <w:spacing w:val="-2"/>
                <w:u w:val="single"/>
              </w:rPr>
              <w:t>Приложением 3</w:t>
            </w:r>
            <w:r w:rsidRPr="00652228">
              <w:rPr>
                <w:rFonts w:ascii="Arial" w:hAnsi="Arial" w:cs="Arial"/>
                <w:color w:val="000000" w:themeColor="text1"/>
                <w:spacing w:val="-2"/>
              </w:rPr>
              <w:t xml:space="preserve"> до Предполагаемой Даты начала эксплуатации. В связи с этим ожидается, что Владелец предоставит DI или его должностным лицам, сотрудникам, консультантам или агентам, связанным с исполнением настоящего Соглашения, подходящие офисные помещения на разумном расстоянии от </w:t>
            </w:r>
            <w:del w:id="451" w:author="Arina Dovzhenko" w:date="2025-11-28T16:03:00Z" w16du:dateUtc="2025-11-28T13:03:00Z">
              <w:r w:rsidRPr="00652228" w:rsidDel="00FD7DE6">
                <w:rPr>
                  <w:rFonts w:ascii="Arial" w:hAnsi="Arial" w:cs="Arial"/>
                  <w:bCs/>
                  <w:color w:val="000000" w:themeColor="text1"/>
                  <w:spacing w:val="-2"/>
                </w:rPr>
                <w:delText>Гостиницы</w:delText>
              </w:r>
            </w:del>
            <w:ins w:id="452" w:author="Arina Dovzhenko" w:date="2025-11-28T16:03:00Z" w16du:dateUtc="2025-11-28T13:03:00Z">
              <w:r w:rsidR="00FD7DE6">
                <w:rPr>
                  <w:rFonts w:ascii="Arial" w:hAnsi="Arial" w:cs="Arial"/>
                  <w:bCs/>
                  <w:color w:val="000000" w:themeColor="text1"/>
                  <w:spacing w:val="-2"/>
                </w:rPr>
                <w:t>Отеля</w:t>
              </w:r>
            </w:ins>
            <w:r w:rsidRPr="00652228">
              <w:rPr>
                <w:rFonts w:ascii="Arial" w:hAnsi="Arial" w:cs="Arial"/>
                <w:color w:val="000000" w:themeColor="text1"/>
                <w:spacing w:val="-2"/>
              </w:rPr>
              <w:t>, которые будут оборудованы, меблированы и убраны;</w:t>
            </w:r>
          </w:p>
        </w:tc>
        <w:tc>
          <w:tcPr>
            <w:tcW w:w="4678" w:type="dxa"/>
          </w:tcPr>
          <w:p w14:paraId="2B030000" w14:textId="7744ABE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hand over all areas of the Hotel in accordance with </w:t>
            </w:r>
            <w:r w:rsidRPr="00652228">
              <w:rPr>
                <w:rFonts w:ascii="Arial" w:hAnsi="Arial" w:cs="Arial"/>
                <w:b/>
                <w:bCs/>
                <w:color w:val="000000" w:themeColor="text1"/>
                <w:spacing w:val="-2"/>
                <w:sz w:val="20"/>
                <w:u w:val="single"/>
                <w:lang w:val="en-US"/>
              </w:rPr>
              <w:t>Schedule 3</w:t>
            </w:r>
            <w:r w:rsidRPr="00652228">
              <w:rPr>
                <w:rFonts w:ascii="Arial" w:hAnsi="Arial" w:cs="Arial"/>
                <w:color w:val="000000" w:themeColor="text1"/>
                <w:spacing w:val="-2"/>
                <w:sz w:val="20"/>
                <w:lang w:val="en-US"/>
              </w:rPr>
              <w:t xml:space="preserve"> prior to the Anticipated Operation Commencement Date. In this regard, the Owner is expected to provide DI or its officials, employees, consultants or agents associated with the performance of this Agreement suitable office space within reasonable distance from the Hotel location that is equipped, furnished and cleaned;</w:t>
            </w:r>
          </w:p>
        </w:tc>
      </w:tr>
      <w:tr w:rsidR="00710552" w:rsidRPr="007B6CAE" w14:paraId="2BBA78B1" w14:textId="77777777" w:rsidTr="00D31197">
        <w:trPr>
          <w:jc w:val="center"/>
        </w:trPr>
        <w:tc>
          <w:tcPr>
            <w:tcW w:w="4678" w:type="dxa"/>
          </w:tcPr>
          <w:p w14:paraId="2D030000" w14:textId="3118FA50"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получать и поддерживать и по письменному запросу представителя DI предоставить DI копии на английском языке всех разрешений, сертификатов и лицензий и любых других необходимых документов, подтверждающих предоставление всех государственных разрешений, необходимых для строительства, оснащения, заселения и открытия </w:t>
            </w:r>
            <w:del w:id="453" w:author="Arina Dovzhenko" w:date="2025-11-28T16:03:00Z" w16du:dateUtc="2025-11-28T13:03:00Z">
              <w:r w:rsidRPr="00652228" w:rsidDel="00FD7DE6">
                <w:rPr>
                  <w:rFonts w:ascii="Arial" w:hAnsi="Arial" w:cs="Arial"/>
                  <w:bCs/>
                  <w:color w:val="000000" w:themeColor="text1"/>
                  <w:spacing w:val="-2"/>
                </w:rPr>
                <w:delText>Гостиницы</w:delText>
              </w:r>
            </w:del>
            <w:ins w:id="454" w:author="Arina Dovzhenko" w:date="2025-11-28T16:03:00Z" w16du:dateUtc="2025-11-28T13:03:00Z">
              <w:r w:rsidR="00FD7DE6">
                <w:rPr>
                  <w:rFonts w:ascii="Arial" w:hAnsi="Arial" w:cs="Arial"/>
                  <w:bCs/>
                  <w:color w:val="000000" w:themeColor="text1"/>
                  <w:spacing w:val="-2"/>
                </w:rPr>
                <w:t>Отеля</w:t>
              </w:r>
            </w:ins>
            <w:r w:rsidRPr="00652228">
              <w:rPr>
                <w:rFonts w:ascii="Arial" w:hAnsi="Arial" w:cs="Arial"/>
                <w:color w:val="000000" w:themeColor="text1"/>
                <w:spacing w:val="-2"/>
              </w:rPr>
              <w:t>;</w:t>
            </w:r>
          </w:p>
        </w:tc>
        <w:tc>
          <w:tcPr>
            <w:tcW w:w="4678" w:type="dxa"/>
          </w:tcPr>
          <w:p w14:paraId="2E030000" w14:textId="13E6FCED"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obtain and maintain, and if requested in writing by DI’s representative provide DI with copies of, in English, all permits, certificates and licenses and any other necessary documents evidencing the grant of all governmental approvals necessary to construct, fit out, occupy and open the Hotel;</w:t>
            </w:r>
          </w:p>
        </w:tc>
      </w:tr>
      <w:tr w:rsidR="00710552" w:rsidRPr="007B6CAE" w14:paraId="2EFDC7CE" w14:textId="77777777" w:rsidTr="00D31197">
        <w:trPr>
          <w:jc w:val="center"/>
        </w:trPr>
        <w:tc>
          <w:tcPr>
            <w:tcW w:w="4678" w:type="dxa"/>
          </w:tcPr>
          <w:p w14:paraId="30030000" w14:textId="0E5357AF" w:rsidR="00D31197" w:rsidRPr="00652228" w:rsidRDefault="00D31197" w:rsidP="0018245D">
            <w:pPr>
              <w:numPr>
                <w:ilvl w:val="0"/>
                <w:numId w:val="64"/>
              </w:numPr>
              <w:spacing w:line="276" w:lineRule="auto"/>
              <w:ind w:left="591" w:hanging="591"/>
              <w:jc w:val="both"/>
              <w:rPr>
                <w:rFonts w:ascii="Arial" w:hAnsi="Arial" w:cs="Arial"/>
                <w:color w:val="000000" w:themeColor="text1"/>
              </w:rPr>
            </w:pPr>
            <w:r w:rsidRPr="00652228">
              <w:rPr>
                <w:rFonts w:ascii="Arial" w:hAnsi="Arial" w:cs="Arial"/>
                <w:color w:val="000000" w:themeColor="text1"/>
              </w:rPr>
              <w:t xml:space="preserve">проводить координационные встречи на </w:t>
            </w:r>
            <w:del w:id="455" w:author="Arina Dovzhenko" w:date="2025-11-28T16:43:00Z" w16du:dateUtc="2025-11-28T13:43:00Z">
              <w:r w:rsidRPr="00652228" w:rsidDel="004D18A9">
                <w:rPr>
                  <w:rFonts w:ascii="Arial" w:hAnsi="Arial" w:cs="Arial"/>
                  <w:color w:val="000000" w:themeColor="text1"/>
                </w:rPr>
                <w:delText xml:space="preserve">месте </w:delText>
              </w:r>
            </w:del>
            <w:ins w:id="456" w:author="Arina Dovzhenko" w:date="2025-11-28T16:43:00Z" w16du:dateUtc="2025-11-28T13:43:00Z">
              <w:r w:rsidR="004D18A9">
                <w:rPr>
                  <w:rFonts w:ascii="Arial" w:hAnsi="Arial" w:cs="Arial"/>
                  <w:color w:val="000000" w:themeColor="text1"/>
                </w:rPr>
                <w:t>площадке</w:t>
              </w:r>
              <w:r w:rsidR="004D18A9" w:rsidRPr="00652228">
                <w:rPr>
                  <w:rFonts w:ascii="Arial" w:hAnsi="Arial" w:cs="Arial"/>
                  <w:color w:val="000000" w:themeColor="text1"/>
                </w:rPr>
                <w:t xml:space="preserve"> </w:t>
              </w:r>
            </w:ins>
            <w:r w:rsidRPr="00652228">
              <w:rPr>
                <w:rFonts w:ascii="Arial" w:hAnsi="Arial" w:cs="Arial"/>
                <w:color w:val="000000" w:themeColor="text1"/>
              </w:rPr>
              <w:t xml:space="preserve">с Консультантами проекта и DI для анализа прогресса по </w:t>
            </w:r>
            <w:del w:id="457" w:author="Arina Dovzhenko" w:date="2025-11-28T16:03:00Z" w16du:dateUtc="2025-11-28T13:03:00Z">
              <w:r w:rsidRPr="00652228" w:rsidDel="00FD7DE6">
                <w:rPr>
                  <w:rFonts w:ascii="Arial" w:hAnsi="Arial" w:cs="Arial"/>
                  <w:bCs/>
                  <w:color w:val="000000" w:themeColor="text1"/>
                  <w:spacing w:val="-2"/>
                </w:rPr>
                <w:delText>Гостинице</w:delText>
              </w:r>
            </w:del>
            <w:ins w:id="458" w:author="Arina Dovzhenko" w:date="2025-11-28T16:03:00Z" w16du:dateUtc="2025-11-28T13:03:00Z">
              <w:r w:rsidR="00FD7DE6">
                <w:rPr>
                  <w:rFonts w:ascii="Arial" w:hAnsi="Arial" w:cs="Arial"/>
                  <w:bCs/>
                  <w:color w:val="000000" w:themeColor="text1"/>
                  <w:spacing w:val="-2"/>
                </w:rPr>
                <w:t>Отелю</w:t>
              </w:r>
            </w:ins>
            <w:r w:rsidRPr="00652228">
              <w:rPr>
                <w:rFonts w:ascii="Arial" w:hAnsi="Arial" w:cs="Arial"/>
                <w:color w:val="000000" w:themeColor="text1"/>
              </w:rPr>
              <w:t xml:space="preserve">. Такие периодические координационные встречи должны быть организованы Руководителем проекта с повесткой </w:t>
            </w:r>
            <w:del w:id="459" w:author="Arina Dovzhenko" w:date="2025-11-28T16:44:00Z" w16du:dateUtc="2025-11-28T13:44:00Z">
              <w:r w:rsidRPr="00652228" w:rsidDel="004D18A9">
                <w:rPr>
                  <w:rFonts w:ascii="Arial" w:hAnsi="Arial" w:cs="Arial"/>
                  <w:color w:val="000000" w:themeColor="text1"/>
                </w:rPr>
                <w:delText xml:space="preserve">дня </w:delText>
              </w:r>
            </w:del>
            <w:r w:rsidRPr="00652228">
              <w:rPr>
                <w:rFonts w:ascii="Arial" w:hAnsi="Arial" w:cs="Arial"/>
                <w:color w:val="000000" w:themeColor="text1"/>
              </w:rPr>
              <w:t xml:space="preserve">для обсуждения. Протоколы таких встреч должны направляться Руководителем проекта Консультантам проекта и DI в течение семи (7) дней с даты созыва каждой встречи. Владелец должен приложить все усилия для получения, предоставления и сохранения в силе всех </w:t>
            </w:r>
            <w:del w:id="460" w:author="Arina Dovzhenko" w:date="2025-11-28T16:44:00Z" w16du:dateUtc="2025-11-28T13:44:00Z">
              <w:r w:rsidRPr="00652228" w:rsidDel="004D18A9">
                <w:rPr>
                  <w:rFonts w:ascii="Arial" w:hAnsi="Arial" w:cs="Arial"/>
                  <w:color w:val="000000" w:themeColor="text1"/>
                </w:rPr>
                <w:delText xml:space="preserve">таких </w:delText>
              </w:r>
            </w:del>
            <w:r w:rsidRPr="00652228">
              <w:rPr>
                <w:rFonts w:ascii="Arial" w:hAnsi="Arial" w:cs="Arial"/>
                <w:color w:val="000000" w:themeColor="text1"/>
              </w:rPr>
              <w:t>виз, деловых и резидентских виз, удостоверений личности, водительских прав и других разрешений любого рода (будь то правительственных, муниципальных или любого другого рода), которые могут быть необходимым или желательным для любого представителя DI въехать на Территорию и проживать на ней для выполнения функций, требуемых в соответствии с настоящим Соглашением, при условии если DI предоставляет Владельцу все необходимые запрошенные документы;</w:t>
            </w:r>
          </w:p>
        </w:tc>
        <w:tc>
          <w:tcPr>
            <w:tcW w:w="4678" w:type="dxa"/>
          </w:tcPr>
          <w:p w14:paraId="31030000" w14:textId="6AA699D6"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conduct on site co-ordination meetings with the Project Consultants and DI to review the progress of the Hotel. Such periodic co-ordination meetings are to be </w:t>
            </w:r>
            <w:proofErr w:type="spellStart"/>
            <w:r w:rsidRPr="00652228">
              <w:rPr>
                <w:rFonts w:ascii="Arial" w:hAnsi="Arial" w:cs="Arial"/>
                <w:color w:val="000000" w:themeColor="text1"/>
                <w:spacing w:val="-2"/>
                <w:sz w:val="20"/>
                <w:lang w:val="en-US"/>
              </w:rPr>
              <w:t>organised</w:t>
            </w:r>
            <w:proofErr w:type="spellEnd"/>
            <w:r w:rsidRPr="00652228">
              <w:rPr>
                <w:rFonts w:ascii="Arial" w:hAnsi="Arial" w:cs="Arial"/>
                <w:color w:val="000000" w:themeColor="text1"/>
                <w:spacing w:val="-2"/>
                <w:sz w:val="20"/>
                <w:lang w:val="en-US"/>
              </w:rPr>
              <w:t xml:space="preserve"> by the Project Manager with an agenda of topics to be discussed. Minutes of such meetings should be issued by the Project Manager to the Project Consultants and DI within seven (7) days from the date each meeting was convened. The Owner shall use its best </w:t>
            </w:r>
            <w:proofErr w:type="spellStart"/>
            <w:r w:rsidRPr="00652228">
              <w:rPr>
                <w:rFonts w:ascii="Arial" w:hAnsi="Arial" w:cs="Arial"/>
                <w:color w:val="000000" w:themeColor="text1"/>
                <w:spacing w:val="-2"/>
                <w:sz w:val="20"/>
                <w:lang w:val="en-US"/>
              </w:rPr>
              <w:t>endeavours</w:t>
            </w:r>
            <w:proofErr w:type="spellEnd"/>
            <w:r w:rsidRPr="00652228">
              <w:rPr>
                <w:rFonts w:ascii="Arial" w:hAnsi="Arial" w:cs="Arial"/>
                <w:color w:val="000000" w:themeColor="text1"/>
                <w:spacing w:val="-2"/>
                <w:sz w:val="20"/>
                <w:lang w:val="en-US"/>
              </w:rPr>
              <w:t xml:space="preserve"> to obtain, provide and keep in force all such visit, business and residence visas, identity cards, driving licenses, and other permits of every description (whether governmental, municipal or of any other kind whatsoever) as may be necessary or desirable for any DI representative to enter into and reside in the Territory to perform the functions required pursuant this Agreement if DI provides the Owner with all the documents requested;</w:t>
            </w:r>
          </w:p>
        </w:tc>
      </w:tr>
      <w:tr w:rsidR="00710552" w:rsidRPr="007B6CAE" w14:paraId="1318B905" w14:textId="77777777" w:rsidTr="00D31197">
        <w:trPr>
          <w:jc w:val="center"/>
        </w:trPr>
        <w:tc>
          <w:tcPr>
            <w:tcW w:w="4678" w:type="dxa"/>
          </w:tcPr>
          <w:p w14:paraId="33030000" w14:textId="7E9604AE"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гарантировать, что все строительные элементы, которые должны быть завершены до установки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завершены и исправлены до даты, запланированной для установки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w:t>
            </w:r>
          </w:p>
        </w:tc>
        <w:tc>
          <w:tcPr>
            <w:tcW w:w="4678" w:type="dxa"/>
          </w:tcPr>
          <w:p w14:paraId="34030000" w14:textId="0E43FAE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ensure all construction items which have to be completed before the FF&amp;E can be installed are completed and rectified prior to the date scheduled for the installation of the FF&amp;E;</w:t>
            </w:r>
          </w:p>
        </w:tc>
      </w:tr>
      <w:tr w:rsidR="00710552" w:rsidRPr="007B6CAE" w14:paraId="4816E867" w14:textId="77777777" w:rsidTr="00D31197">
        <w:trPr>
          <w:jc w:val="center"/>
        </w:trPr>
        <w:tc>
          <w:tcPr>
            <w:tcW w:w="4678" w:type="dxa"/>
          </w:tcPr>
          <w:p w14:paraId="36030000" w14:textId="4BB30561"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приобрести и поддерживать за счет </w:t>
            </w:r>
            <w:r w:rsidRPr="00652228">
              <w:rPr>
                <w:rFonts w:ascii="Arial" w:hAnsi="Arial" w:cs="Arial"/>
                <w:color w:val="000000" w:themeColor="text1"/>
              </w:rPr>
              <w:t>Владельца</w:t>
            </w:r>
            <w:r w:rsidRPr="00652228">
              <w:rPr>
                <w:rFonts w:ascii="Arial" w:hAnsi="Arial" w:cs="Arial"/>
                <w:color w:val="000000" w:themeColor="text1"/>
                <w:spacing w:val="-2"/>
              </w:rPr>
              <w:t xml:space="preserve"> надлежащ</w:t>
            </w:r>
            <w:del w:id="461" w:author="Arina Dovzhenko" w:date="2025-11-28T16:44:00Z" w16du:dateUtc="2025-11-28T13:44:00Z">
              <w:r w:rsidRPr="00652228" w:rsidDel="004D18A9">
                <w:rPr>
                  <w:rFonts w:ascii="Arial" w:hAnsi="Arial" w:cs="Arial"/>
                  <w:color w:val="000000" w:themeColor="text1"/>
                  <w:spacing w:val="-2"/>
                </w:rPr>
                <w:delText>его</w:delText>
              </w:r>
            </w:del>
            <w:ins w:id="462" w:author="Arina Dovzhenko" w:date="2025-11-28T16:44:00Z" w16du:dateUtc="2025-11-28T13:44:00Z">
              <w:r w:rsidR="004D18A9">
                <w:rPr>
                  <w:rFonts w:ascii="Arial" w:hAnsi="Arial" w:cs="Arial"/>
                  <w:color w:val="000000" w:themeColor="text1"/>
                  <w:spacing w:val="-2"/>
                </w:rPr>
                <w:t xml:space="preserve">ее </w:t>
              </w:r>
            </w:ins>
            <w:ins w:id="463" w:author="Arina Dovzhenko" w:date="2025-11-28T16:48:00Z" w16du:dateUtc="2025-11-28T13:48:00Z">
              <w:r w:rsidR="004D18A9">
                <w:rPr>
                  <w:rFonts w:ascii="Arial" w:hAnsi="Arial" w:cs="Arial"/>
                  <w:color w:val="000000" w:themeColor="text1"/>
                  <w:spacing w:val="-2"/>
                </w:rPr>
                <w:t>страхование</w:t>
              </w:r>
            </w:ins>
            <w:ins w:id="464" w:author="Arina Dovzhenko" w:date="2025-11-28T16:45:00Z" w16du:dateUtc="2025-11-28T13:45:00Z">
              <w:r w:rsidR="004D18A9">
                <w:rPr>
                  <w:rFonts w:ascii="Arial" w:hAnsi="Arial" w:cs="Arial"/>
                  <w:color w:val="000000" w:themeColor="text1"/>
                  <w:spacing w:val="-2"/>
                </w:rPr>
                <w:t xml:space="preserve"> </w:t>
              </w:r>
            </w:ins>
            <w:del w:id="465" w:author="Arina Dovzhenko" w:date="2025-11-28T16:48:00Z" w16du:dateUtc="2025-11-28T13:48:00Z">
              <w:r w:rsidRPr="00652228" w:rsidDel="004D18A9">
                <w:rPr>
                  <w:rFonts w:ascii="Arial" w:hAnsi="Arial" w:cs="Arial"/>
                  <w:color w:val="000000" w:themeColor="text1"/>
                  <w:spacing w:val="-2"/>
                </w:rPr>
                <w:delText xml:space="preserve"> </w:delText>
              </w:r>
            </w:del>
            <w:r w:rsidRPr="00652228">
              <w:rPr>
                <w:rFonts w:ascii="Arial" w:hAnsi="Arial" w:cs="Arial"/>
                <w:color w:val="000000" w:themeColor="text1"/>
                <w:spacing w:val="-2"/>
              </w:rPr>
              <w:t xml:space="preserve">Подрядчика проекта или </w:t>
            </w:r>
            <w:del w:id="466" w:author="Arina Dovzhenko" w:date="2025-11-28T16:45:00Z" w16du:dateUtc="2025-11-28T13:45:00Z">
              <w:r w:rsidRPr="00652228" w:rsidDel="004D18A9">
                <w:rPr>
                  <w:rFonts w:ascii="Arial" w:hAnsi="Arial" w:cs="Arial"/>
                  <w:color w:val="000000" w:themeColor="text1"/>
                  <w:spacing w:val="-2"/>
                </w:rPr>
                <w:delText xml:space="preserve">подрядчика по </w:delText>
              </w:r>
            </w:del>
            <w:r w:rsidRPr="00652228">
              <w:rPr>
                <w:rFonts w:ascii="Arial" w:hAnsi="Arial" w:cs="Arial"/>
                <w:color w:val="000000" w:themeColor="text1"/>
                <w:spacing w:val="-2"/>
              </w:rPr>
              <w:t>страховани</w:t>
            </w:r>
            <w:del w:id="467" w:author="Arina Dovzhenko" w:date="2025-11-28T16:45:00Z" w16du:dateUtc="2025-11-28T13:45:00Z">
              <w:r w:rsidRPr="00652228" w:rsidDel="004D18A9">
                <w:rPr>
                  <w:rFonts w:ascii="Arial" w:hAnsi="Arial" w:cs="Arial"/>
                  <w:color w:val="000000" w:themeColor="text1"/>
                  <w:spacing w:val="-2"/>
                </w:rPr>
                <w:delText>ю</w:delText>
              </w:r>
            </w:del>
            <w:ins w:id="468" w:author="Arina Dovzhenko" w:date="2025-11-28T16:45:00Z" w16du:dateUtc="2025-11-28T13:45:00Z">
              <w:r w:rsidR="004D18A9">
                <w:rPr>
                  <w:rFonts w:ascii="Arial" w:hAnsi="Arial" w:cs="Arial"/>
                  <w:color w:val="000000" w:themeColor="text1"/>
                  <w:spacing w:val="-2"/>
                </w:rPr>
                <w:t>е</w:t>
              </w:r>
            </w:ins>
            <w:r w:rsidRPr="00652228">
              <w:rPr>
                <w:rFonts w:ascii="Arial" w:hAnsi="Arial" w:cs="Arial"/>
                <w:color w:val="000000" w:themeColor="text1"/>
                <w:spacing w:val="-2"/>
              </w:rPr>
              <w:t xml:space="preserve"> всех рисков, связанных с</w:t>
            </w:r>
            <w:ins w:id="469" w:author="Arina Dovzhenko" w:date="2025-11-28T16:04:00Z" w16du:dateUtc="2025-11-28T13:04:00Z">
              <w:r w:rsidR="00FD7DE6">
                <w:rPr>
                  <w:rFonts w:ascii="Arial" w:hAnsi="Arial" w:cs="Arial"/>
                  <w:color w:val="000000" w:themeColor="text1"/>
                  <w:spacing w:val="-2"/>
                </w:rPr>
                <w:t>о строительством</w:t>
              </w:r>
            </w:ins>
            <w:r w:rsidRPr="00652228">
              <w:rPr>
                <w:rFonts w:ascii="Arial" w:hAnsi="Arial" w:cs="Arial"/>
                <w:color w:val="000000" w:themeColor="text1"/>
                <w:spacing w:val="-2"/>
              </w:rPr>
              <w:t xml:space="preserve"> </w:t>
            </w:r>
            <w:del w:id="470" w:author="Arina Dovzhenko" w:date="2025-11-28T16:04:00Z" w16du:dateUtc="2025-11-28T13:04:00Z">
              <w:r w:rsidRPr="00652228" w:rsidDel="00FD7DE6">
                <w:rPr>
                  <w:rFonts w:ascii="Arial" w:hAnsi="Arial" w:cs="Arial"/>
                  <w:color w:val="000000" w:themeColor="text1"/>
                  <w:spacing w:val="-2"/>
                </w:rPr>
                <w:delText xml:space="preserve">развитием </w:delText>
              </w:r>
            </w:del>
            <w:r w:rsidRPr="00652228">
              <w:rPr>
                <w:rFonts w:ascii="Arial" w:hAnsi="Arial" w:cs="Arial"/>
                <w:color w:val="000000" w:themeColor="text1"/>
                <w:spacing w:val="-2"/>
              </w:rPr>
              <w:t xml:space="preserve">или реконструкцией </w:t>
            </w:r>
            <w:del w:id="471" w:author="Arina Dovzhenko" w:date="2025-11-28T16:04:00Z" w16du:dateUtc="2025-11-28T13:04:00Z">
              <w:r w:rsidRPr="00652228" w:rsidDel="00FD7DE6">
                <w:rPr>
                  <w:rFonts w:ascii="Arial" w:hAnsi="Arial" w:cs="Arial"/>
                  <w:bCs/>
                  <w:color w:val="000000" w:themeColor="text1"/>
                  <w:spacing w:val="-2"/>
                </w:rPr>
                <w:delText>Гостиницы</w:delText>
              </w:r>
            </w:del>
            <w:ins w:id="472" w:author="Arina Dovzhenko" w:date="2025-11-28T16:04:00Z" w16du:dateUtc="2025-11-28T13:04:00Z">
              <w:r w:rsidR="00FD7DE6">
                <w:rPr>
                  <w:rFonts w:ascii="Arial" w:hAnsi="Arial" w:cs="Arial"/>
                  <w:bCs/>
                  <w:color w:val="000000" w:themeColor="text1"/>
                  <w:spacing w:val="-2"/>
                </w:rPr>
                <w:t>Отеля</w:t>
              </w:r>
            </w:ins>
            <w:r w:rsidRPr="00652228">
              <w:rPr>
                <w:rFonts w:ascii="Arial" w:hAnsi="Arial" w:cs="Arial"/>
                <w:color w:val="000000" w:themeColor="text1"/>
                <w:spacing w:val="-2"/>
              </w:rPr>
              <w:t xml:space="preserve">, со страховщиком, выбранным таким образом </w:t>
            </w:r>
            <w:proofErr w:type="spellStart"/>
            <w:r w:rsidRPr="00652228">
              <w:rPr>
                <w:rFonts w:ascii="Arial" w:hAnsi="Arial" w:cs="Arial"/>
                <w:color w:val="000000" w:themeColor="text1"/>
              </w:rPr>
              <w:t>Владелецом</w:t>
            </w:r>
            <w:proofErr w:type="spellEnd"/>
            <w:r w:rsidRPr="00652228">
              <w:rPr>
                <w:rFonts w:ascii="Arial" w:hAnsi="Arial" w:cs="Arial"/>
                <w:color w:val="000000" w:themeColor="text1"/>
                <w:spacing w:val="-2"/>
              </w:rPr>
              <w:t xml:space="preserve"> или рекомендованным DI, при условии, что такая страховка обеспечивает достаточное покрытие для покрытия и/или защиты от любого ущерба, который может возникнуть в период строительства </w:t>
            </w:r>
            <w:del w:id="473" w:author="Arina Dovzhenko" w:date="2025-11-28T16:04:00Z" w16du:dateUtc="2025-11-28T13:04:00Z">
              <w:r w:rsidRPr="00652228" w:rsidDel="00FD7DE6">
                <w:rPr>
                  <w:rFonts w:ascii="Arial" w:hAnsi="Arial" w:cs="Arial"/>
                  <w:color w:val="000000" w:themeColor="text1"/>
                  <w:spacing w:val="-2"/>
                </w:rPr>
                <w:delText>Гостиницы</w:delText>
              </w:r>
            </w:del>
            <w:ins w:id="474" w:author="Arina Dovzhenko" w:date="2025-11-28T16:04:00Z" w16du:dateUtc="2025-11-28T13:04:00Z">
              <w:r w:rsidR="00FD7DE6">
                <w:rPr>
                  <w:rFonts w:ascii="Arial" w:hAnsi="Arial" w:cs="Arial"/>
                  <w:color w:val="000000" w:themeColor="text1"/>
                  <w:spacing w:val="-2"/>
                </w:rPr>
                <w:t>Отеля</w:t>
              </w:r>
            </w:ins>
            <w:r w:rsidRPr="00652228">
              <w:rPr>
                <w:rFonts w:ascii="Arial" w:hAnsi="Arial" w:cs="Arial"/>
                <w:color w:val="000000" w:themeColor="text1"/>
                <w:spacing w:val="-2"/>
              </w:rPr>
              <w:t>;</w:t>
            </w:r>
          </w:p>
        </w:tc>
        <w:tc>
          <w:tcPr>
            <w:tcW w:w="4678" w:type="dxa"/>
          </w:tcPr>
          <w:p w14:paraId="37030000" w14:textId="303B781A"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procure and maintain, at the Owner’s cost, adequate Project Contractor or contractor all risk insurance with respect to the development or re-development of the Hotel so selected by the Owner or recommended by DI, provided that, such insurance shall provide sufficient coverage to cover and/or protect against any damage that could occur during the Hotel construction period;</w:t>
            </w:r>
          </w:p>
        </w:tc>
      </w:tr>
      <w:tr w:rsidR="00710552" w:rsidRPr="007B6CAE" w14:paraId="525A9753" w14:textId="77777777" w:rsidTr="00D31197">
        <w:trPr>
          <w:jc w:val="center"/>
        </w:trPr>
        <w:tc>
          <w:tcPr>
            <w:tcW w:w="4678" w:type="dxa"/>
          </w:tcPr>
          <w:p w14:paraId="39030000" w14:textId="66A2AF18"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получить предварительное письменное согласие и одобрение DI на использование </w:t>
            </w:r>
            <w:del w:id="475" w:author="Arina Dovzhenko" w:date="2025-11-28T16:49:00Z" w16du:dateUtc="2025-11-28T13:49:00Z">
              <w:r w:rsidRPr="00652228" w:rsidDel="004D18A9">
                <w:rPr>
                  <w:rFonts w:ascii="Arial" w:hAnsi="Arial" w:cs="Arial"/>
                  <w:color w:val="000000" w:themeColor="text1"/>
                  <w:spacing w:val="-2"/>
                </w:rPr>
                <w:delText>товарных знаков</w:delText>
              </w:r>
            </w:del>
            <w:ins w:id="476" w:author="Arina Dovzhenko" w:date="2025-11-28T16:49:00Z" w16du:dateUtc="2025-11-28T13:49:00Z">
              <w:r w:rsidR="004D18A9">
                <w:rPr>
                  <w:rFonts w:ascii="Arial" w:hAnsi="Arial" w:cs="Arial"/>
                  <w:color w:val="000000" w:themeColor="text1"/>
                  <w:spacing w:val="-2"/>
                </w:rPr>
                <w:t>Брендов</w:t>
              </w:r>
            </w:ins>
            <w:r w:rsidRPr="00652228">
              <w:rPr>
                <w:rFonts w:ascii="Arial" w:hAnsi="Arial" w:cs="Arial"/>
                <w:color w:val="000000" w:themeColor="text1"/>
                <w:spacing w:val="-2"/>
              </w:rPr>
              <w:t xml:space="preserve"> </w:t>
            </w:r>
            <w:del w:id="477" w:author="Arina Dovzhenko" w:date="2025-11-28T16:49:00Z" w16du:dateUtc="2025-11-28T13:49:00Z">
              <w:r w:rsidRPr="00652228" w:rsidDel="004D18A9">
                <w:rPr>
                  <w:rFonts w:ascii="Arial" w:hAnsi="Arial" w:cs="Arial"/>
                  <w:color w:val="000000" w:themeColor="text1"/>
                  <w:spacing w:val="-2"/>
                </w:rPr>
                <w:delText xml:space="preserve">DI </w:delText>
              </w:r>
            </w:del>
            <w:ins w:id="478" w:author="Arina Dovzhenko" w:date="2025-11-28T16:49:00Z" w16du:dateUtc="2025-11-28T13:49:00Z">
              <w:r w:rsidR="004D18A9">
                <w:rPr>
                  <w:rFonts w:ascii="Arial" w:hAnsi="Arial" w:cs="Arial"/>
                  <w:color w:val="000000" w:themeColor="text1"/>
                  <w:spacing w:val="-2"/>
                  <w:lang w:val="en-US"/>
                </w:rPr>
                <w:t>Dusit</w:t>
              </w:r>
              <w:r w:rsidR="004D18A9" w:rsidRPr="00652228">
                <w:rPr>
                  <w:rFonts w:ascii="Arial" w:hAnsi="Arial" w:cs="Arial"/>
                  <w:color w:val="000000" w:themeColor="text1"/>
                  <w:spacing w:val="-2"/>
                </w:rPr>
                <w:t xml:space="preserve"> </w:t>
              </w:r>
            </w:ins>
            <w:r w:rsidRPr="00652228">
              <w:rPr>
                <w:rFonts w:ascii="Arial" w:hAnsi="Arial" w:cs="Arial"/>
                <w:color w:val="000000" w:themeColor="text1"/>
                <w:spacing w:val="-2"/>
              </w:rPr>
              <w:t xml:space="preserve">на внутренних и внешних вывесках, местах размещения и логотипах </w:t>
            </w:r>
            <w:del w:id="479" w:author="Arina Dovzhenko" w:date="2025-11-28T16:04:00Z" w16du:dateUtc="2025-11-28T13:04:00Z">
              <w:r w:rsidRPr="00652228" w:rsidDel="00FD7DE6">
                <w:rPr>
                  <w:rFonts w:ascii="Arial" w:hAnsi="Arial" w:cs="Arial"/>
                  <w:color w:val="000000" w:themeColor="text1"/>
                  <w:spacing w:val="-2"/>
                </w:rPr>
                <w:delText>Гостиницы</w:delText>
              </w:r>
            </w:del>
            <w:ins w:id="480" w:author="Arina Dovzhenko" w:date="2025-11-28T16:04:00Z" w16du:dateUtc="2025-11-28T13:04:00Z">
              <w:r w:rsidR="00FD7DE6">
                <w:rPr>
                  <w:rFonts w:ascii="Arial" w:hAnsi="Arial" w:cs="Arial"/>
                  <w:color w:val="000000" w:themeColor="text1"/>
                  <w:spacing w:val="-2"/>
                </w:rPr>
                <w:t>Отеля</w:t>
              </w:r>
            </w:ins>
            <w:r w:rsidRPr="00652228">
              <w:rPr>
                <w:rFonts w:ascii="Arial" w:hAnsi="Arial" w:cs="Arial"/>
                <w:color w:val="000000" w:themeColor="text1"/>
                <w:spacing w:val="-2"/>
              </w:rPr>
              <w:t xml:space="preserve">, а также не разрешать и </w:t>
            </w:r>
            <w:r w:rsidR="00652228">
              <w:rPr>
                <w:rFonts w:ascii="Arial" w:hAnsi="Arial" w:cs="Arial"/>
                <w:color w:val="000000" w:themeColor="text1"/>
                <w:spacing w:val="-2"/>
              </w:rPr>
              <w:t xml:space="preserve">предотвращать их использование </w:t>
            </w:r>
            <w:del w:id="481" w:author="Arina Dovzhenko" w:date="2025-11-28T16:49:00Z" w16du:dateUtc="2025-11-28T13:49:00Z">
              <w:r w:rsidRPr="00652228" w:rsidDel="004D18A9">
                <w:rPr>
                  <w:rFonts w:ascii="Arial" w:hAnsi="Arial" w:cs="Arial"/>
                  <w:color w:val="000000" w:themeColor="text1"/>
                  <w:spacing w:val="-2"/>
                </w:rPr>
                <w:delText>к</w:delText>
              </w:r>
            </w:del>
            <w:ins w:id="482" w:author="Arina Dovzhenko" w:date="2025-11-28T16:49:00Z" w16du:dateUtc="2025-11-28T13:49:00Z">
              <w:r w:rsidR="004D18A9">
                <w:rPr>
                  <w:rFonts w:ascii="Arial" w:hAnsi="Arial" w:cs="Arial"/>
                  <w:color w:val="000000" w:themeColor="text1"/>
                  <w:spacing w:val="-2"/>
                </w:rPr>
                <w:t>К</w:t>
              </w:r>
            </w:ins>
            <w:r w:rsidRPr="00652228">
              <w:rPr>
                <w:rFonts w:ascii="Arial" w:hAnsi="Arial" w:cs="Arial"/>
                <w:color w:val="000000" w:themeColor="text1"/>
                <w:spacing w:val="-2"/>
              </w:rPr>
              <w:t xml:space="preserve">онсультантами </w:t>
            </w:r>
            <w:del w:id="483" w:author="Arina Dovzhenko" w:date="2025-11-28T16:50:00Z" w16du:dateUtc="2025-11-28T13:50:00Z">
              <w:r w:rsidRPr="00652228" w:rsidDel="004D18A9">
                <w:rPr>
                  <w:rFonts w:ascii="Arial" w:hAnsi="Arial" w:cs="Arial"/>
                  <w:color w:val="000000" w:themeColor="text1"/>
                  <w:spacing w:val="-2"/>
                </w:rPr>
                <w:delText>по проекту</w:delText>
              </w:r>
            </w:del>
            <w:ins w:id="484" w:author="Arina Dovzhenko" w:date="2025-11-28T16:50:00Z" w16du:dateUtc="2025-11-28T13:50:00Z">
              <w:r w:rsidR="004D18A9">
                <w:rPr>
                  <w:rFonts w:ascii="Arial" w:hAnsi="Arial" w:cs="Arial"/>
                  <w:color w:val="000000" w:themeColor="text1"/>
                  <w:spacing w:val="-2"/>
                </w:rPr>
                <w:t>проекта</w:t>
              </w:r>
            </w:ins>
            <w:r w:rsidRPr="00652228">
              <w:rPr>
                <w:rFonts w:ascii="Arial" w:hAnsi="Arial" w:cs="Arial"/>
                <w:color w:val="000000" w:themeColor="text1"/>
                <w:spacing w:val="-2"/>
              </w:rPr>
              <w:t xml:space="preserve"> или любое другое несанкционированное использование Брендов </w:t>
            </w:r>
            <w:proofErr w:type="spellStart"/>
            <w:r w:rsidRPr="00652228">
              <w:rPr>
                <w:rFonts w:ascii="Arial" w:hAnsi="Arial" w:cs="Arial"/>
                <w:color w:val="000000" w:themeColor="text1"/>
                <w:spacing w:val="-2"/>
              </w:rPr>
              <w:t>Dusit</w:t>
            </w:r>
            <w:proofErr w:type="spellEnd"/>
            <w:r w:rsidRPr="00652228">
              <w:rPr>
                <w:rFonts w:ascii="Arial" w:hAnsi="Arial" w:cs="Arial"/>
                <w:color w:val="000000" w:themeColor="text1"/>
                <w:spacing w:val="-2"/>
              </w:rPr>
              <w:t xml:space="preserve">. По запросу DI предоставлять такую информацию и документы, которые доступны </w:t>
            </w:r>
            <w:r w:rsidRPr="00652228">
              <w:rPr>
                <w:rFonts w:ascii="Arial" w:hAnsi="Arial" w:cs="Arial"/>
                <w:color w:val="000000" w:themeColor="text1"/>
              </w:rPr>
              <w:t>Владельц</w:t>
            </w:r>
            <w:r w:rsidRPr="00652228">
              <w:rPr>
                <w:rFonts w:ascii="Arial" w:hAnsi="Arial" w:cs="Arial"/>
                <w:color w:val="000000" w:themeColor="text1"/>
                <w:spacing w:val="-2"/>
              </w:rPr>
              <w:t xml:space="preserve">у, и организовывать такие проверки и встречи с любыми Консультантами </w:t>
            </w:r>
            <w:del w:id="485" w:author="Arina Dovzhenko" w:date="2025-11-28T16:51:00Z" w16du:dateUtc="2025-11-28T13:51:00Z">
              <w:r w:rsidRPr="00652228" w:rsidDel="004D18A9">
                <w:rPr>
                  <w:rFonts w:ascii="Arial" w:hAnsi="Arial" w:cs="Arial"/>
                  <w:color w:val="000000" w:themeColor="text1"/>
                  <w:spacing w:val="-2"/>
                </w:rPr>
                <w:delText>по проекту</w:delText>
              </w:r>
            </w:del>
            <w:ins w:id="486" w:author="Arina Dovzhenko" w:date="2025-11-28T16:51:00Z" w16du:dateUtc="2025-11-28T13:51:00Z">
              <w:r w:rsidR="004D18A9">
                <w:rPr>
                  <w:rFonts w:ascii="Arial" w:hAnsi="Arial" w:cs="Arial"/>
                  <w:color w:val="000000" w:themeColor="text1"/>
                  <w:spacing w:val="-2"/>
                </w:rPr>
                <w:t>проекта</w:t>
              </w:r>
            </w:ins>
            <w:r w:rsidRPr="00652228">
              <w:rPr>
                <w:rFonts w:ascii="Arial" w:hAnsi="Arial" w:cs="Arial"/>
                <w:color w:val="000000" w:themeColor="text1"/>
                <w:spacing w:val="-2"/>
              </w:rPr>
              <w:t>, которые могут быть разумно затребованы DI; и</w:t>
            </w:r>
          </w:p>
        </w:tc>
        <w:tc>
          <w:tcPr>
            <w:tcW w:w="4678" w:type="dxa"/>
          </w:tcPr>
          <w:p w14:paraId="3A030000" w14:textId="73082359"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obtain DI’s prior written consent and approval for the use of the Dusit Brands in the internal and external signage and places and logos of the Hotel and not permit and prevent the use of the same by its Project Consultants or any other </w:t>
            </w:r>
            <w:proofErr w:type="spellStart"/>
            <w:r w:rsidRPr="00652228">
              <w:rPr>
                <w:rFonts w:ascii="Arial" w:hAnsi="Arial" w:cs="Arial"/>
                <w:color w:val="000000" w:themeColor="text1"/>
                <w:spacing w:val="-2"/>
                <w:sz w:val="20"/>
                <w:lang w:val="en-US"/>
              </w:rPr>
              <w:t>unauthorised</w:t>
            </w:r>
            <w:proofErr w:type="spellEnd"/>
            <w:r w:rsidRPr="00652228">
              <w:rPr>
                <w:rFonts w:ascii="Arial" w:hAnsi="Arial" w:cs="Arial"/>
                <w:color w:val="000000" w:themeColor="text1"/>
                <w:spacing w:val="-2"/>
                <w:sz w:val="20"/>
                <w:lang w:val="en-US"/>
              </w:rPr>
              <w:t xml:space="preserve"> use of the Dusit Brands. At the request of DI, provide such information and documents as are available to the Owner and arrange for such inspections and meetings with any Project Consultants as may be reasonably required by DI; and</w:t>
            </w:r>
          </w:p>
        </w:tc>
      </w:tr>
      <w:tr w:rsidR="00710552" w:rsidRPr="007B6CAE" w14:paraId="74408387" w14:textId="77777777" w:rsidTr="00D31197">
        <w:trPr>
          <w:jc w:val="center"/>
        </w:trPr>
        <w:tc>
          <w:tcPr>
            <w:tcW w:w="4678" w:type="dxa"/>
          </w:tcPr>
          <w:p w14:paraId="3C030000" w14:textId="65809D7E"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предоставлять всю документацию на английском языке (включая, помимо прочего, разрешения, договоры о предоставлении земли, лицензии и правительственные разрешения), которые DI может обоснованно потребовать для проведения комплексной проверки в отношении </w:t>
            </w:r>
            <w:del w:id="487" w:author="Arina Dovzhenko" w:date="2025-11-28T16:04:00Z" w16du:dateUtc="2025-11-28T13:04:00Z">
              <w:r w:rsidRPr="00652228" w:rsidDel="00FD7DE6">
                <w:rPr>
                  <w:rFonts w:ascii="Arial" w:hAnsi="Arial" w:cs="Arial"/>
                  <w:color w:val="000000" w:themeColor="text1"/>
                  <w:spacing w:val="-2"/>
                </w:rPr>
                <w:delText>Г</w:delText>
              </w:r>
              <w:r w:rsidR="00652228" w:rsidDel="00FD7DE6">
                <w:rPr>
                  <w:rFonts w:ascii="Arial" w:hAnsi="Arial" w:cs="Arial"/>
                  <w:color w:val="000000" w:themeColor="text1"/>
                  <w:spacing w:val="-2"/>
                </w:rPr>
                <w:delText>остиницы</w:delText>
              </w:r>
            </w:del>
            <w:ins w:id="488" w:author="Arina Dovzhenko" w:date="2025-11-28T16:04:00Z" w16du:dateUtc="2025-11-28T13:04:00Z">
              <w:r w:rsidR="00FD7DE6">
                <w:rPr>
                  <w:rFonts w:ascii="Arial" w:hAnsi="Arial" w:cs="Arial"/>
                  <w:color w:val="000000" w:themeColor="text1"/>
                  <w:spacing w:val="-2"/>
                </w:rPr>
                <w:t>Отеля</w:t>
              </w:r>
            </w:ins>
            <w:r w:rsidR="00652228">
              <w:rPr>
                <w:rFonts w:ascii="Arial" w:hAnsi="Arial" w:cs="Arial"/>
                <w:color w:val="000000" w:themeColor="text1"/>
                <w:spacing w:val="-2"/>
              </w:rPr>
              <w:t>.</w:t>
            </w:r>
          </w:p>
        </w:tc>
        <w:tc>
          <w:tcPr>
            <w:tcW w:w="4678" w:type="dxa"/>
          </w:tcPr>
          <w:p w14:paraId="3D030000" w14:textId="1969139C"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all documentation in English (including but not limited to permits, land grant contracts, license and government approvals) which DI may reasonably require in order to perform due dil</w:t>
            </w:r>
            <w:r w:rsidR="00652228">
              <w:rPr>
                <w:rFonts w:ascii="Arial" w:hAnsi="Arial" w:cs="Arial"/>
                <w:color w:val="000000" w:themeColor="text1"/>
                <w:spacing w:val="-2"/>
                <w:sz w:val="20"/>
                <w:lang w:val="en-US"/>
              </w:rPr>
              <w:t>igence in respect of the Hotel.</w:t>
            </w:r>
          </w:p>
        </w:tc>
      </w:tr>
      <w:tr w:rsidR="00652228" w:rsidRPr="00710552" w14:paraId="40C5FE8F" w14:textId="77777777" w:rsidTr="00D31197">
        <w:trPr>
          <w:jc w:val="center"/>
        </w:trPr>
        <w:tc>
          <w:tcPr>
            <w:tcW w:w="4678" w:type="dxa"/>
          </w:tcPr>
          <w:p w14:paraId="5094ADA9" w14:textId="24769598" w:rsidR="00652228" w:rsidRPr="00652228" w:rsidRDefault="00652228" w:rsidP="0018245D">
            <w:pPr>
              <w:numPr>
                <w:ilvl w:val="0"/>
                <w:numId w:val="47"/>
              </w:numPr>
              <w:spacing w:line="276" w:lineRule="auto"/>
              <w:ind w:left="591" w:hanging="591"/>
              <w:rPr>
                <w:rFonts w:ascii="Arial" w:hAnsi="Arial" w:cs="Arial"/>
                <w:b/>
                <w:color w:val="000000" w:themeColor="text1"/>
                <w:spacing w:val="-2"/>
              </w:rPr>
            </w:pPr>
            <w:r w:rsidRPr="00652228">
              <w:rPr>
                <w:rFonts w:ascii="Arial" w:hAnsi="Arial" w:cs="Arial"/>
                <w:b/>
                <w:color w:val="000000" w:themeColor="text1"/>
                <w:spacing w:val="-2"/>
              </w:rPr>
              <w:t>Период проверки DI</w:t>
            </w:r>
          </w:p>
        </w:tc>
        <w:tc>
          <w:tcPr>
            <w:tcW w:w="4678" w:type="dxa"/>
          </w:tcPr>
          <w:p w14:paraId="72D71823" w14:textId="39B9E258" w:rsidR="00652228" w:rsidRPr="00652228" w:rsidRDefault="00652228"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489" w:name="_Ref417199541"/>
            <w:r w:rsidRPr="00652228">
              <w:rPr>
                <w:rFonts w:ascii="Arial" w:hAnsi="Arial" w:cs="Arial"/>
                <w:b/>
                <w:color w:val="000000" w:themeColor="text1"/>
                <w:sz w:val="20"/>
              </w:rPr>
              <w:t xml:space="preserve">DI Review </w:t>
            </w:r>
            <w:proofErr w:type="spellStart"/>
            <w:r w:rsidRPr="00652228">
              <w:rPr>
                <w:rFonts w:ascii="Arial" w:hAnsi="Arial" w:cs="Arial"/>
                <w:b/>
                <w:color w:val="000000" w:themeColor="text1"/>
                <w:sz w:val="20"/>
              </w:rPr>
              <w:t>Period</w:t>
            </w:r>
            <w:bookmarkEnd w:id="489"/>
            <w:proofErr w:type="spellEnd"/>
          </w:p>
        </w:tc>
      </w:tr>
      <w:tr w:rsidR="00710552" w:rsidRPr="007B6CAE" w14:paraId="277C6997" w14:textId="77777777" w:rsidTr="00D31197">
        <w:trPr>
          <w:jc w:val="center"/>
        </w:trPr>
        <w:tc>
          <w:tcPr>
            <w:tcW w:w="4678" w:type="dxa"/>
          </w:tcPr>
          <w:p w14:paraId="40030000" w14:textId="7FD13424" w:rsidR="00D31197" w:rsidRPr="00652228" w:rsidRDefault="00D31197" w:rsidP="00652228">
            <w:pPr>
              <w:pStyle w:val="Heading16pt"/>
              <w:spacing w:after="120" w:line="276" w:lineRule="auto"/>
              <w:jc w:val="both"/>
              <w:rPr>
                <w:rFonts w:cs="Arial"/>
                <w:color w:val="000000" w:themeColor="text1"/>
                <w:spacing w:val="-2"/>
                <w:sz w:val="20"/>
              </w:rPr>
            </w:pPr>
            <w:r w:rsidRPr="00710552">
              <w:rPr>
                <w:rFonts w:cs="Arial"/>
                <w:b w:val="0"/>
                <w:color w:val="000000" w:themeColor="text1"/>
                <w:spacing w:val="-2"/>
                <w:sz w:val="20"/>
              </w:rPr>
              <w:t xml:space="preserve">В случае, если Владелец предоставляет чертежи, планы, спецификации, проекты или другие материалы (по крайней мере, одну (1) печатную копию для каждого материала) в отношении </w:t>
            </w:r>
            <w:del w:id="490" w:author="Arina Dovzhenko" w:date="2025-11-28T16:04:00Z" w16du:dateUtc="2025-11-28T13:04:00Z">
              <w:r w:rsidRPr="00710552" w:rsidDel="00FD7DE6">
                <w:rPr>
                  <w:rFonts w:cs="Arial"/>
                  <w:b w:val="0"/>
                  <w:color w:val="000000" w:themeColor="text1"/>
                  <w:spacing w:val="-2"/>
                  <w:sz w:val="20"/>
                </w:rPr>
                <w:delText>Гостиницы</w:delText>
              </w:r>
            </w:del>
            <w:ins w:id="491" w:author="Arina Dovzhenko" w:date="2025-11-28T16:04:00Z" w16du:dateUtc="2025-11-28T13:04:00Z">
              <w:r w:rsidR="00FD7DE6">
                <w:rPr>
                  <w:rFonts w:cs="Arial"/>
                  <w:b w:val="0"/>
                  <w:color w:val="000000" w:themeColor="text1"/>
                  <w:spacing w:val="-2"/>
                  <w:sz w:val="20"/>
                </w:rPr>
                <w:t>Отеля</w:t>
              </w:r>
            </w:ins>
            <w:r w:rsidRPr="00710552">
              <w:rPr>
                <w:rFonts w:cs="Arial"/>
                <w:b w:val="0"/>
                <w:color w:val="000000" w:themeColor="text1"/>
                <w:spacing w:val="-2"/>
                <w:sz w:val="20"/>
              </w:rPr>
              <w:t xml:space="preserve">, DI должен предоставить свои комментарии по таким </w:t>
            </w:r>
            <w:r w:rsidRPr="00710552">
              <w:rPr>
                <w:rFonts w:cs="Arial"/>
                <w:b w:val="0"/>
                <w:color w:val="000000" w:themeColor="text1"/>
                <w:spacing w:val="-2"/>
                <w:sz w:val="20"/>
              </w:rPr>
              <w:lastRenderedPageBreak/>
              <w:t xml:space="preserve">материалам в течение десяти (10) рабочих дней (или более длительный период по взаимному согласованию Сторон) получения таких материалов от </w:t>
            </w:r>
            <w:r w:rsidRPr="00710552">
              <w:rPr>
                <w:rFonts w:cs="Arial"/>
                <w:b w:val="0"/>
                <w:color w:val="000000" w:themeColor="text1"/>
                <w:sz w:val="20"/>
              </w:rPr>
              <w:t>Владельц</w:t>
            </w:r>
            <w:r w:rsidRPr="00710552">
              <w:rPr>
                <w:rFonts w:cs="Arial"/>
                <w:b w:val="0"/>
                <w:color w:val="000000" w:themeColor="text1"/>
                <w:spacing w:val="-2"/>
                <w:sz w:val="20"/>
              </w:rPr>
              <w:t>а. Если DI не предоставил никаких комментариев в течение десяти (10) рабочих дней (или более длительного периода, согласованного Сторонами) с момента получения, считается, что DI не предоставил никаких комментариев, и Владелец имеет право</w:t>
            </w:r>
            <w:r w:rsidR="00652228">
              <w:rPr>
                <w:rFonts w:cs="Arial"/>
                <w:b w:val="0"/>
                <w:color w:val="000000" w:themeColor="text1"/>
                <w:spacing w:val="-2"/>
                <w:sz w:val="20"/>
              </w:rPr>
              <w:t xml:space="preserve"> действовать на этом основании.</w:t>
            </w:r>
          </w:p>
        </w:tc>
        <w:tc>
          <w:tcPr>
            <w:tcW w:w="4678" w:type="dxa"/>
          </w:tcPr>
          <w:p w14:paraId="42030000" w14:textId="1553683C" w:rsidR="00D31197" w:rsidRPr="00710552" w:rsidRDefault="00D31197" w:rsidP="00652228">
            <w:pPr>
              <w:pStyle w:val="Heading16pt"/>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In the event the Owner submits drawings, plans, specifications, designs or other materials (at least one (1) copy for each material) in connection with the Hotel, DI shall provide its comments on such materials within ten (10) Business Days (or such longer period as mutually agreed by the Parties) of </w:t>
            </w:r>
            <w:r w:rsidRPr="00710552">
              <w:rPr>
                <w:rFonts w:cs="Arial"/>
                <w:b w:val="0"/>
                <w:color w:val="000000" w:themeColor="text1"/>
                <w:spacing w:val="-2"/>
                <w:sz w:val="20"/>
                <w:lang w:val="en-US"/>
              </w:rPr>
              <w:lastRenderedPageBreak/>
              <w:t>receipt of such materials from the Owner. If DI has not provided any comments within ten (10) Business Days (or such longer period as mutually agreed by the Parties) of such receipt, DI shall be deemed not to have any comments and the Owner shall be entitled to proceed on that basis.</w:t>
            </w:r>
          </w:p>
        </w:tc>
      </w:tr>
      <w:tr w:rsidR="00710552" w:rsidRPr="007B6CAE" w14:paraId="63F8B476" w14:textId="77777777" w:rsidTr="00D31197">
        <w:trPr>
          <w:jc w:val="center"/>
        </w:trPr>
        <w:tc>
          <w:tcPr>
            <w:tcW w:w="4678" w:type="dxa"/>
          </w:tcPr>
          <w:p w14:paraId="47030000" w14:textId="0A406F16" w:rsidR="00D31197" w:rsidRPr="00652228" w:rsidRDefault="00D31197" w:rsidP="0018245D">
            <w:pPr>
              <w:pStyle w:val="Heading16pt"/>
              <w:numPr>
                <w:ilvl w:val="0"/>
                <w:numId w:val="66"/>
              </w:numPr>
              <w:spacing w:after="120" w:line="276" w:lineRule="auto"/>
              <w:ind w:left="591" w:hanging="591"/>
              <w:rPr>
                <w:rFonts w:cs="Arial"/>
                <w:b w:val="0"/>
                <w:color w:val="000000" w:themeColor="text1"/>
                <w:spacing w:val="-2"/>
                <w:sz w:val="20"/>
              </w:rPr>
            </w:pPr>
            <w:r w:rsidRPr="00710552">
              <w:rPr>
                <w:rFonts w:cs="Arial"/>
                <w:b w:val="0"/>
                <w:color w:val="000000" w:themeColor="text1"/>
                <w:spacing w:val="-2"/>
                <w:sz w:val="20"/>
              </w:rPr>
              <w:lastRenderedPageBreak/>
              <w:t xml:space="preserve">DI обязуется предоставить Владельцу Стандарты бренда </w:t>
            </w:r>
            <w:proofErr w:type="spellStart"/>
            <w:r w:rsidRPr="00710552">
              <w:rPr>
                <w:rFonts w:cs="Arial"/>
                <w:b w:val="0"/>
                <w:color w:val="000000" w:themeColor="text1"/>
                <w:spacing w:val="-2"/>
                <w:sz w:val="20"/>
              </w:rPr>
              <w:t>Dusit</w:t>
            </w:r>
            <w:proofErr w:type="spellEnd"/>
            <w:r w:rsidRPr="00710552">
              <w:rPr>
                <w:rFonts w:cs="Arial"/>
                <w:b w:val="0"/>
                <w:color w:val="000000" w:themeColor="text1"/>
                <w:spacing w:val="-2"/>
                <w:sz w:val="20"/>
              </w:rPr>
              <w:t xml:space="preserve"> незамедлительно после подписания настоящего Соглашения.</w:t>
            </w:r>
          </w:p>
        </w:tc>
        <w:tc>
          <w:tcPr>
            <w:tcW w:w="4678" w:type="dxa"/>
          </w:tcPr>
          <w:p w14:paraId="4C030000" w14:textId="68A51AD0" w:rsidR="00D31197" w:rsidRPr="00652228" w:rsidRDefault="00D31197" w:rsidP="0018245D">
            <w:pPr>
              <w:pStyle w:val="Heading16pt"/>
              <w:numPr>
                <w:ilvl w:val="0"/>
                <w:numId w:val="67"/>
              </w:numPr>
              <w:spacing w:after="120" w:line="276" w:lineRule="auto"/>
              <w:ind w:left="595" w:hanging="595"/>
              <w:rPr>
                <w:rFonts w:cs="Arial"/>
                <w:b w:val="0"/>
                <w:color w:val="000000" w:themeColor="text1"/>
                <w:spacing w:val="-2"/>
                <w:sz w:val="20"/>
                <w:lang w:val="en-US"/>
              </w:rPr>
            </w:pPr>
            <w:r w:rsidRPr="00710552">
              <w:rPr>
                <w:rFonts w:cs="Arial"/>
                <w:b w:val="0"/>
                <w:color w:val="000000" w:themeColor="text1"/>
                <w:spacing w:val="-2"/>
                <w:sz w:val="20"/>
                <w:lang w:val="en-US"/>
              </w:rPr>
              <w:t>DI shall provide the Owner with the Dusit Brand Standards i</w:t>
            </w:r>
            <w:r w:rsidR="00652228">
              <w:rPr>
                <w:rFonts w:cs="Arial"/>
                <w:b w:val="0"/>
                <w:color w:val="000000" w:themeColor="text1"/>
                <w:spacing w:val="-2"/>
                <w:sz w:val="20"/>
                <w:lang w:val="en-US"/>
              </w:rPr>
              <w:t>mmediately upon signing hereof.</w:t>
            </w:r>
          </w:p>
        </w:tc>
      </w:tr>
      <w:tr w:rsidR="00652228" w:rsidRPr="00710552" w14:paraId="027762BA" w14:textId="77777777" w:rsidTr="00D31197">
        <w:trPr>
          <w:jc w:val="center"/>
        </w:trPr>
        <w:tc>
          <w:tcPr>
            <w:tcW w:w="4678" w:type="dxa"/>
          </w:tcPr>
          <w:p w14:paraId="74961C6B" w14:textId="4C785351" w:rsidR="00652228" w:rsidRPr="00652228" w:rsidRDefault="00652228" w:rsidP="0018245D">
            <w:pPr>
              <w:numPr>
                <w:ilvl w:val="0"/>
                <w:numId w:val="47"/>
              </w:numPr>
              <w:spacing w:line="276" w:lineRule="auto"/>
              <w:ind w:left="591" w:hanging="591"/>
              <w:rPr>
                <w:rFonts w:ascii="Arial" w:hAnsi="Arial" w:cs="Arial"/>
                <w:b/>
                <w:color w:val="000000" w:themeColor="text1"/>
                <w:spacing w:val="-2"/>
              </w:rPr>
            </w:pPr>
            <w:r w:rsidRPr="00652228">
              <w:rPr>
                <w:rFonts w:ascii="Arial" w:hAnsi="Arial" w:cs="Arial"/>
                <w:b/>
                <w:color w:val="000000" w:themeColor="text1"/>
                <w:spacing w:val="-2"/>
              </w:rPr>
              <w:t>Срок действия и прекращение действия</w:t>
            </w:r>
          </w:p>
        </w:tc>
        <w:tc>
          <w:tcPr>
            <w:tcW w:w="4678" w:type="dxa"/>
          </w:tcPr>
          <w:p w14:paraId="3DCD27A9" w14:textId="1D67221B" w:rsidR="00652228" w:rsidRPr="00652228" w:rsidRDefault="00652228"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492" w:name="_Ref417199546"/>
            <w:proofErr w:type="spellStart"/>
            <w:r w:rsidRPr="00652228">
              <w:rPr>
                <w:rFonts w:ascii="Arial" w:hAnsi="Arial" w:cs="Arial"/>
                <w:b/>
                <w:color w:val="000000" w:themeColor="text1"/>
                <w:sz w:val="20"/>
              </w:rPr>
              <w:t>Term</w:t>
            </w:r>
            <w:proofErr w:type="spellEnd"/>
            <w:r w:rsidRPr="00652228">
              <w:rPr>
                <w:rFonts w:ascii="Arial" w:hAnsi="Arial" w:cs="Arial"/>
                <w:b/>
                <w:color w:val="000000" w:themeColor="text1"/>
                <w:sz w:val="20"/>
              </w:rPr>
              <w:t xml:space="preserve"> </w:t>
            </w:r>
            <w:proofErr w:type="spellStart"/>
            <w:r w:rsidRPr="00652228">
              <w:rPr>
                <w:rFonts w:ascii="Arial" w:hAnsi="Arial" w:cs="Arial"/>
                <w:b/>
                <w:color w:val="000000" w:themeColor="text1"/>
                <w:sz w:val="20"/>
              </w:rPr>
              <w:t>and</w:t>
            </w:r>
            <w:proofErr w:type="spellEnd"/>
            <w:r w:rsidRPr="00652228">
              <w:rPr>
                <w:rFonts w:ascii="Arial" w:hAnsi="Arial" w:cs="Arial"/>
                <w:b/>
                <w:color w:val="000000" w:themeColor="text1"/>
                <w:sz w:val="20"/>
              </w:rPr>
              <w:t xml:space="preserve"> </w:t>
            </w:r>
            <w:proofErr w:type="spellStart"/>
            <w:r w:rsidRPr="00652228">
              <w:rPr>
                <w:rFonts w:ascii="Arial" w:hAnsi="Arial" w:cs="Arial"/>
                <w:b/>
                <w:color w:val="000000" w:themeColor="text1"/>
                <w:sz w:val="20"/>
              </w:rPr>
              <w:t>Termination</w:t>
            </w:r>
            <w:bookmarkEnd w:id="492"/>
            <w:proofErr w:type="spellEnd"/>
          </w:p>
        </w:tc>
      </w:tr>
      <w:tr w:rsidR="00710552" w:rsidRPr="00710552" w14:paraId="37854062" w14:textId="77777777" w:rsidTr="00D31197">
        <w:trPr>
          <w:jc w:val="center"/>
        </w:trPr>
        <w:tc>
          <w:tcPr>
            <w:tcW w:w="4678" w:type="dxa"/>
          </w:tcPr>
          <w:p w14:paraId="53030000" w14:textId="3EFC116D" w:rsidR="00D31197" w:rsidRPr="00652228" w:rsidRDefault="00D31197" w:rsidP="0018245D">
            <w:pPr>
              <w:pStyle w:val="Heading16pt"/>
              <w:numPr>
                <w:ilvl w:val="0"/>
                <w:numId w:val="68"/>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Срок действия соглашения</w:t>
            </w:r>
          </w:p>
        </w:tc>
        <w:tc>
          <w:tcPr>
            <w:tcW w:w="4678" w:type="dxa"/>
          </w:tcPr>
          <w:p w14:paraId="57030000" w14:textId="2489FE20" w:rsidR="00D31197" w:rsidRPr="00652228" w:rsidRDefault="00D31197" w:rsidP="0018245D">
            <w:pPr>
              <w:pStyle w:val="Heading16pt"/>
              <w:numPr>
                <w:ilvl w:val="0"/>
                <w:numId w:val="69"/>
              </w:numPr>
              <w:spacing w:after="120" w:line="276" w:lineRule="auto"/>
              <w:ind w:left="595" w:hanging="595"/>
              <w:jc w:val="both"/>
              <w:rPr>
                <w:rFonts w:cs="Arial"/>
                <w:b w:val="0"/>
                <w:caps/>
                <w:color w:val="000000" w:themeColor="text1"/>
                <w:spacing w:val="-2"/>
                <w:sz w:val="20"/>
                <w:u w:val="single"/>
              </w:rPr>
            </w:pPr>
            <w:bookmarkStart w:id="493" w:name="_Ref417199550"/>
            <w:proofErr w:type="spellStart"/>
            <w:r w:rsidRPr="00710552">
              <w:rPr>
                <w:rFonts w:cs="Arial"/>
                <w:b w:val="0"/>
                <w:color w:val="000000" w:themeColor="text1"/>
                <w:spacing w:val="-2"/>
                <w:sz w:val="20"/>
                <w:u w:val="single"/>
              </w:rPr>
              <w:t>Term</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of</w:t>
            </w:r>
            <w:proofErr w:type="spellEnd"/>
            <w:r w:rsidRPr="00710552">
              <w:rPr>
                <w:rFonts w:cs="Arial"/>
                <w:b w:val="0"/>
                <w:color w:val="000000" w:themeColor="text1"/>
                <w:spacing w:val="-2"/>
                <w:sz w:val="20"/>
                <w:u w:val="single"/>
              </w:rPr>
              <w:t xml:space="preserve"> Agreement</w:t>
            </w:r>
            <w:bookmarkEnd w:id="493"/>
          </w:p>
        </w:tc>
      </w:tr>
      <w:tr w:rsidR="00652228" w:rsidRPr="007B6CAE" w14:paraId="29A81547" w14:textId="77777777" w:rsidTr="00D31197">
        <w:trPr>
          <w:jc w:val="center"/>
        </w:trPr>
        <w:tc>
          <w:tcPr>
            <w:tcW w:w="4678" w:type="dxa"/>
          </w:tcPr>
          <w:p w14:paraId="4CCDC7E4" w14:textId="29F92769" w:rsidR="00652228" w:rsidRPr="00ED68DC" w:rsidRDefault="00652228" w:rsidP="0018245D">
            <w:pPr>
              <w:numPr>
                <w:ilvl w:val="0"/>
                <w:numId w:val="15"/>
              </w:numPr>
              <w:spacing w:line="276" w:lineRule="auto"/>
              <w:ind w:left="1016" w:hanging="425"/>
              <w:jc w:val="both"/>
              <w:rPr>
                <w:rFonts w:ascii="Arial" w:hAnsi="Arial" w:cs="Arial"/>
                <w:color w:val="000000" w:themeColor="text1"/>
                <w:spacing w:val="-2"/>
              </w:rPr>
            </w:pPr>
            <w:r w:rsidRPr="00ED68DC">
              <w:rPr>
                <w:rFonts w:ascii="Arial" w:hAnsi="Arial" w:cs="Arial"/>
                <w:color w:val="000000" w:themeColor="text1"/>
                <w:spacing w:val="-2"/>
              </w:rPr>
              <w:t>Настоящее Соглашение вступает в силу с даты настоящего Соглашения и остается в полной силе до истечения тридцати (30) дней после Даты начала эксплуатации.</w:t>
            </w:r>
          </w:p>
        </w:tc>
        <w:tc>
          <w:tcPr>
            <w:tcW w:w="4678" w:type="dxa"/>
          </w:tcPr>
          <w:p w14:paraId="0D7A58A9" w14:textId="0C35518F" w:rsidR="00652228" w:rsidRPr="00ED68DC" w:rsidRDefault="00652228" w:rsidP="0018245D">
            <w:pPr>
              <w:pStyle w:val="Heading16pt"/>
              <w:numPr>
                <w:ilvl w:val="0"/>
                <w:numId w:val="70"/>
              </w:numPr>
              <w:tabs>
                <w:tab w:val="left" w:pos="1015"/>
              </w:tabs>
              <w:spacing w:after="120" w:line="276" w:lineRule="auto"/>
              <w:ind w:left="1020" w:hanging="425"/>
              <w:jc w:val="both"/>
              <w:rPr>
                <w:rFonts w:cs="Arial"/>
                <w:b w:val="0"/>
                <w:color w:val="000000" w:themeColor="text1"/>
                <w:spacing w:val="-2"/>
                <w:sz w:val="20"/>
                <w:lang w:val="en-US"/>
              </w:rPr>
            </w:pPr>
            <w:r w:rsidRPr="00ED68DC">
              <w:rPr>
                <w:rFonts w:cs="Arial"/>
                <w:b w:val="0"/>
                <w:color w:val="000000" w:themeColor="text1"/>
                <w:spacing w:val="-2"/>
                <w:sz w:val="20"/>
                <w:lang w:val="en-US"/>
              </w:rPr>
              <w:t>This Agreement shall become effective from the date hereof and shall remain in full force and effect until the expiration of thirty (30) days after the Operation Commencement Date (“</w:t>
            </w:r>
            <w:r w:rsidRPr="00ED68DC">
              <w:rPr>
                <w:rFonts w:cs="Arial"/>
                <w:bCs/>
                <w:color w:val="000000" w:themeColor="text1"/>
                <w:spacing w:val="-2"/>
                <w:sz w:val="20"/>
                <w:lang w:val="en-US"/>
              </w:rPr>
              <w:t>Term</w:t>
            </w:r>
            <w:r w:rsidR="00ED68DC" w:rsidRPr="00ED68DC">
              <w:rPr>
                <w:rFonts w:cs="Arial"/>
                <w:b w:val="0"/>
                <w:color w:val="000000" w:themeColor="text1"/>
                <w:spacing w:val="-2"/>
                <w:sz w:val="20"/>
                <w:lang w:val="en-US"/>
              </w:rPr>
              <w:t>”).</w:t>
            </w:r>
          </w:p>
        </w:tc>
      </w:tr>
      <w:tr w:rsidR="00652228" w:rsidRPr="007B6CAE" w14:paraId="4AF16CDA" w14:textId="77777777" w:rsidTr="00D31197">
        <w:trPr>
          <w:jc w:val="center"/>
        </w:trPr>
        <w:tc>
          <w:tcPr>
            <w:tcW w:w="4678" w:type="dxa"/>
          </w:tcPr>
          <w:p w14:paraId="1003C575" w14:textId="7E5BAD6B" w:rsidR="00652228" w:rsidRPr="00ED68DC" w:rsidRDefault="00652228" w:rsidP="0018245D">
            <w:pPr>
              <w:numPr>
                <w:ilvl w:val="0"/>
                <w:numId w:val="15"/>
              </w:numPr>
              <w:spacing w:line="276" w:lineRule="auto"/>
              <w:ind w:left="1016" w:hanging="425"/>
              <w:jc w:val="both"/>
              <w:rPr>
                <w:rFonts w:ascii="Arial" w:hAnsi="Arial" w:cs="Arial"/>
                <w:color w:val="000000" w:themeColor="text1"/>
                <w:spacing w:val="-2"/>
              </w:rPr>
            </w:pPr>
            <w:r w:rsidRPr="00ED68DC">
              <w:rPr>
                <w:rFonts w:ascii="Arial" w:hAnsi="Arial" w:cs="Arial"/>
                <w:color w:val="000000" w:themeColor="text1"/>
                <w:spacing w:val="-2"/>
              </w:rPr>
              <w:t>Настоящее Соглашение может быть расторгнуто в соответствии с разделами 7.2, 7.3, 7.4 или 7.5.</w:t>
            </w:r>
          </w:p>
        </w:tc>
        <w:tc>
          <w:tcPr>
            <w:tcW w:w="4678" w:type="dxa"/>
          </w:tcPr>
          <w:p w14:paraId="7BBADE5C" w14:textId="4067A31A" w:rsidR="00652228" w:rsidRPr="00ED68DC" w:rsidRDefault="00652228" w:rsidP="0018245D">
            <w:pPr>
              <w:numPr>
                <w:ilvl w:val="0"/>
                <w:numId w:val="70"/>
              </w:numPr>
              <w:tabs>
                <w:tab w:val="left" w:pos="1015"/>
              </w:tabs>
              <w:spacing w:line="276" w:lineRule="auto"/>
              <w:ind w:left="1020" w:hanging="425"/>
              <w:jc w:val="both"/>
              <w:rPr>
                <w:rFonts w:ascii="Arial" w:hAnsi="Arial" w:cs="Arial"/>
                <w:color w:val="000000" w:themeColor="text1"/>
                <w:spacing w:val="-2"/>
                <w:lang w:val="en-US"/>
              </w:rPr>
            </w:pPr>
            <w:r w:rsidRPr="00ED68DC">
              <w:rPr>
                <w:rFonts w:ascii="Arial" w:hAnsi="Arial" w:cs="Arial"/>
                <w:color w:val="000000" w:themeColor="text1"/>
                <w:spacing w:val="-2"/>
                <w:lang w:val="en-US"/>
              </w:rPr>
              <w:t>(b)</w:t>
            </w:r>
            <w:r w:rsidRPr="00ED68DC">
              <w:rPr>
                <w:rFonts w:ascii="Arial" w:hAnsi="Arial" w:cs="Arial"/>
                <w:color w:val="000000" w:themeColor="text1"/>
                <w:spacing w:val="-2"/>
                <w:lang w:val="en-US"/>
              </w:rPr>
              <w:tab/>
              <w:t>This Agreement may be terminated in accordance with Section 7.2, 7.3, 7.4 or 7.5.</w:t>
            </w:r>
          </w:p>
        </w:tc>
      </w:tr>
      <w:tr w:rsidR="00710552" w:rsidRPr="00710552" w14:paraId="61D1B6D2" w14:textId="77777777" w:rsidTr="00D31197">
        <w:trPr>
          <w:jc w:val="center"/>
        </w:trPr>
        <w:tc>
          <w:tcPr>
            <w:tcW w:w="4678" w:type="dxa"/>
          </w:tcPr>
          <w:p w14:paraId="5E030000" w14:textId="4E79F729" w:rsidR="00D31197" w:rsidRPr="00ED68DC" w:rsidRDefault="00D31197" w:rsidP="0018245D">
            <w:pPr>
              <w:numPr>
                <w:ilvl w:val="0"/>
                <w:numId w:val="68"/>
              </w:numPr>
              <w:spacing w:line="276" w:lineRule="auto"/>
              <w:ind w:left="591" w:hanging="591"/>
              <w:jc w:val="both"/>
              <w:rPr>
                <w:rFonts w:ascii="Arial" w:hAnsi="Arial" w:cs="Arial"/>
                <w:color w:val="000000" w:themeColor="text1"/>
                <w:spacing w:val="-2"/>
                <w:u w:val="single"/>
              </w:rPr>
            </w:pPr>
            <w:bookmarkStart w:id="494" w:name="_Hlk189572252"/>
            <w:r w:rsidRPr="00ED68DC">
              <w:rPr>
                <w:rFonts w:ascii="Arial" w:hAnsi="Arial" w:cs="Arial"/>
                <w:color w:val="000000" w:themeColor="text1"/>
                <w:spacing w:val="-2"/>
                <w:u w:val="single"/>
              </w:rPr>
              <w:t xml:space="preserve">Отложенная </w:t>
            </w:r>
            <w:del w:id="495" w:author="Arina Dovzhenko" w:date="2025-11-28T15:41:00Z" w16du:dateUtc="2025-11-28T12:41:00Z">
              <w:r w:rsidRPr="00ED68DC" w:rsidDel="007B528C">
                <w:rPr>
                  <w:rFonts w:ascii="Arial" w:hAnsi="Arial" w:cs="Arial"/>
                  <w:color w:val="000000" w:themeColor="text1"/>
                  <w:spacing w:val="-2"/>
                  <w:u w:val="single"/>
                </w:rPr>
                <w:delText>д</w:delText>
              </w:r>
            </w:del>
            <w:ins w:id="496" w:author="Arina Dovzhenko" w:date="2025-11-28T15:41:00Z" w16du:dateUtc="2025-11-28T12:41:00Z">
              <w:r w:rsidR="007B528C">
                <w:rPr>
                  <w:rFonts w:ascii="Arial" w:hAnsi="Arial" w:cs="Arial"/>
                  <w:color w:val="000000" w:themeColor="text1"/>
                  <w:spacing w:val="-2"/>
                  <w:u w:val="single"/>
                </w:rPr>
                <w:t>Д</w:t>
              </w:r>
            </w:ins>
            <w:r w:rsidRPr="00ED68DC">
              <w:rPr>
                <w:rFonts w:ascii="Arial" w:hAnsi="Arial" w:cs="Arial"/>
                <w:color w:val="000000" w:themeColor="text1"/>
                <w:spacing w:val="-2"/>
                <w:u w:val="single"/>
              </w:rPr>
              <w:t>ата начала эксплуатации</w:t>
            </w:r>
            <w:bookmarkEnd w:id="494"/>
          </w:p>
        </w:tc>
        <w:tc>
          <w:tcPr>
            <w:tcW w:w="4678" w:type="dxa"/>
          </w:tcPr>
          <w:p w14:paraId="63030000" w14:textId="2F288FD4" w:rsidR="00D31197" w:rsidRPr="00ED68DC" w:rsidRDefault="00D31197" w:rsidP="0018245D">
            <w:pPr>
              <w:numPr>
                <w:ilvl w:val="0"/>
                <w:numId w:val="69"/>
              </w:numPr>
              <w:spacing w:line="276" w:lineRule="auto"/>
              <w:ind w:left="595" w:hanging="595"/>
              <w:jc w:val="both"/>
              <w:rPr>
                <w:rFonts w:ascii="Arial" w:hAnsi="Arial" w:cs="Arial"/>
                <w:color w:val="000000" w:themeColor="text1"/>
                <w:spacing w:val="-2"/>
                <w:u w:val="single"/>
              </w:rPr>
            </w:pPr>
            <w:bookmarkStart w:id="497" w:name="_Ref63744776"/>
            <w:proofErr w:type="spellStart"/>
            <w:r w:rsidRPr="005437A8">
              <w:rPr>
                <w:rFonts w:ascii="Arial" w:hAnsi="Arial" w:cs="Arial"/>
                <w:color w:val="000000" w:themeColor="text1"/>
                <w:spacing w:val="-2"/>
                <w:u w:val="single"/>
              </w:rPr>
              <w:t>Delayed</w:t>
            </w:r>
            <w:proofErr w:type="spellEnd"/>
            <w:r w:rsidRPr="005437A8">
              <w:rPr>
                <w:rFonts w:ascii="Arial" w:hAnsi="Arial" w:cs="Arial"/>
                <w:color w:val="000000" w:themeColor="text1"/>
                <w:spacing w:val="-2"/>
                <w:u w:val="single"/>
              </w:rPr>
              <w:t xml:space="preserve"> </w:t>
            </w:r>
            <w:proofErr w:type="spellStart"/>
            <w:r w:rsidRPr="005437A8">
              <w:rPr>
                <w:rFonts w:ascii="Arial" w:hAnsi="Arial" w:cs="Arial"/>
                <w:color w:val="000000" w:themeColor="text1"/>
                <w:spacing w:val="-2"/>
                <w:u w:val="single"/>
              </w:rPr>
              <w:t>Operation</w:t>
            </w:r>
            <w:proofErr w:type="spellEnd"/>
            <w:r w:rsidRPr="005437A8">
              <w:rPr>
                <w:rFonts w:ascii="Arial" w:hAnsi="Arial" w:cs="Arial"/>
                <w:color w:val="000000" w:themeColor="text1"/>
                <w:spacing w:val="-2"/>
                <w:u w:val="single"/>
              </w:rPr>
              <w:t xml:space="preserve"> </w:t>
            </w:r>
            <w:proofErr w:type="spellStart"/>
            <w:r w:rsidRPr="005437A8">
              <w:rPr>
                <w:rFonts w:ascii="Arial" w:hAnsi="Arial" w:cs="Arial"/>
                <w:color w:val="000000" w:themeColor="text1"/>
                <w:spacing w:val="-2"/>
                <w:u w:val="single"/>
              </w:rPr>
              <w:t>Commencement</w:t>
            </w:r>
            <w:proofErr w:type="spellEnd"/>
            <w:r w:rsidRPr="005437A8">
              <w:rPr>
                <w:rFonts w:ascii="Arial" w:hAnsi="Arial" w:cs="Arial"/>
                <w:color w:val="000000" w:themeColor="text1"/>
                <w:spacing w:val="-2"/>
                <w:u w:val="single"/>
              </w:rPr>
              <w:t xml:space="preserve"> </w:t>
            </w:r>
            <w:proofErr w:type="spellStart"/>
            <w:r w:rsidRPr="005437A8">
              <w:rPr>
                <w:rFonts w:ascii="Arial" w:hAnsi="Arial" w:cs="Arial"/>
                <w:color w:val="000000" w:themeColor="text1"/>
                <w:spacing w:val="-2"/>
                <w:u w:val="single"/>
              </w:rPr>
              <w:t>Date</w:t>
            </w:r>
            <w:bookmarkEnd w:id="497"/>
            <w:proofErr w:type="spellEnd"/>
          </w:p>
        </w:tc>
      </w:tr>
      <w:tr w:rsidR="00ED68DC" w:rsidRPr="007B6CAE" w14:paraId="0BE3E3B4" w14:textId="77777777" w:rsidTr="00D31197">
        <w:trPr>
          <w:jc w:val="center"/>
        </w:trPr>
        <w:tc>
          <w:tcPr>
            <w:tcW w:w="4678" w:type="dxa"/>
          </w:tcPr>
          <w:p w14:paraId="16FE8265" w14:textId="2AA86DA7" w:rsidR="00ED68DC" w:rsidRPr="005437A8" w:rsidRDefault="00ED68DC" w:rsidP="0018245D">
            <w:pPr>
              <w:pStyle w:val="Heading16pt"/>
              <w:numPr>
                <w:ilvl w:val="0"/>
                <w:numId w:val="71"/>
              </w:numPr>
              <w:spacing w:after="120" w:line="276" w:lineRule="auto"/>
              <w:ind w:left="591" w:hanging="591"/>
              <w:jc w:val="both"/>
              <w:rPr>
                <w:rFonts w:cs="Arial"/>
                <w:b w:val="0"/>
                <w:color w:val="000000" w:themeColor="text1"/>
                <w:sz w:val="20"/>
              </w:rPr>
            </w:pPr>
            <w:r w:rsidRPr="005437A8">
              <w:rPr>
                <w:rFonts w:cs="Arial"/>
                <w:b w:val="0"/>
                <w:i/>
                <w:color w:val="000000" w:themeColor="text1"/>
                <w:sz w:val="20"/>
                <w:u w:val="single"/>
              </w:rPr>
              <w:t xml:space="preserve">В течение шести (6) месяцев с </w:t>
            </w:r>
            <w:del w:id="498" w:author="Arina Dovzhenko" w:date="2025-11-28T15:42:00Z" w16du:dateUtc="2025-11-28T12:42:00Z">
              <w:r w:rsidRPr="005437A8" w:rsidDel="007B528C">
                <w:rPr>
                  <w:rFonts w:cs="Arial"/>
                  <w:b w:val="0"/>
                  <w:i/>
                  <w:color w:val="000000" w:themeColor="text1"/>
                  <w:sz w:val="20"/>
                  <w:u w:val="single"/>
                </w:rPr>
                <w:delText>п</w:delText>
              </w:r>
            </w:del>
            <w:ins w:id="499" w:author="Arina Dovzhenko" w:date="2025-11-28T15:42:00Z" w16du:dateUtc="2025-11-28T12:42:00Z">
              <w:r w:rsidR="007B528C">
                <w:rPr>
                  <w:rFonts w:cs="Arial"/>
                  <w:b w:val="0"/>
                  <w:i/>
                  <w:color w:val="000000" w:themeColor="text1"/>
                  <w:sz w:val="20"/>
                  <w:u w:val="single"/>
                </w:rPr>
                <w:t>П</w:t>
              </w:r>
            </w:ins>
            <w:r w:rsidRPr="005437A8">
              <w:rPr>
                <w:rFonts w:cs="Arial"/>
                <w:b w:val="0"/>
                <w:i/>
                <w:color w:val="000000" w:themeColor="text1"/>
                <w:sz w:val="20"/>
                <w:u w:val="single"/>
              </w:rPr>
              <w:t xml:space="preserve">редполагаемой </w:t>
            </w:r>
            <w:del w:id="500" w:author="Arina Dovzhenko" w:date="2025-11-28T15:42:00Z" w16du:dateUtc="2025-11-28T12:42:00Z">
              <w:r w:rsidRPr="005437A8" w:rsidDel="007B528C">
                <w:rPr>
                  <w:rFonts w:cs="Arial"/>
                  <w:b w:val="0"/>
                  <w:i/>
                  <w:color w:val="000000" w:themeColor="text1"/>
                  <w:sz w:val="20"/>
                  <w:u w:val="single"/>
                </w:rPr>
                <w:delText>д</w:delText>
              </w:r>
            </w:del>
            <w:ins w:id="501" w:author="Arina Dovzhenko" w:date="2025-11-28T15:42:00Z" w16du:dateUtc="2025-11-28T12:42:00Z">
              <w:r w:rsidR="007B528C">
                <w:rPr>
                  <w:rFonts w:cs="Arial"/>
                  <w:b w:val="0"/>
                  <w:i/>
                  <w:color w:val="000000" w:themeColor="text1"/>
                  <w:sz w:val="20"/>
                  <w:u w:val="single"/>
                </w:rPr>
                <w:t>Д</w:t>
              </w:r>
            </w:ins>
            <w:r w:rsidRPr="005437A8">
              <w:rPr>
                <w:rFonts w:cs="Arial"/>
                <w:b w:val="0"/>
                <w:i/>
                <w:color w:val="000000" w:themeColor="text1"/>
                <w:sz w:val="20"/>
                <w:u w:val="single"/>
              </w:rPr>
              <w:t>аты начала эксплуатации:</w:t>
            </w:r>
            <w:r w:rsidRPr="005437A8">
              <w:rPr>
                <w:rFonts w:cs="Arial"/>
                <w:b w:val="0"/>
                <w:i/>
                <w:color w:val="000000" w:themeColor="text1"/>
                <w:sz w:val="20"/>
              </w:rPr>
              <w:t xml:space="preserve"> </w:t>
            </w:r>
            <w:r w:rsidRPr="005437A8">
              <w:rPr>
                <w:rFonts w:cs="Arial"/>
                <w:b w:val="0"/>
                <w:color w:val="000000" w:themeColor="text1"/>
                <w:sz w:val="20"/>
              </w:rPr>
              <w:t xml:space="preserve">Если </w:t>
            </w:r>
            <w:del w:id="502" w:author="Arina Dovzhenko" w:date="2025-11-28T15:42:00Z" w16du:dateUtc="2025-11-28T12:42:00Z">
              <w:r w:rsidRPr="005437A8" w:rsidDel="007B528C">
                <w:rPr>
                  <w:rFonts w:cs="Arial"/>
                  <w:b w:val="0"/>
                  <w:color w:val="000000" w:themeColor="text1"/>
                  <w:sz w:val="20"/>
                </w:rPr>
                <w:delText>д</w:delText>
              </w:r>
            </w:del>
            <w:ins w:id="503" w:author="Arina Dovzhenko" w:date="2025-11-28T15:42:00Z" w16du:dateUtc="2025-11-28T12:42:00Z">
              <w:r w:rsidR="007B528C">
                <w:rPr>
                  <w:rFonts w:cs="Arial"/>
                  <w:b w:val="0"/>
                  <w:color w:val="000000" w:themeColor="text1"/>
                  <w:sz w:val="20"/>
                </w:rPr>
                <w:t>Д</w:t>
              </w:r>
            </w:ins>
            <w:r w:rsidRPr="005437A8">
              <w:rPr>
                <w:rFonts w:cs="Arial"/>
                <w:b w:val="0"/>
                <w:color w:val="000000" w:themeColor="text1"/>
                <w:sz w:val="20"/>
              </w:rPr>
              <w:t xml:space="preserve">ата начала эксплуатации не будет достигнута в </w:t>
            </w:r>
            <w:del w:id="504" w:author="Arina Dovzhenko" w:date="2025-11-28T15:42:00Z" w16du:dateUtc="2025-11-28T12:42:00Z">
              <w:r w:rsidRPr="005437A8" w:rsidDel="007B528C">
                <w:rPr>
                  <w:rFonts w:cs="Arial"/>
                  <w:b w:val="0"/>
                  <w:color w:val="000000" w:themeColor="text1"/>
                  <w:sz w:val="20"/>
                </w:rPr>
                <w:delText>п</w:delText>
              </w:r>
            </w:del>
            <w:ins w:id="505" w:author="Arina Dovzhenko" w:date="2025-11-28T15:42:00Z" w16du:dateUtc="2025-11-28T12:42:00Z">
              <w:r w:rsidR="007B528C">
                <w:rPr>
                  <w:rFonts w:cs="Arial"/>
                  <w:b w:val="0"/>
                  <w:color w:val="000000" w:themeColor="text1"/>
                  <w:sz w:val="20"/>
                </w:rPr>
                <w:t>П</w:t>
              </w:r>
            </w:ins>
            <w:r w:rsidRPr="005437A8">
              <w:rPr>
                <w:rFonts w:cs="Arial"/>
                <w:b w:val="0"/>
                <w:color w:val="000000" w:themeColor="text1"/>
                <w:sz w:val="20"/>
              </w:rPr>
              <w:t xml:space="preserve">редполагаемую </w:t>
            </w:r>
            <w:del w:id="506" w:author="Arina Dovzhenko" w:date="2025-11-28T15:42:00Z" w16du:dateUtc="2025-11-28T12:42:00Z">
              <w:r w:rsidRPr="005437A8" w:rsidDel="007B528C">
                <w:rPr>
                  <w:rFonts w:cs="Arial"/>
                  <w:b w:val="0"/>
                  <w:color w:val="000000" w:themeColor="text1"/>
                  <w:sz w:val="20"/>
                </w:rPr>
                <w:delText>д</w:delText>
              </w:r>
            </w:del>
            <w:ins w:id="507" w:author="Arina Dovzhenko" w:date="2025-11-28T15:42:00Z" w16du:dateUtc="2025-11-28T12:42:00Z">
              <w:r w:rsidR="007B528C">
                <w:rPr>
                  <w:rFonts w:cs="Arial"/>
                  <w:b w:val="0"/>
                  <w:color w:val="000000" w:themeColor="text1"/>
                  <w:sz w:val="20"/>
                </w:rPr>
                <w:t>Д</w:t>
              </w:r>
            </w:ins>
            <w:r w:rsidRPr="005437A8">
              <w:rPr>
                <w:rFonts w:cs="Arial"/>
                <w:b w:val="0"/>
                <w:color w:val="000000" w:themeColor="text1"/>
                <w:sz w:val="20"/>
              </w:rPr>
              <w:t xml:space="preserve">ату начала эксплуатации или раньше, DI продолжит оказывать </w:t>
            </w:r>
            <w:del w:id="508" w:author="Arina Dovzhenko" w:date="2025-11-28T16:17:00Z" w16du:dateUtc="2025-11-28T13:17:00Z">
              <w:r w:rsidRPr="005437A8" w:rsidDel="00F25CD2">
                <w:rPr>
                  <w:rFonts w:cs="Arial"/>
                  <w:b w:val="0"/>
                  <w:color w:val="000000" w:themeColor="text1"/>
                  <w:sz w:val="20"/>
                </w:rPr>
                <w:delText>т</w:delText>
              </w:r>
            </w:del>
            <w:ins w:id="509" w:author="Arina Dovzhenko" w:date="2025-11-28T16:17:00Z" w16du:dateUtc="2025-11-28T13:17:00Z">
              <w:r w:rsidR="00F25CD2">
                <w:rPr>
                  <w:rFonts w:cs="Arial"/>
                  <w:b w:val="0"/>
                  <w:color w:val="000000" w:themeColor="text1"/>
                  <w:sz w:val="20"/>
                </w:rPr>
                <w:t>Т</w:t>
              </w:r>
            </w:ins>
            <w:r w:rsidRPr="005437A8">
              <w:rPr>
                <w:rFonts w:cs="Arial"/>
                <w:b w:val="0"/>
                <w:color w:val="000000" w:themeColor="text1"/>
                <w:sz w:val="20"/>
              </w:rPr>
              <w:t xml:space="preserve">ехническую </w:t>
            </w:r>
            <w:ins w:id="510" w:author="Arina Dovzhenko" w:date="2025-11-28T16:17:00Z" w16du:dateUtc="2025-11-28T13:17:00Z">
              <w:r w:rsidR="00F25CD2">
                <w:rPr>
                  <w:rFonts w:cs="Arial"/>
                  <w:b w:val="0"/>
                  <w:color w:val="000000" w:themeColor="text1"/>
                  <w:sz w:val="20"/>
                </w:rPr>
                <w:t xml:space="preserve">и проектную </w:t>
              </w:r>
            </w:ins>
            <w:r w:rsidRPr="005437A8">
              <w:rPr>
                <w:rFonts w:cs="Arial"/>
                <w:b w:val="0"/>
                <w:color w:val="000000" w:themeColor="text1"/>
                <w:sz w:val="20"/>
              </w:rPr>
              <w:t xml:space="preserve">поддержку </w:t>
            </w:r>
            <w:del w:id="511" w:author="Arina Dovzhenko" w:date="2025-11-28T16:17:00Z" w16du:dateUtc="2025-11-28T13:17:00Z">
              <w:r w:rsidRPr="005437A8" w:rsidDel="00F25CD2">
                <w:rPr>
                  <w:rFonts w:cs="Arial"/>
                  <w:b w:val="0"/>
                  <w:color w:val="000000" w:themeColor="text1"/>
                  <w:sz w:val="20"/>
                </w:rPr>
                <w:delText xml:space="preserve">и проектирование </w:delText>
              </w:r>
            </w:del>
            <w:r w:rsidRPr="005437A8">
              <w:rPr>
                <w:rFonts w:cs="Arial"/>
                <w:b w:val="0"/>
                <w:color w:val="000000" w:themeColor="text1"/>
                <w:sz w:val="20"/>
              </w:rPr>
              <w:t xml:space="preserve">в соответствии с настоящим Соглашением в течение дополнительных шести (6) месяцев, в этом случае все платежи причитающаяся к такой </w:t>
            </w:r>
            <w:del w:id="512" w:author="Arina Dovzhenko" w:date="2025-11-28T15:42:00Z" w16du:dateUtc="2025-11-28T12:42:00Z">
              <w:r w:rsidRPr="005437A8" w:rsidDel="007B528C">
                <w:rPr>
                  <w:rFonts w:cs="Arial"/>
                  <w:b w:val="0"/>
                  <w:color w:val="000000" w:themeColor="text1"/>
                  <w:sz w:val="20"/>
                </w:rPr>
                <w:delText>п</w:delText>
              </w:r>
            </w:del>
            <w:ins w:id="513" w:author="Arina Dovzhenko" w:date="2025-11-28T15:42:00Z" w16du:dateUtc="2025-11-28T12:42:00Z">
              <w:r w:rsidR="007B528C">
                <w:rPr>
                  <w:rFonts w:cs="Arial"/>
                  <w:b w:val="0"/>
                  <w:color w:val="000000" w:themeColor="text1"/>
                  <w:sz w:val="20"/>
                </w:rPr>
                <w:t>П</w:t>
              </w:r>
            </w:ins>
            <w:r w:rsidRPr="005437A8">
              <w:rPr>
                <w:rFonts w:cs="Arial"/>
                <w:b w:val="0"/>
                <w:color w:val="000000" w:themeColor="text1"/>
                <w:sz w:val="20"/>
              </w:rPr>
              <w:t xml:space="preserve">редполагаемой </w:t>
            </w:r>
            <w:del w:id="514" w:author="Arina Dovzhenko" w:date="2025-11-28T15:42:00Z" w16du:dateUtc="2025-11-28T12:42:00Z">
              <w:r w:rsidRPr="005437A8" w:rsidDel="007B528C">
                <w:rPr>
                  <w:rFonts w:cs="Arial"/>
                  <w:b w:val="0"/>
                  <w:color w:val="000000" w:themeColor="text1"/>
                  <w:sz w:val="20"/>
                </w:rPr>
                <w:delText>д</w:delText>
              </w:r>
            </w:del>
            <w:ins w:id="515" w:author="Arina Dovzhenko" w:date="2025-11-28T15:42:00Z" w16du:dateUtc="2025-11-28T12:42:00Z">
              <w:r w:rsidR="007B528C">
                <w:rPr>
                  <w:rFonts w:cs="Arial"/>
                  <w:b w:val="0"/>
                  <w:color w:val="000000" w:themeColor="text1"/>
                  <w:sz w:val="20"/>
                </w:rPr>
                <w:t>Д</w:t>
              </w:r>
            </w:ins>
            <w:r w:rsidRPr="005437A8">
              <w:rPr>
                <w:rFonts w:cs="Arial"/>
                <w:b w:val="0"/>
                <w:color w:val="000000" w:themeColor="text1"/>
                <w:sz w:val="20"/>
              </w:rPr>
              <w:t xml:space="preserve">ате начала </w:t>
            </w:r>
            <w:del w:id="516" w:author="Arina Dovzhenko" w:date="2025-11-28T15:42:00Z" w16du:dateUtc="2025-11-28T12:42:00Z">
              <w:r w:rsidRPr="005437A8" w:rsidDel="007B528C">
                <w:rPr>
                  <w:rFonts w:cs="Arial"/>
                  <w:b w:val="0"/>
                  <w:color w:val="000000" w:themeColor="text1"/>
                  <w:sz w:val="20"/>
                </w:rPr>
                <w:delText xml:space="preserve">операции </w:delText>
              </w:r>
            </w:del>
            <w:ins w:id="517" w:author="Arina Dovzhenko" w:date="2025-11-28T15:42:00Z" w16du:dateUtc="2025-11-28T12:42:00Z">
              <w:r w:rsidR="007B528C">
                <w:rPr>
                  <w:rFonts w:cs="Arial"/>
                  <w:b w:val="0"/>
                  <w:color w:val="000000" w:themeColor="text1"/>
                  <w:sz w:val="20"/>
                </w:rPr>
                <w:t>эксплуатации</w:t>
              </w:r>
              <w:r w:rsidR="007B528C" w:rsidRPr="005437A8">
                <w:rPr>
                  <w:rFonts w:cs="Arial"/>
                  <w:b w:val="0"/>
                  <w:color w:val="000000" w:themeColor="text1"/>
                  <w:sz w:val="20"/>
                </w:rPr>
                <w:t xml:space="preserve"> </w:t>
              </w:r>
            </w:ins>
            <w:del w:id="518" w:author="Arina Dovzhenko" w:date="2025-11-28T16:53:00Z" w16du:dateUtc="2025-11-28T13:53:00Z">
              <w:r w:rsidRPr="005437A8" w:rsidDel="004D18A9">
                <w:rPr>
                  <w:rFonts w:cs="Arial"/>
                  <w:b w:val="0"/>
                  <w:color w:val="000000" w:themeColor="text1"/>
                  <w:sz w:val="20"/>
                </w:rPr>
                <w:delText xml:space="preserve">сумма </w:delText>
              </w:r>
            </w:del>
            <w:r w:rsidRPr="005437A8">
              <w:rPr>
                <w:rFonts w:cs="Arial"/>
                <w:b w:val="0"/>
                <w:color w:val="000000" w:themeColor="text1"/>
                <w:sz w:val="20"/>
              </w:rPr>
              <w:t>должн</w:t>
            </w:r>
            <w:del w:id="519" w:author="Arina Dovzhenko" w:date="2025-11-28T16:53:00Z" w16du:dateUtc="2025-11-28T13:53:00Z">
              <w:r w:rsidRPr="005437A8" w:rsidDel="004D18A9">
                <w:rPr>
                  <w:rFonts w:cs="Arial"/>
                  <w:b w:val="0"/>
                  <w:color w:val="000000" w:themeColor="text1"/>
                  <w:sz w:val="20"/>
                </w:rPr>
                <w:delText>а</w:delText>
              </w:r>
            </w:del>
            <w:ins w:id="520" w:author="Arina Dovzhenko" w:date="2025-11-28T16:53:00Z" w16du:dateUtc="2025-11-28T13:53:00Z">
              <w:r w:rsidR="004D18A9">
                <w:rPr>
                  <w:rFonts w:cs="Arial"/>
                  <w:b w:val="0"/>
                  <w:color w:val="000000" w:themeColor="text1"/>
                  <w:sz w:val="20"/>
                </w:rPr>
                <w:t>ы</w:t>
              </w:r>
            </w:ins>
            <w:r w:rsidRPr="005437A8">
              <w:rPr>
                <w:rFonts w:cs="Arial"/>
                <w:b w:val="0"/>
                <w:color w:val="000000" w:themeColor="text1"/>
                <w:sz w:val="20"/>
              </w:rPr>
              <w:t xml:space="preserve"> быть немедленно выплачен</w:t>
            </w:r>
            <w:del w:id="521" w:author="Arina Dovzhenko" w:date="2025-11-28T16:53:00Z" w16du:dateUtc="2025-11-28T13:53:00Z">
              <w:r w:rsidRPr="005437A8" w:rsidDel="004D18A9">
                <w:rPr>
                  <w:rFonts w:cs="Arial"/>
                  <w:b w:val="0"/>
                  <w:color w:val="000000" w:themeColor="text1"/>
                  <w:sz w:val="20"/>
                </w:rPr>
                <w:delText>а</w:delText>
              </w:r>
            </w:del>
            <w:ins w:id="522" w:author="Arina Dovzhenko" w:date="2025-11-28T16:53:00Z" w16du:dateUtc="2025-11-28T13:53:00Z">
              <w:r w:rsidR="004D18A9">
                <w:rPr>
                  <w:rFonts w:cs="Arial"/>
                  <w:b w:val="0"/>
                  <w:color w:val="000000" w:themeColor="text1"/>
                  <w:sz w:val="20"/>
                </w:rPr>
                <w:t>ы</w:t>
              </w:r>
            </w:ins>
            <w:r w:rsidRPr="005437A8">
              <w:rPr>
                <w:rFonts w:cs="Arial"/>
                <w:b w:val="0"/>
                <w:color w:val="000000" w:themeColor="text1"/>
                <w:sz w:val="20"/>
              </w:rPr>
              <w:t xml:space="preserve"> DI. В течение таких дополнительных шести (6) месяцев Владелец не должен выплачивать дополнительное вознаграждение, за исключением расходов, фактически понесенных DI (или ее должностными лицами, </w:t>
            </w:r>
            <w:r w:rsidRPr="005437A8">
              <w:rPr>
                <w:rFonts w:cs="Arial"/>
                <w:b w:val="0"/>
                <w:color w:val="000000" w:themeColor="text1"/>
                <w:sz w:val="20"/>
              </w:rPr>
              <w:lastRenderedPageBreak/>
              <w:t>сотрудниками, консультантами или агентами) и одобренных Владельцем.</w:t>
            </w:r>
          </w:p>
        </w:tc>
        <w:tc>
          <w:tcPr>
            <w:tcW w:w="4678" w:type="dxa"/>
          </w:tcPr>
          <w:p w14:paraId="3CDD2BBE" w14:textId="1E139F7A" w:rsidR="00ED68DC" w:rsidRPr="005437A8"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lang w:val="en-US"/>
              </w:rPr>
            </w:pPr>
            <w:r w:rsidRPr="005437A8">
              <w:rPr>
                <w:rFonts w:ascii="Arial" w:hAnsi="Arial" w:cs="Arial"/>
                <w:i/>
                <w:color w:val="000000" w:themeColor="text1"/>
                <w:spacing w:val="-2"/>
                <w:u w:val="single"/>
                <w:lang w:val="en-US"/>
              </w:rPr>
              <w:lastRenderedPageBreak/>
              <w:t>Within</w:t>
            </w:r>
            <w:r w:rsidRPr="005437A8">
              <w:rPr>
                <w:rFonts w:ascii="Arial" w:hAnsi="Arial" w:cs="Arial"/>
                <w:color w:val="000000" w:themeColor="text1"/>
                <w:spacing w:val="-2"/>
                <w:u w:val="single"/>
                <w:lang w:val="en-US"/>
              </w:rPr>
              <w:t xml:space="preserve"> </w:t>
            </w:r>
            <w:r w:rsidRPr="005437A8">
              <w:rPr>
                <w:rFonts w:ascii="Arial" w:hAnsi="Arial" w:cs="Arial"/>
                <w:i/>
                <w:color w:val="000000" w:themeColor="text1"/>
                <w:spacing w:val="-2"/>
                <w:u w:val="single"/>
                <w:lang w:val="en-US"/>
              </w:rPr>
              <w:t>Six (6) Months from the Anticipated Operation Commencement Date</w:t>
            </w:r>
            <w:r w:rsidRPr="005437A8">
              <w:rPr>
                <w:rFonts w:ascii="Arial" w:hAnsi="Arial" w:cs="Arial"/>
                <w:color w:val="000000" w:themeColor="text1"/>
                <w:spacing w:val="-2"/>
                <w:lang w:val="en-US"/>
              </w:rPr>
              <w:t xml:space="preserve">: If the Operation Commencement Date is not achieved </w:t>
            </w:r>
            <w:r w:rsidRPr="005437A8">
              <w:rPr>
                <w:rFonts w:ascii="Arial" w:hAnsi="Arial" w:cs="Arial"/>
                <w:color w:val="000000" w:themeColor="text1"/>
                <w:spacing w:val="-2"/>
                <w:u w:val="single"/>
                <w:lang w:val="en-US"/>
              </w:rPr>
              <w:t>on or before</w:t>
            </w:r>
            <w:r w:rsidRPr="005437A8">
              <w:rPr>
                <w:rFonts w:ascii="Arial" w:hAnsi="Arial" w:cs="Arial"/>
                <w:color w:val="000000" w:themeColor="text1"/>
                <w:spacing w:val="-2"/>
                <w:lang w:val="en-US"/>
              </w:rPr>
              <w:t xml:space="preserve"> the Anticipated Operation Commencement Date, DI shall continue its provision of the Technical and Design Support under this Agreement for an additional six (6) months, in this case, all payments due </w:t>
            </w:r>
            <w:r w:rsidRPr="005437A8">
              <w:rPr>
                <w:rFonts w:ascii="Arial" w:hAnsi="Arial" w:cs="Arial"/>
                <w:color w:val="000000" w:themeColor="text1"/>
                <w:spacing w:val="-2"/>
                <w:u w:val="single"/>
                <w:lang w:val="en-US"/>
              </w:rPr>
              <w:t>on or before</w:t>
            </w:r>
            <w:r w:rsidRPr="005437A8">
              <w:rPr>
                <w:rFonts w:ascii="Arial" w:hAnsi="Arial" w:cs="Arial"/>
                <w:color w:val="000000" w:themeColor="text1"/>
                <w:spacing w:val="-2"/>
                <w:lang w:val="en-US"/>
              </w:rPr>
              <w:t xml:space="preserve"> such Anticipated Operation Commencement Date shall be immediately paid to DI. During such additional six (6) months, the Owner shall not pay an additional fee, except for the expenses actually incurred by DI (or its officers, employees, consultants, or age</w:t>
            </w:r>
            <w:r w:rsidR="005437A8">
              <w:rPr>
                <w:rFonts w:ascii="Arial" w:hAnsi="Arial" w:cs="Arial"/>
                <w:color w:val="000000" w:themeColor="text1"/>
                <w:spacing w:val="-2"/>
                <w:lang w:val="en-US"/>
              </w:rPr>
              <w:t>nts) and approved by the Owner.</w:t>
            </w:r>
          </w:p>
        </w:tc>
      </w:tr>
      <w:tr w:rsidR="00ED68DC" w:rsidRPr="007B6CAE" w14:paraId="59291A5B" w14:textId="77777777" w:rsidTr="00D31197">
        <w:trPr>
          <w:jc w:val="center"/>
        </w:trPr>
        <w:tc>
          <w:tcPr>
            <w:tcW w:w="4678" w:type="dxa"/>
          </w:tcPr>
          <w:p w14:paraId="0FFD9D1B" w14:textId="24748554" w:rsidR="00ED68DC" w:rsidRPr="005437A8" w:rsidRDefault="00ED68DC" w:rsidP="0018245D">
            <w:pPr>
              <w:numPr>
                <w:ilvl w:val="0"/>
                <w:numId w:val="71"/>
              </w:numPr>
              <w:spacing w:line="276" w:lineRule="auto"/>
              <w:ind w:left="591" w:hanging="591"/>
              <w:jc w:val="both"/>
              <w:rPr>
                <w:rFonts w:ascii="Arial" w:hAnsi="Arial" w:cs="Arial"/>
                <w:color w:val="000000" w:themeColor="text1"/>
              </w:rPr>
            </w:pPr>
            <w:r w:rsidRPr="005437A8">
              <w:rPr>
                <w:rFonts w:ascii="Arial" w:hAnsi="Arial" w:cs="Arial"/>
                <w:i/>
                <w:color w:val="000000" w:themeColor="text1"/>
                <w:u w:val="single"/>
              </w:rPr>
              <w:t xml:space="preserve">По истечении шести (6) месяцев с </w:t>
            </w:r>
            <w:del w:id="523" w:author="Arina Dovzhenko" w:date="2025-11-28T15:42:00Z" w16du:dateUtc="2025-11-28T12:42:00Z">
              <w:r w:rsidRPr="005437A8" w:rsidDel="007B528C">
                <w:rPr>
                  <w:rFonts w:ascii="Arial" w:hAnsi="Arial" w:cs="Arial"/>
                  <w:i/>
                  <w:color w:val="000000" w:themeColor="text1"/>
                  <w:u w:val="single"/>
                </w:rPr>
                <w:delText>п</w:delText>
              </w:r>
            </w:del>
            <w:ins w:id="524" w:author="Arina Dovzhenko" w:date="2025-11-28T15:42:00Z" w16du:dateUtc="2025-11-28T12:42:00Z">
              <w:r w:rsidR="007B528C">
                <w:rPr>
                  <w:rFonts w:ascii="Arial" w:hAnsi="Arial" w:cs="Arial"/>
                  <w:i/>
                  <w:color w:val="000000" w:themeColor="text1"/>
                  <w:u w:val="single"/>
                </w:rPr>
                <w:t>П</w:t>
              </w:r>
            </w:ins>
            <w:r w:rsidRPr="005437A8">
              <w:rPr>
                <w:rFonts w:ascii="Arial" w:hAnsi="Arial" w:cs="Arial"/>
                <w:i/>
                <w:color w:val="000000" w:themeColor="text1"/>
                <w:u w:val="single"/>
              </w:rPr>
              <w:t xml:space="preserve">редполагаемой </w:t>
            </w:r>
            <w:del w:id="525" w:author="Arina Dovzhenko" w:date="2025-11-28T15:43:00Z" w16du:dateUtc="2025-11-28T12:43:00Z">
              <w:r w:rsidRPr="005437A8" w:rsidDel="007B528C">
                <w:rPr>
                  <w:rFonts w:ascii="Arial" w:hAnsi="Arial" w:cs="Arial"/>
                  <w:i/>
                  <w:color w:val="000000" w:themeColor="text1"/>
                  <w:u w:val="single"/>
                </w:rPr>
                <w:delText>д</w:delText>
              </w:r>
            </w:del>
            <w:ins w:id="526" w:author="Arina Dovzhenko" w:date="2025-11-28T15:43:00Z" w16du:dateUtc="2025-11-28T12:43:00Z">
              <w:r w:rsidR="007B528C">
                <w:rPr>
                  <w:rFonts w:ascii="Arial" w:hAnsi="Arial" w:cs="Arial"/>
                  <w:i/>
                  <w:color w:val="000000" w:themeColor="text1"/>
                  <w:u w:val="single"/>
                </w:rPr>
                <w:t>Д</w:t>
              </w:r>
            </w:ins>
            <w:r w:rsidRPr="005437A8">
              <w:rPr>
                <w:rFonts w:ascii="Arial" w:hAnsi="Arial" w:cs="Arial"/>
                <w:i/>
                <w:color w:val="000000" w:themeColor="text1"/>
                <w:u w:val="single"/>
              </w:rPr>
              <w:t>аты начала эксплуатации:</w:t>
            </w:r>
            <w:r w:rsidRPr="005437A8">
              <w:rPr>
                <w:rFonts w:ascii="Arial" w:hAnsi="Arial" w:cs="Arial"/>
                <w:i/>
                <w:color w:val="000000" w:themeColor="text1"/>
              </w:rPr>
              <w:t xml:space="preserve"> </w:t>
            </w:r>
            <w:r w:rsidRPr="005437A8">
              <w:rPr>
                <w:rFonts w:ascii="Arial" w:hAnsi="Arial" w:cs="Arial"/>
                <w:color w:val="000000" w:themeColor="text1"/>
              </w:rPr>
              <w:t xml:space="preserve">Если такая задержка продолжается более шести (6) месяцев с </w:t>
            </w:r>
            <w:del w:id="527" w:author="Arina Dovzhenko" w:date="2025-11-28T15:43:00Z" w16du:dateUtc="2025-11-28T12:43:00Z">
              <w:r w:rsidRPr="005437A8" w:rsidDel="007B528C">
                <w:rPr>
                  <w:rFonts w:ascii="Arial" w:hAnsi="Arial" w:cs="Arial"/>
                  <w:color w:val="000000" w:themeColor="text1"/>
                </w:rPr>
                <w:delText>п</w:delText>
              </w:r>
            </w:del>
            <w:ins w:id="528" w:author="Arina Dovzhenko" w:date="2025-11-28T15:43:00Z" w16du:dateUtc="2025-11-28T12:43:00Z">
              <w:r w:rsidR="007B528C">
                <w:rPr>
                  <w:rFonts w:ascii="Arial" w:hAnsi="Arial" w:cs="Arial"/>
                  <w:color w:val="000000" w:themeColor="text1"/>
                </w:rPr>
                <w:t>П</w:t>
              </w:r>
            </w:ins>
            <w:r w:rsidRPr="005437A8">
              <w:rPr>
                <w:rFonts w:ascii="Arial" w:hAnsi="Arial" w:cs="Arial"/>
                <w:color w:val="000000" w:themeColor="text1"/>
              </w:rPr>
              <w:t xml:space="preserve">редполагаемой </w:t>
            </w:r>
            <w:del w:id="529" w:author="Arina Dovzhenko" w:date="2025-11-28T15:43:00Z" w16du:dateUtc="2025-11-28T12:43:00Z">
              <w:r w:rsidRPr="005437A8" w:rsidDel="007B528C">
                <w:rPr>
                  <w:rFonts w:ascii="Arial" w:hAnsi="Arial" w:cs="Arial"/>
                  <w:color w:val="000000" w:themeColor="text1"/>
                </w:rPr>
                <w:delText>д</w:delText>
              </w:r>
            </w:del>
            <w:ins w:id="530" w:author="Arina Dovzhenko" w:date="2025-11-28T15:43:00Z" w16du:dateUtc="2025-11-28T12:43:00Z">
              <w:r w:rsidR="007B528C">
                <w:rPr>
                  <w:rFonts w:ascii="Arial" w:hAnsi="Arial" w:cs="Arial"/>
                  <w:color w:val="000000" w:themeColor="text1"/>
                </w:rPr>
                <w:t>Д</w:t>
              </w:r>
            </w:ins>
            <w:r w:rsidRPr="005437A8">
              <w:rPr>
                <w:rFonts w:ascii="Arial" w:hAnsi="Arial" w:cs="Arial"/>
                <w:color w:val="000000" w:themeColor="text1"/>
              </w:rPr>
              <w:t xml:space="preserve">аты начала эксплуатации, Владелец должен ежемесячно выплачивать дополнительный платеж DI пропорционально </w:t>
            </w:r>
            <w:del w:id="531" w:author="Arina Dovzhenko" w:date="2025-11-28T16:17:00Z" w16du:dateUtc="2025-11-28T13:17:00Z">
              <w:r w:rsidRPr="005437A8" w:rsidDel="00F25CD2">
                <w:rPr>
                  <w:rFonts w:ascii="Arial" w:hAnsi="Arial" w:cs="Arial"/>
                  <w:color w:val="000000" w:themeColor="text1"/>
                </w:rPr>
                <w:delText xml:space="preserve">стоимости </w:delText>
              </w:r>
            </w:del>
            <w:ins w:id="532" w:author="Arina Dovzhenko" w:date="2025-11-28T16:17:00Z" w16du:dateUtc="2025-11-28T13:17:00Z">
              <w:r w:rsidR="00F25CD2">
                <w:rPr>
                  <w:rFonts w:ascii="Arial" w:hAnsi="Arial" w:cs="Arial"/>
                  <w:color w:val="000000" w:themeColor="text1"/>
                </w:rPr>
                <w:t xml:space="preserve">Плате </w:t>
              </w:r>
            </w:ins>
            <w:ins w:id="533" w:author="Arina Dovzhenko" w:date="2025-11-28T16:18:00Z" w16du:dateUtc="2025-11-28T13:18:00Z">
              <w:r w:rsidR="00F25CD2">
                <w:rPr>
                  <w:rFonts w:ascii="Arial" w:hAnsi="Arial" w:cs="Arial"/>
                  <w:color w:val="000000" w:themeColor="text1"/>
                </w:rPr>
                <w:t>за техническую и проектную поддержку</w:t>
              </w:r>
            </w:ins>
            <w:del w:id="534" w:author="Arina Dovzhenko" w:date="2025-11-28T16:18:00Z" w16du:dateUtc="2025-11-28T13:18:00Z">
              <w:r w:rsidRPr="005437A8" w:rsidDel="00F25CD2">
                <w:rPr>
                  <w:rFonts w:ascii="Arial" w:hAnsi="Arial" w:cs="Arial"/>
                  <w:color w:val="000000" w:themeColor="text1"/>
                </w:rPr>
                <w:delText>технической поддержки и проектирования</w:delText>
              </w:r>
            </w:del>
            <w:r w:rsidRPr="005437A8">
              <w:rPr>
                <w:rFonts w:ascii="Arial" w:hAnsi="Arial" w:cs="Arial"/>
                <w:color w:val="000000" w:themeColor="text1"/>
              </w:rPr>
              <w:t>, предусмотренн</w:t>
            </w:r>
            <w:del w:id="535" w:author="Arina Dovzhenko" w:date="2025-11-28T16:18:00Z" w16du:dateUtc="2025-11-28T13:18:00Z">
              <w:r w:rsidRPr="005437A8" w:rsidDel="00F25CD2">
                <w:rPr>
                  <w:rFonts w:ascii="Arial" w:hAnsi="Arial" w:cs="Arial"/>
                  <w:color w:val="000000" w:themeColor="text1"/>
                </w:rPr>
                <w:delText>ой</w:delText>
              </w:r>
            </w:del>
            <w:ins w:id="536" w:author="Arina Dovzhenko" w:date="2025-11-28T16:18:00Z" w16du:dateUtc="2025-11-28T13:18:00Z">
              <w:r w:rsidR="00F25CD2">
                <w:rPr>
                  <w:rFonts w:ascii="Arial" w:hAnsi="Arial" w:cs="Arial"/>
                  <w:color w:val="000000" w:themeColor="text1"/>
                </w:rPr>
                <w:t>ую</w:t>
              </w:r>
            </w:ins>
            <w:r w:rsidRPr="005437A8">
              <w:rPr>
                <w:rFonts w:ascii="Arial" w:hAnsi="Arial" w:cs="Arial"/>
                <w:color w:val="000000" w:themeColor="text1"/>
              </w:rPr>
              <w:t xml:space="preserve"> настоящим Соглашением.</w:t>
            </w:r>
          </w:p>
        </w:tc>
        <w:tc>
          <w:tcPr>
            <w:tcW w:w="4678" w:type="dxa"/>
          </w:tcPr>
          <w:p w14:paraId="0F80BEEC" w14:textId="234CD09C" w:rsidR="00ED68DC" w:rsidRPr="005437A8"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lang w:val="en-US"/>
              </w:rPr>
            </w:pPr>
            <w:r w:rsidRPr="005437A8">
              <w:rPr>
                <w:rFonts w:ascii="Arial" w:hAnsi="Arial" w:cs="Arial"/>
                <w:i/>
                <w:color w:val="000000" w:themeColor="text1"/>
                <w:spacing w:val="-2"/>
                <w:u w:val="single"/>
                <w:lang w:val="en-US"/>
              </w:rPr>
              <w:t>After</w:t>
            </w:r>
            <w:r w:rsidRPr="005437A8">
              <w:rPr>
                <w:rFonts w:ascii="Arial" w:hAnsi="Arial" w:cs="Arial"/>
                <w:color w:val="000000" w:themeColor="text1"/>
                <w:spacing w:val="-2"/>
                <w:u w:val="single"/>
                <w:lang w:val="en-US"/>
              </w:rPr>
              <w:t xml:space="preserve"> </w:t>
            </w:r>
            <w:r w:rsidRPr="005437A8">
              <w:rPr>
                <w:rFonts w:ascii="Arial" w:hAnsi="Arial" w:cs="Arial"/>
                <w:i/>
                <w:color w:val="000000" w:themeColor="text1"/>
                <w:spacing w:val="-2"/>
                <w:u w:val="single"/>
                <w:lang w:val="en-US"/>
              </w:rPr>
              <w:t>Six (6) Months from the Anticipated Operation Commencement Date</w:t>
            </w:r>
            <w:r w:rsidRPr="005437A8">
              <w:rPr>
                <w:rFonts w:ascii="Arial" w:hAnsi="Arial" w:cs="Arial"/>
                <w:color w:val="000000" w:themeColor="text1"/>
                <w:spacing w:val="-2"/>
                <w:lang w:val="en-US"/>
              </w:rPr>
              <w:t>: If such delay is continuing for more than six (6) months from the Anticipated Operation Commencement Date, the Owner shall pay an additional payment to DI on a monthly pro-rata basis of the Technical and Design Support Fee herein.</w:t>
            </w:r>
          </w:p>
        </w:tc>
      </w:tr>
      <w:tr w:rsidR="00ED68DC" w:rsidRPr="007B6CAE" w14:paraId="7E1B7F3F" w14:textId="77777777" w:rsidTr="00D31197">
        <w:trPr>
          <w:jc w:val="center"/>
        </w:trPr>
        <w:tc>
          <w:tcPr>
            <w:tcW w:w="4678" w:type="dxa"/>
          </w:tcPr>
          <w:p w14:paraId="7481A6E3" w14:textId="4D583F8F" w:rsidR="00ED68DC" w:rsidRPr="005437A8" w:rsidRDefault="00ED68DC" w:rsidP="0018245D">
            <w:pPr>
              <w:numPr>
                <w:ilvl w:val="0"/>
                <w:numId w:val="71"/>
              </w:numPr>
              <w:spacing w:line="276" w:lineRule="auto"/>
              <w:ind w:left="591" w:hanging="591"/>
              <w:jc w:val="both"/>
              <w:rPr>
                <w:rFonts w:ascii="Arial" w:hAnsi="Arial" w:cs="Arial"/>
                <w:color w:val="000000" w:themeColor="text1"/>
              </w:rPr>
            </w:pPr>
            <w:r w:rsidRPr="005437A8">
              <w:rPr>
                <w:rFonts w:ascii="Arial" w:hAnsi="Arial" w:cs="Arial"/>
                <w:i/>
                <w:color w:val="000000" w:themeColor="text1"/>
                <w:u w:val="single"/>
              </w:rPr>
              <w:t>Расторжение</w:t>
            </w:r>
            <w:proofErr w:type="gramStart"/>
            <w:r w:rsidRPr="005437A8">
              <w:rPr>
                <w:rFonts w:ascii="Arial" w:hAnsi="Arial" w:cs="Arial"/>
                <w:i/>
                <w:color w:val="000000" w:themeColor="text1"/>
                <w:u w:val="single"/>
              </w:rPr>
              <w:t>:</w:t>
            </w:r>
            <w:r w:rsidRPr="005437A8">
              <w:rPr>
                <w:rFonts w:ascii="Arial" w:hAnsi="Arial" w:cs="Arial"/>
                <w:i/>
                <w:color w:val="000000" w:themeColor="text1"/>
              </w:rPr>
              <w:t xml:space="preserve"> </w:t>
            </w:r>
            <w:r w:rsidRPr="005437A8">
              <w:rPr>
                <w:rFonts w:ascii="Arial" w:hAnsi="Arial" w:cs="Arial"/>
                <w:color w:val="000000" w:themeColor="text1"/>
              </w:rPr>
              <w:t>Несмотря</w:t>
            </w:r>
            <w:proofErr w:type="gramEnd"/>
            <w:r w:rsidRPr="005437A8">
              <w:rPr>
                <w:rFonts w:ascii="Arial" w:hAnsi="Arial" w:cs="Arial"/>
                <w:color w:val="000000" w:themeColor="text1"/>
              </w:rPr>
              <w:t xml:space="preserve"> на вышеуказанное положение и в дополнение к нему, DI имеет право расторгнуть настоящее Соглашение без штрафны</w:t>
            </w:r>
            <w:r w:rsidR="005437A8">
              <w:rPr>
                <w:rFonts w:ascii="Arial" w:hAnsi="Arial" w:cs="Arial"/>
                <w:color w:val="000000" w:themeColor="text1"/>
              </w:rPr>
              <w:t>х санкций или возмещения потерь</w:t>
            </w:r>
            <w:r w:rsidRPr="005437A8">
              <w:rPr>
                <w:rFonts w:ascii="Arial" w:hAnsi="Arial" w:cs="Arial"/>
                <w:color w:val="000000" w:themeColor="text1"/>
              </w:rPr>
              <w:t xml:space="preserve">, если такая задержка продолжается более двенадцати (12) месяцев с </w:t>
            </w:r>
            <w:del w:id="537" w:author="Arina Dovzhenko" w:date="2025-11-28T15:43:00Z" w16du:dateUtc="2025-11-28T12:43:00Z">
              <w:r w:rsidRPr="005437A8" w:rsidDel="007B528C">
                <w:rPr>
                  <w:rFonts w:ascii="Arial" w:hAnsi="Arial" w:cs="Arial"/>
                  <w:color w:val="000000" w:themeColor="text1"/>
                </w:rPr>
                <w:delText>п</w:delText>
              </w:r>
            </w:del>
            <w:ins w:id="538" w:author="Arina Dovzhenko" w:date="2025-11-28T15:43:00Z" w16du:dateUtc="2025-11-28T12:43:00Z">
              <w:r w:rsidR="007B528C">
                <w:rPr>
                  <w:rFonts w:ascii="Arial" w:hAnsi="Arial" w:cs="Arial"/>
                  <w:color w:val="000000" w:themeColor="text1"/>
                </w:rPr>
                <w:t>П</w:t>
              </w:r>
            </w:ins>
            <w:r w:rsidRPr="005437A8">
              <w:rPr>
                <w:rFonts w:ascii="Arial" w:hAnsi="Arial" w:cs="Arial"/>
                <w:color w:val="000000" w:themeColor="text1"/>
              </w:rPr>
              <w:t xml:space="preserve">редполагаемой </w:t>
            </w:r>
            <w:del w:id="539" w:author="Arina Dovzhenko" w:date="2025-11-28T15:43:00Z" w16du:dateUtc="2025-11-28T12:43:00Z">
              <w:r w:rsidRPr="005437A8" w:rsidDel="007B528C">
                <w:rPr>
                  <w:rFonts w:ascii="Arial" w:hAnsi="Arial" w:cs="Arial"/>
                  <w:color w:val="000000" w:themeColor="text1"/>
                </w:rPr>
                <w:delText>д</w:delText>
              </w:r>
            </w:del>
            <w:ins w:id="540" w:author="Arina Dovzhenko" w:date="2025-11-28T15:43:00Z" w16du:dateUtc="2025-11-28T12:43:00Z">
              <w:r w:rsidR="007B528C">
                <w:rPr>
                  <w:rFonts w:ascii="Arial" w:hAnsi="Arial" w:cs="Arial"/>
                  <w:color w:val="000000" w:themeColor="text1"/>
                </w:rPr>
                <w:t>Д</w:t>
              </w:r>
            </w:ins>
            <w:r w:rsidRPr="005437A8">
              <w:rPr>
                <w:rFonts w:ascii="Arial" w:hAnsi="Arial" w:cs="Arial"/>
                <w:color w:val="000000" w:themeColor="text1"/>
              </w:rPr>
              <w:t xml:space="preserve">аты начала </w:t>
            </w:r>
            <w:del w:id="541" w:author="Arina Dovzhenko" w:date="2025-11-28T15:43:00Z" w16du:dateUtc="2025-11-28T12:43:00Z">
              <w:r w:rsidRPr="005437A8" w:rsidDel="007B528C">
                <w:rPr>
                  <w:rFonts w:ascii="Arial" w:hAnsi="Arial" w:cs="Arial"/>
                  <w:color w:val="000000" w:themeColor="text1"/>
                </w:rPr>
                <w:delText>работы</w:delText>
              </w:r>
            </w:del>
            <w:ins w:id="542" w:author="Arina Dovzhenko" w:date="2025-11-28T15:43:00Z" w16du:dateUtc="2025-11-28T12:43:00Z">
              <w:r w:rsidR="007B528C">
                <w:rPr>
                  <w:rFonts w:ascii="Arial" w:hAnsi="Arial" w:cs="Arial"/>
                  <w:color w:val="000000" w:themeColor="text1"/>
                </w:rPr>
                <w:t>эксплуатации</w:t>
              </w:r>
            </w:ins>
            <w:r w:rsidRPr="005437A8">
              <w:rPr>
                <w:rFonts w:ascii="Arial" w:hAnsi="Arial" w:cs="Arial"/>
                <w:color w:val="000000" w:themeColor="text1"/>
              </w:rPr>
              <w:t>. DI может потребовать от Управляющего возмещения расходов, ранее согласованных Сторонами и фактически понесенных DI.</w:t>
            </w:r>
          </w:p>
        </w:tc>
        <w:tc>
          <w:tcPr>
            <w:tcW w:w="4678" w:type="dxa"/>
          </w:tcPr>
          <w:p w14:paraId="2CEC3E37" w14:textId="0960174D" w:rsidR="00ED68DC" w:rsidRPr="00553CAF"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u w:val="single"/>
                <w:lang w:val="en-US"/>
              </w:rPr>
            </w:pPr>
            <w:r w:rsidRPr="005437A8">
              <w:rPr>
                <w:rFonts w:ascii="Arial" w:hAnsi="Arial" w:cs="Arial"/>
                <w:i/>
                <w:color w:val="000000" w:themeColor="text1"/>
                <w:spacing w:val="-2"/>
                <w:u w:val="single"/>
                <w:lang w:val="en-US"/>
              </w:rPr>
              <w:t>Termination:</w:t>
            </w:r>
            <w:r w:rsidRPr="005437A8">
              <w:rPr>
                <w:rFonts w:ascii="Arial" w:hAnsi="Arial" w:cs="Arial"/>
                <w:color w:val="000000" w:themeColor="text1"/>
                <w:spacing w:val="-2"/>
                <w:lang w:val="en-US"/>
              </w:rPr>
              <w:t xml:space="preserve"> Notwithstanding, and further to the above provision, DI shall have the right to terminate this Agreement without penalty or indemnity if such delay is continuing for more than twelve (12) months from the Anticipated Operation Commencement Date. DI </w:t>
            </w:r>
            <w:r w:rsidRPr="005437A8">
              <w:rPr>
                <w:rFonts w:ascii="Arial" w:hAnsi="Arial" w:cs="Arial"/>
                <w:color w:val="000000" w:themeColor="text1"/>
                <w:lang w:val="en-US"/>
              </w:rPr>
              <w:t>may require the Owner to reimburse the expenses previously agreed upon by the Parties and actually incurred by DI.</w:t>
            </w:r>
          </w:p>
        </w:tc>
      </w:tr>
      <w:tr w:rsidR="00710552" w:rsidRPr="00710552" w14:paraId="600B2E96" w14:textId="77777777" w:rsidTr="00D31197">
        <w:trPr>
          <w:jc w:val="center"/>
        </w:trPr>
        <w:tc>
          <w:tcPr>
            <w:tcW w:w="4678" w:type="dxa"/>
          </w:tcPr>
          <w:p w14:paraId="72030000" w14:textId="19A179F6" w:rsidR="00D31197" w:rsidRPr="00290293" w:rsidRDefault="00D31197" w:rsidP="0018245D">
            <w:pPr>
              <w:numPr>
                <w:ilvl w:val="0"/>
                <w:numId w:val="68"/>
              </w:numPr>
              <w:spacing w:line="276" w:lineRule="auto"/>
              <w:ind w:left="591" w:hanging="591"/>
              <w:jc w:val="both"/>
              <w:rPr>
                <w:rFonts w:ascii="Arial" w:hAnsi="Arial" w:cs="Arial"/>
                <w:color w:val="000000" w:themeColor="text1"/>
                <w:spacing w:val="-2"/>
                <w:u w:val="single"/>
              </w:rPr>
            </w:pPr>
            <w:bookmarkStart w:id="543" w:name="_Hlk189574518"/>
            <w:r w:rsidRPr="00290293">
              <w:rPr>
                <w:rFonts w:ascii="Arial" w:hAnsi="Arial" w:cs="Arial"/>
                <w:color w:val="000000" w:themeColor="text1"/>
                <w:spacing w:val="-2"/>
                <w:u w:val="single"/>
              </w:rPr>
              <w:t>Расторжение DI</w:t>
            </w:r>
            <w:bookmarkEnd w:id="543"/>
          </w:p>
        </w:tc>
        <w:tc>
          <w:tcPr>
            <w:tcW w:w="4678" w:type="dxa"/>
          </w:tcPr>
          <w:p w14:paraId="7E030000" w14:textId="0AA8FD78" w:rsidR="00D31197" w:rsidRPr="00290293" w:rsidRDefault="00D31197" w:rsidP="0018245D">
            <w:pPr>
              <w:numPr>
                <w:ilvl w:val="0"/>
                <w:numId w:val="69"/>
              </w:numPr>
              <w:spacing w:line="276" w:lineRule="auto"/>
              <w:ind w:left="595" w:hanging="595"/>
              <w:jc w:val="both"/>
              <w:rPr>
                <w:rFonts w:ascii="Arial" w:hAnsi="Arial" w:cs="Arial"/>
                <w:color w:val="000000" w:themeColor="text1"/>
                <w:spacing w:val="-2"/>
                <w:u w:val="single"/>
              </w:rPr>
            </w:pPr>
            <w:proofErr w:type="spellStart"/>
            <w:r w:rsidRPr="00290293">
              <w:rPr>
                <w:rFonts w:ascii="Arial" w:hAnsi="Arial" w:cs="Arial"/>
                <w:color w:val="000000" w:themeColor="text1"/>
                <w:spacing w:val="-2"/>
                <w:u w:val="single"/>
              </w:rPr>
              <w:t>Termination</w:t>
            </w:r>
            <w:proofErr w:type="spellEnd"/>
            <w:r w:rsidRPr="00290293">
              <w:rPr>
                <w:rFonts w:ascii="Arial" w:hAnsi="Arial" w:cs="Arial"/>
                <w:color w:val="000000" w:themeColor="text1"/>
                <w:spacing w:val="-2"/>
                <w:u w:val="single"/>
              </w:rPr>
              <w:t xml:space="preserve"> </w:t>
            </w:r>
            <w:proofErr w:type="spellStart"/>
            <w:r w:rsidRPr="00290293">
              <w:rPr>
                <w:rFonts w:ascii="Arial" w:hAnsi="Arial" w:cs="Arial"/>
                <w:color w:val="000000" w:themeColor="text1"/>
                <w:spacing w:val="-2"/>
                <w:u w:val="single"/>
              </w:rPr>
              <w:t>by</w:t>
            </w:r>
            <w:proofErr w:type="spellEnd"/>
            <w:r w:rsidRPr="00290293">
              <w:rPr>
                <w:rFonts w:ascii="Arial" w:hAnsi="Arial" w:cs="Arial"/>
                <w:color w:val="000000" w:themeColor="text1"/>
                <w:spacing w:val="-2"/>
                <w:u w:val="single"/>
              </w:rPr>
              <w:t xml:space="preserve"> DI</w:t>
            </w:r>
          </w:p>
        </w:tc>
      </w:tr>
      <w:tr w:rsidR="005437A8" w:rsidRPr="007B6CAE" w14:paraId="1502D61E" w14:textId="77777777" w:rsidTr="00D31197">
        <w:trPr>
          <w:jc w:val="center"/>
        </w:trPr>
        <w:tc>
          <w:tcPr>
            <w:tcW w:w="4678" w:type="dxa"/>
          </w:tcPr>
          <w:p w14:paraId="61074DD2" w14:textId="07CD867D" w:rsidR="005437A8" w:rsidRPr="00710552" w:rsidRDefault="005437A8" w:rsidP="00290293">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 xml:space="preserve">DI может расторгнуть настоящее Соглашение без необходимости судебного или иного распоряжения путем (если иное не предусмотрено в следующих разделах) путем направления письменного уведомления </w:t>
            </w:r>
            <w:r w:rsidRPr="00710552">
              <w:rPr>
                <w:rFonts w:cs="Arial"/>
                <w:b w:val="0"/>
                <w:color w:val="000000" w:themeColor="text1"/>
                <w:sz w:val="20"/>
              </w:rPr>
              <w:t>Владельц</w:t>
            </w:r>
            <w:r w:rsidRPr="00710552">
              <w:rPr>
                <w:rFonts w:cs="Arial"/>
                <w:b w:val="0"/>
                <w:color w:val="000000" w:themeColor="text1"/>
                <w:spacing w:val="-2"/>
                <w:sz w:val="20"/>
              </w:rPr>
              <w:t>у не менее чем за тридцать (30) дней до даты расторжения, если:</w:t>
            </w:r>
          </w:p>
        </w:tc>
        <w:tc>
          <w:tcPr>
            <w:tcW w:w="4678" w:type="dxa"/>
          </w:tcPr>
          <w:p w14:paraId="70415265" w14:textId="37E6BD61" w:rsidR="005437A8" w:rsidRPr="00290293" w:rsidRDefault="005437A8" w:rsidP="00290293">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may terminate this Agreement without need of court or other order by (if not provided otherwise in following Sections) serving a written notice to the Owner at least thirty (30) days bef</w:t>
            </w:r>
            <w:r w:rsidR="00290293">
              <w:rPr>
                <w:rFonts w:ascii="Arial" w:hAnsi="Arial" w:cs="Arial"/>
                <w:color w:val="000000" w:themeColor="text1"/>
                <w:lang w:val="en-US"/>
              </w:rPr>
              <w:t>ore the date of termination if:</w:t>
            </w:r>
          </w:p>
        </w:tc>
      </w:tr>
      <w:tr w:rsidR="005437A8" w:rsidRPr="007B6CAE" w14:paraId="38171409" w14:textId="77777777" w:rsidTr="00D31197">
        <w:trPr>
          <w:jc w:val="center"/>
        </w:trPr>
        <w:tc>
          <w:tcPr>
            <w:tcW w:w="4678" w:type="dxa"/>
          </w:tcPr>
          <w:p w14:paraId="5199C4B4" w14:textId="51EACD2E" w:rsidR="005437A8" w:rsidRPr="00290293" w:rsidRDefault="005437A8" w:rsidP="0018245D">
            <w:pPr>
              <w:pStyle w:val="Heading16pt"/>
              <w:numPr>
                <w:ilvl w:val="0"/>
                <w:numId w:val="75"/>
              </w:numPr>
              <w:spacing w:after="120" w:line="276" w:lineRule="auto"/>
              <w:ind w:left="591" w:hanging="591"/>
              <w:jc w:val="both"/>
              <w:rPr>
                <w:rFonts w:cs="Arial"/>
                <w:b w:val="0"/>
                <w:color w:val="000000" w:themeColor="text1"/>
                <w:spacing w:val="-2"/>
                <w:sz w:val="20"/>
              </w:rPr>
            </w:pPr>
            <w:r w:rsidRPr="00290293">
              <w:rPr>
                <w:rFonts w:cs="Arial"/>
                <w:b w:val="0"/>
                <w:color w:val="000000" w:themeColor="text1"/>
                <w:spacing w:val="-2"/>
                <w:sz w:val="20"/>
                <w:u w:val="single"/>
              </w:rPr>
              <w:t xml:space="preserve">Отложенная </w:t>
            </w:r>
            <w:del w:id="544" w:author="Arina Dovzhenko" w:date="2025-11-28T15:43:00Z" w16du:dateUtc="2025-11-28T12:43:00Z">
              <w:r w:rsidRPr="00290293" w:rsidDel="007B528C">
                <w:rPr>
                  <w:rFonts w:cs="Arial"/>
                  <w:b w:val="0"/>
                  <w:color w:val="000000" w:themeColor="text1"/>
                  <w:spacing w:val="-2"/>
                  <w:sz w:val="20"/>
                  <w:u w:val="single"/>
                </w:rPr>
                <w:delText>д</w:delText>
              </w:r>
            </w:del>
            <w:ins w:id="545" w:author="Arina Dovzhenko" w:date="2025-11-28T15:44:00Z" w16du:dateUtc="2025-11-28T12:44:00Z">
              <w:r w:rsidR="007B528C">
                <w:rPr>
                  <w:rFonts w:cs="Arial"/>
                  <w:b w:val="0"/>
                  <w:color w:val="000000" w:themeColor="text1"/>
                  <w:spacing w:val="-2"/>
                  <w:sz w:val="20"/>
                  <w:u w:val="single"/>
                </w:rPr>
                <w:t>Д</w:t>
              </w:r>
            </w:ins>
            <w:r w:rsidRPr="00290293">
              <w:rPr>
                <w:rFonts w:cs="Arial"/>
                <w:b w:val="0"/>
                <w:color w:val="000000" w:themeColor="text1"/>
                <w:spacing w:val="-2"/>
                <w:sz w:val="20"/>
                <w:u w:val="single"/>
              </w:rPr>
              <w:t>ата начала эксплуатации</w:t>
            </w:r>
            <w:r w:rsidRPr="00290293">
              <w:rPr>
                <w:rFonts w:cs="Arial"/>
                <w:b w:val="0"/>
                <w:color w:val="000000" w:themeColor="text1"/>
                <w:spacing w:val="-2"/>
                <w:sz w:val="20"/>
              </w:rPr>
              <w:t xml:space="preserve">. Владелец </w:t>
            </w:r>
            <w:del w:id="546" w:author="Arina Dovzhenko" w:date="2025-11-28T16:54:00Z" w16du:dateUtc="2025-11-28T13:54:00Z">
              <w:r w:rsidRPr="00290293" w:rsidDel="00A65109">
                <w:rPr>
                  <w:rFonts w:cs="Arial"/>
                  <w:b w:val="0"/>
                  <w:color w:val="000000" w:themeColor="text1"/>
                  <w:spacing w:val="-2"/>
                  <w:sz w:val="20"/>
                </w:rPr>
                <w:delText xml:space="preserve">переносит </w:delText>
              </w:r>
            </w:del>
            <w:ins w:id="547" w:author="Arina Dovzhenko" w:date="2025-11-28T16:54:00Z" w16du:dateUtc="2025-11-28T13:54:00Z">
              <w:r w:rsidR="00A65109">
                <w:rPr>
                  <w:rFonts w:cs="Arial"/>
                  <w:b w:val="0"/>
                  <w:color w:val="000000" w:themeColor="text1"/>
                  <w:spacing w:val="-2"/>
                  <w:sz w:val="20"/>
                </w:rPr>
                <w:t>задерживает</w:t>
              </w:r>
              <w:r w:rsidR="00A65109" w:rsidRPr="00290293">
                <w:rPr>
                  <w:rFonts w:cs="Arial"/>
                  <w:b w:val="0"/>
                  <w:color w:val="000000" w:themeColor="text1"/>
                  <w:spacing w:val="-2"/>
                  <w:sz w:val="20"/>
                </w:rPr>
                <w:t xml:space="preserve"> </w:t>
              </w:r>
            </w:ins>
            <w:r w:rsidRPr="00290293">
              <w:rPr>
                <w:rFonts w:cs="Arial"/>
                <w:b w:val="0"/>
                <w:color w:val="000000" w:themeColor="text1"/>
                <w:spacing w:val="-2"/>
                <w:sz w:val="20"/>
              </w:rPr>
              <w:t>Дату начала эксплуатации, как это предусмотрено в Разделе 7.2;</w:t>
            </w:r>
          </w:p>
        </w:tc>
        <w:tc>
          <w:tcPr>
            <w:tcW w:w="4678" w:type="dxa"/>
          </w:tcPr>
          <w:p w14:paraId="131C19D1" w14:textId="0E63747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spacing w:val="-2"/>
                <w:u w:val="single"/>
                <w:lang w:val="en-US"/>
              </w:rPr>
              <w:t>Delayed Operation Commencement Date</w:t>
            </w:r>
            <w:r w:rsidRPr="00290293">
              <w:rPr>
                <w:rFonts w:ascii="Arial" w:hAnsi="Arial" w:cs="Arial"/>
                <w:color w:val="000000" w:themeColor="text1"/>
                <w:spacing w:val="-2"/>
                <w:lang w:val="en-US"/>
              </w:rPr>
              <w:t>. The Owner delays the Operation Commencement Date as stipulated in Section 7.2;</w:t>
            </w:r>
          </w:p>
        </w:tc>
      </w:tr>
      <w:tr w:rsidR="005437A8" w:rsidRPr="009D6216" w14:paraId="5C843016" w14:textId="77777777" w:rsidTr="00D31197">
        <w:trPr>
          <w:jc w:val="center"/>
        </w:trPr>
        <w:tc>
          <w:tcPr>
            <w:tcW w:w="4678" w:type="dxa"/>
          </w:tcPr>
          <w:p w14:paraId="0682A327" w14:textId="30013CDE"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Дефолт</w:t>
            </w:r>
            <w:r w:rsidRPr="00290293">
              <w:rPr>
                <w:rFonts w:ascii="Arial" w:hAnsi="Arial" w:cs="Arial"/>
                <w:color w:val="000000" w:themeColor="text1"/>
                <w:spacing w:val="-2"/>
              </w:rPr>
              <w:t>. Владелец не уплачивает какую-либо денежную сумму в установленный срок по настоящему Соглашению, и такая невыплата не устраняется в течение десяти (10) дней после получения уведомления от DI;</w:t>
            </w:r>
          </w:p>
        </w:tc>
        <w:tc>
          <w:tcPr>
            <w:tcW w:w="4678" w:type="dxa"/>
          </w:tcPr>
          <w:p w14:paraId="5CB9BC93" w14:textId="283DB9A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u w:val="single"/>
                <w:lang w:val="en-US"/>
              </w:rPr>
              <w:t>Default</w:t>
            </w:r>
            <w:r w:rsidRPr="00290293">
              <w:rPr>
                <w:rFonts w:ascii="Arial" w:hAnsi="Arial" w:cs="Arial"/>
                <w:color w:val="000000" w:themeColor="text1"/>
                <w:lang w:val="en-US"/>
              </w:rPr>
              <w:t>. The Owner fails to pay any amount of money when due and payable under this Agreement and such failure is not cured within ten (10) days after receipt of DI’s notice;</w:t>
            </w:r>
          </w:p>
        </w:tc>
      </w:tr>
      <w:tr w:rsidR="005437A8" w:rsidRPr="009D6216" w14:paraId="29A6A047" w14:textId="77777777" w:rsidTr="00D31197">
        <w:trPr>
          <w:jc w:val="center"/>
        </w:trPr>
        <w:tc>
          <w:tcPr>
            <w:tcW w:w="4678" w:type="dxa"/>
          </w:tcPr>
          <w:p w14:paraId="555DE696" w14:textId="2C9AF059"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Нарушение</w:t>
            </w:r>
            <w:r w:rsidRPr="00290293">
              <w:rPr>
                <w:rFonts w:ascii="Arial" w:hAnsi="Arial" w:cs="Arial"/>
                <w:color w:val="000000" w:themeColor="text1"/>
                <w:spacing w:val="-2"/>
              </w:rPr>
              <w:t xml:space="preserve">. Владелец понимает и принимает, что DI делает все возможное для предоставления Технической и </w:t>
            </w:r>
            <w:r w:rsidRPr="00290293">
              <w:rPr>
                <w:rFonts w:ascii="Arial" w:hAnsi="Arial" w:cs="Arial"/>
                <w:color w:val="000000" w:themeColor="text1"/>
                <w:spacing w:val="-2"/>
              </w:rPr>
              <w:lastRenderedPageBreak/>
              <w:t xml:space="preserve">проектной поддержки в соответствии с настоящим Соглашением, целью которой является не только приведение </w:t>
            </w:r>
            <w:del w:id="548" w:author="Arina Dovzhenko" w:date="2025-11-28T16:04:00Z" w16du:dateUtc="2025-11-28T13:04:00Z">
              <w:r w:rsidRPr="00290293" w:rsidDel="00FD7DE6">
                <w:rPr>
                  <w:rFonts w:ascii="Arial" w:hAnsi="Arial" w:cs="Arial"/>
                  <w:color w:val="000000" w:themeColor="text1"/>
                  <w:spacing w:val="-2"/>
                </w:rPr>
                <w:delText xml:space="preserve">Гостиницы </w:delText>
              </w:r>
            </w:del>
            <w:ins w:id="549" w:author="Arina Dovzhenko" w:date="2025-11-28T16:04:00Z" w16du:dateUtc="2025-11-28T13:04:00Z">
              <w:r w:rsidR="00FD7DE6">
                <w:rPr>
                  <w:rFonts w:ascii="Arial" w:hAnsi="Arial" w:cs="Arial"/>
                  <w:color w:val="000000" w:themeColor="text1"/>
                  <w:spacing w:val="-2"/>
                </w:rPr>
                <w:t>Отеля</w:t>
              </w:r>
              <w:r w:rsidR="00FD7DE6" w:rsidRPr="00290293">
                <w:rPr>
                  <w:rFonts w:ascii="Arial" w:hAnsi="Arial" w:cs="Arial"/>
                  <w:color w:val="000000" w:themeColor="text1"/>
                  <w:spacing w:val="-2"/>
                </w:rPr>
                <w:t xml:space="preserve"> </w:t>
              </w:r>
            </w:ins>
            <w:r w:rsidRPr="00290293">
              <w:rPr>
                <w:rFonts w:ascii="Arial" w:hAnsi="Arial" w:cs="Arial"/>
                <w:color w:val="000000" w:themeColor="text1"/>
                <w:spacing w:val="-2"/>
              </w:rPr>
              <w:t xml:space="preserve">в соответствие со Стандартами бренда </w:t>
            </w:r>
            <w:proofErr w:type="spellStart"/>
            <w:r w:rsidRPr="00290293">
              <w:rPr>
                <w:rFonts w:ascii="Arial" w:hAnsi="Arial" w:cs="Arial"/>
                <w:color w:val="000000" w:themeColor="text1"/>
                <w:spacing w:val="-2"/>
              </w:rPr>
              <w:t>Dusit</w:t>
            </w:r>
            <w:proofErr w:type="spellEnd"/>
            <w:r w:rsidRPr="00290293">
              <w:rPr>
                <w:rFonts w:ascii="Arial" w:hAnsi="Arial" w:cs="Arial"/>
                <w:color w:val="000000" w:themeColor="text1"/>
                <w:spacing w:val="-2"/>
              </w:rPr>
              <w:t>, но и получение ценных результатов и других преимуществ для Владельца. Таким образом, DI может иметь право расторгнуть настоящее Соглашение с возмещением всех связанных с этим вопросов, если Владелец не может или отказывается следовать, выполнять или соблюдать:</w:t>
            </w:r>
          </w:p>
        </w:tc>
        <w:tc>
          <w:tcPr>
            <w:tcW w:w="4678" w:type="dxa"/>
          </w:tcPr>
          <w:p w14:paraId="0E63E721" w14:textId="51AD685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spacing w:val="-2"/>
                <w:u w:val="single"/>
                <w:lang w:val="en-US"/>
              </w:rPr>
              <w:lastRenderedPageBreak/>
              <w:t>Disobey</w:t>
            </w:r>
            <w:r w:rsidRPr="00290293">
              <w:rPr>
                <w:rFonts w:ascii="Arial" w:hAnsi="Arial" w:cs="Arial"/>
                <w:color w:val="000000" w:themeColor="text1"/>
                <w:spacing w:val="-2"/>
                <w:lang w:val="en-US"/>
              </w:rPr>
              <w:t xml:space="preserve">. The Owner understands and accepts that DI is using its best endeavors to provide the Technical and Design Support </w:t>
            </w:r>
            <w:r w:rsidRPr="00290293">
              <w:rPr>
                <w:rFonts w:ascii="Arial" w:hAnsi="Arial" w:cs="Arial"/>
                <w:color w:val="000000" w:themeColor="text1"/>
                <w:spacing w:val="-2"/>
                <w:lang w:val="en-US"/>
              </w:rPr>
              <w:lastRenderedPageBreak/>
              <w:t>under this Agreement which is not only to make the Hotel compliant with the Dusit Brand Standards but also for bringing valuable outcomes and other benefits to the Owner. DI may therefore be entitled to terminate this Agreement, with being indemnified on all related concerns, if the Owner is not able to or denies to follow, obey or conform with:</w:t>
            </w:r>
          </w:p>
        </w:tc>
      </w:tr>
      <w:tr w:rsidR="005437A8" w:rsidRPr="009D6216" w14:paraId="21FFC346" w14:textId="77777777" w:rsidTr="00D31197">
        <w:trPr>
          <w:jc w:val="center"/>
        </w:trPr>
        <w:tc>
          <w:tcPr>
            <w:tcW w:w="4678" w:type="dxa"/>
          </w:tcPr>
          <w:p w14:paraId="1EB6A66F" w14:textId="06D9E59E" w:rsidR="005437A8" w:rsidRPr="00290293" w:rsidRDefault="005437A8" w:rsidP="0018245D">
            <w:pPr>
              <w:pStyle w:val="Heading16pt"/>
              <w:numPr>
                <w:ilvl w:val="0"/>
                <w:numId w:val="76"/>
              </w:numPr>
              <w:spacing w:after="120" w:line="276" w:lineRule="auto"/>
              <w:ind w:left="875" w:hanging="426"/>
              <w:jc w:val="both"/>
              <w:rPr>
                <w:rFonts w:cs="Arial"/>
                <w:b w:val="0"/>
                <w:color w:val="000000" w:themeColor="text1"/>
                <w:spacing w:val="-2"/>
                <w:sz w:val="20"/>
              </w:rPr>
            </w:pPr>
            <w:r w:rsidRPr="00290293">
              <w:rPr>
                <w:rFonts w:cs="Arial"/>
                <w:b w:val="0"/>
                <w:color w:val="000000" w:themeColor="text1"/>
                <w:spacing w:val="-2"/>
                <w:sz w:val="20"/>
              </w:rPr>
              <w:lastRenderedPageBreak/>
              <w:t xml:space="preserve">любые положения и условия, предусмотренные в Стандартах бренда </w:t>
            </w:r>
            <w:proofErr w:type="spellStart"/>
            <w:r w:rsidRPr="00290293">
              <w:rPr>
                <w:rFonts w:cs="Arial"/>
                <w:b w:val="0"/>
                <w:color w:val="000000" w:themeColor="text1"/>
                <w:spacing w:val="-2"/>
                <w:sz w:val="20"/>
              </w:rPr>
              <w:t>Dusit</w:t>
            </w:r>
            <w:proofErr w:type="spellEnd"/>
            <w:r w:rsidRPr="00290293">
              <w:rPr>
                <w:rFonts w:cs="Arial"/>
                <w:b w:val="0"/>
                <w:color w:val="000000" w:themeColor="text1"/>
                <w:spacing w:val="-2"/>
                <w:sz w:val="20"/>
              </w:rPr>
              <w:t xml:space="preserve"> и/или соответствующих документах, таких как проектные и строительные чертежи, техническая документация для MEPF, IT и т. д., которые относятся непосредственно к проекту которые не противоречат </w:t>
            </w:r>
            <w:del w:id="550" w:author="Arina Dovzhenko" w:date="2025-11-28T16:54:00Z" w16du:dateUtc="2025-11-28T13:54:00Z">
              <w:r w:rsidRPr="00290293" w:rsidDel="00A65109">
                <w:rPr>
                  <w:rFonts w:cs="Arial"/>
                  <w:b w:val="0"/>
                  <w:color w:val="000000" w:themeColor="text1"/>
                  <w:spacing w:val="-2"/>
                  <w:sz w:val="20"/>
                </w:rPr>
                <w:delText>местным правилам и положениям</w:delText>
              </w:r>
            </w:del>
            <w:ins w:id="551" w:author="Arina Dovzhenko" w:date="2025-11-28T16:54:00Z" w16du:dateUtc="2025-11-28T13:54:00Z">
              <w:r w:rsidR="00A65109">
                <w:rPr>
                  <w:rFonts w:cs="Arial"/>
                  <w:b w:val="0"/>
                  <w:color w:val="000000" w:themeColor="text1"/>
                  <w:spacing w:val="-2"/>
                  <w:sz w:val="20"/>
                </w:rPr>
                <w:t>Применимому законодательству</w:t>
              </w:r>
            </w:ins>
            <w:r w:rsidRPr="00290293">
              <w:rPr>
                <w:rFonts w:cs="Arial"/>
                <w:b w:val="0"/>
                <w:color w:val="000000" w:themeColor="text1"/>
                <w:spacing w:val="-2"/>
                <w:sz w:val="20"/>
              </w:rPr>
              <w:t>, с учетом положений п. 2.1 (е); и/или</w:t>
            </w:r>
          </w:p>
        </w:tc>
        <w:tc>
          <w:tcPr>
            <w:tcW w:w="4678" w:type="dxa"/>
          </w:tcPr>
          <w:p w14:paraId="601BB51B" w14:textId="236F5586" w:rsidR="005437A8" w:rsidRPr="00290293" w:rsidRDefault="005437A8" w:rsidP="0018245D">
            <w:pPr>
              <w:pStyle w:val="Heading16pt"/>
              <w:numPr>
                <w:ilvl w:val="3"/>
                <w:numId w:val="73"/>
              </w:numPr>
              <w:tabs>
                <w:tab w:val="clear" w:pos="1134"/>
              </w:tabs>
              <w:spacing w:after="120" w:line="276" w:lineRule="auto"/>
              <w:ind w:left="878" w:hanging="425"/>
              <w:jc w:val="both"/>
              <w:rPr>
                <w:rFonts w:cs="Arial"/>
                <w:b w:val="0"/>
                <w:color w:val="000000" w:themeColor="text1"/>
                <w:spacing w:val="-2"/>
                <w:sz w:val="20"/>
                <w:lang w:val="en-US"/>
              </w:rPr>
            </w:pPr>
            <w:r w:rsidRPr="00290293">
              <w:rPr>
                <w:rFonts w:cs="Arial"/>
                <w:b w:val="0"/>
                <w:color w:val="000000" w:themeColor="text1"/>
                <w:spacing w:val="-2"/>
                <w:sz w:val="20"/>
                <w:lang w:val="en-US"/>
              </w:rPr>
              <w:t xml:space="preserve">any terms and conditions provided in the Dusit Brand Standards and/or relevant documents, such as </w:t>
            </w:r>
            <w:r w:rsidRPr="00290293">
              <w:rPr>
                <w:rStyle w:val="cf01"/>
                <w:rFonts w:ascii="Arial" w:hAnsi="Arial" w:cs="Arial"/>
                <w:b w:val="0"/>
                <w:bCs/>
                <w:color w:val="000000" w:themeColor="text1"/>
                <w:sz w:val="20"/>
                <w:szCs w:val="20"/>
                <w:lang w:val="en-US"/>
              </w:rPr>
              <w:t>design and construction drawings, technical documentation for MEPF, IT, etc. that relate specifically to the project</w:t>
            </w:r>
            <w:r w:rsidRPr="00290293">
              <w:rPr>
                <w:rFonts w:cs="Arial"/>
                <w:b w:val="0"/>
                <w:color w:val="000000" w:themeColor="text1"/>
                <w:sz w:val="20"/>
                <w:lang w:val="en-US"/>
              </w:rPr>
              <w:t xml:space="preserve"> </w:t>
            </w:r>
            <w:r w:rsidRPr="00290293">
              <w:rPr>
                <w:rFonts w:cs="Arial"/>
                <w:b w:val="0"/>
                <w:color w:val="000000" w:themeColor="text1"/>
                <w:spacing w:val="-2"/>
                <w:sz w:val="20"/>
                <w:lang w:val="en-US"/>
              </w:rPr>
              <w:t xml:space="preserve">which are not contra-to </w:t>
            </w:r>
            <w:del w:id="552" w:author="Arina Dovzhenko" w:date="2025-11-28T16:55:00Z" w16du:dateUtc="2025-11-28T13:55:00Z">
              <w:r w:rsidRPr="00290293" w:rsidDel="00A65109">
                <w:rPr>
                  <w:rFonts w:cs="Arial"/>
                  <w:b w:val="0"/>
                  <w:color w:val="000000" w:themeColor="text1"/>
                  <w:spacing w:val="-2"/>
                  <w:sz w:val="20"/>
                  <w:lang w:val="en-US"/>
                </w:rPr>
                <w:delText>local rules and regulations</w:delText>
              </w:r>
            </w:del>
            <w:ins w:id="553" w:author="Arina Dovzhenko" w:date="2025-11-28T16:55:00Z" w16du:dateUtc="2025-11-28T13:55:00Z">
              <w:r w:rsidR="00A65109">
                <w:rPr>
                  <w:rFonts w:cs="Arial"/>
                  <w:b w:val="0"/>
                  <w:color w:val="000000" w:themeColor="text1"/>
                  <w:spacing w:val="-2"/>
                  <w:sz w:val="20"/>
                  <w:lang w:val="en-US"/>
                </w:rPr>
                <w:t>Applicable</w:t>
              </w:r>
              <w:r w:rsidR="00A65109" w:rsidRPr="00A65109">
                <w:rPr>
                  <w:rFonts w:cs="Arial"/>
                  <w:b w:val="0"/>
                  <w:color w:val="000000" w:themeColor="text1"/>
                  <w:spacing w:val="-2"/>
                  <w:sz w:val="20"/>
                  <w:lang w:val="en-US"/>
                  <w:rPrChange w:id="554" w:author="Arina Dovzhenko" w:date="2025-11-28T16:55:00Z" w16du:dateUtc="2025-11-28T13:55:00Z">
                    <w:rPr>
                      <w:rFonts w:cs="Arial"/>
                      <w:b w:val="0"/>
                      <w:color w:val="000000" w:themeColor="text1"/>
                      <w:spacing w:val="-2"/>
                      <w:sz w:val="20"/>
                    </w:rPr>
                  </w:rPrChange>
                </w:rPr>
                <w:t xml:space="preserve"> </w:t>
              </w:r>
              <w:r w:rsidR="00A65109">
                <w:rPr>
                  <w:rFonts w:cs="Arial"/>
                  <w:b w:val="0"/>
                  <w:color w:val="000000" w:themeColor="text1"/>
                  <w:spacing w:val="-2"/>
                  <w:sz w:val="20"/>
                  <w:lang w:val="en-US"/>
                </w:rPr>
                <w:t>Laws</w:t>
              </w:r>
            </w:ins>
            <w:r w:rsidRPr="00290293">
              <w:rPr>
                <w:rFonts w:cs="Arial"/>
                <w:b w:val="0"/>
                <w:color w:val="000000" w:themeColor="text1"/>
                <w:spacing w:val="-2"/>
                <w:sz w:val="20"/>
                <w:lang w:val="en-US"/>
              </w:rPr>
              <w:t>, unless specified in Section 2.1(e); and/or</w:t>
            </w:r>
          </w:p>
        </w:tc>
      </w:tr>
      <w:tr w:rsidR="005437A8" w:rsidRPr="009D6216" w14:paraId="63EB1170" w14:textId="77777777" w:rsidTr="00D31197">
        <w:trPr>
          <w:jc w:val="center"/>
        </w:trPr>
        <w:tc>
          <w:tcPr>
            <w:tcW w:w="4678" w:type="dxa"/>
          </w:tcPr>
          <w:p w14:paraId="6ACE9AD3" w14:textId="22426DC5" w:rsidR="005437A8" w:rsidRPr="00290293" w:rsidRDefault="005437A8" w:rsidP="0018245D">
            <w:pPr>
              <w:numPr>
                <w:ilvl w:val="0"/>
                <w:numId w:val="76"/>
              </w:numPr>
              <w:spacing w:line="276" w:lineRule="auto"/>
              <w:ind w:left="875" w:hanging="426"/>
              <w:jc w:val="both"/>
              <w:rPr>
                <w:rFonts w:ascii="Arial" w:hAnsi="Arial" w:cs="Arial"/>
                <w:color w:val="000000" w:themeColor="text1"/>
                <w:spacing w:val="-2"/>
              </w:rPr>
            </w:pPr>
            <w:r w:rsidRPr="00290293">
              <w:rPr>
                <w:rFonts w:ascii="Arial" w:hAnsi="Arial" w:cs="Arial"/>
                <w:color w:val="000000" w:themeColor="text1"/>
                <w:spacing w:val="-2"/>
              </w:rPr>
              <w:t xml:space="preserve">любые советы и/или рекомендации DI в отношении Технической и проектной поддержки, которые не противоречат </w:t>
            </w:r>
            <w:del w:id="555" w:author="Arina Dovzhenko" w:date="2025-11-28T16:56:00Z" w16du:dateUtc="2025-11-28T13:56:00Z">
              <w:r w:rsidRPr="00290293" w:rsidDel="00A65109">
                <w:rPr>
                  <w:rFonts w:ascii="Arial" w:hAnsi="Arial" w:cs="Arial"/>
                  <w:color w:val="000000" w:themeColor="text1"/>
                  <w:spacing w:val="-2"/>
                </w:rPr>
                <w:delText>местным правилам и положениям</w:delText>
              </w:r>
            </w:del>
            <w:ins w:id="556" w:author="Arina Dovzhenko" w:date="2025-11-28T16:56:00Z" w16du:dateUtc="2025-11-28T13:56:00Z">
              <w:r w:rsidR="00A65109">
                <w:rPr>
                  <w:rFonts w:ascii="Arial" w:hAnsi="Arial" w:cs="Arial"/>
                  <w:color w:val="000000" w:themeColor="text1"/>
                  <w:spacing w:val="-2"/>
                </w:rPr>
                <w:t>Применимому законодательству</w:t>
              </w:r>
            </w:ins>
            <w:r w:rsidRPr="00290293">
              <w:rPr>
                <w:rFonts w:ascii="Arial" w:hAnsi="Arial" w:cs="Arial"/>
                <w:color w:val="000000" w:themeColor="text1"/>
                <w:spacing w:val="-2"/>
              </w:rPr>
              <w:t xml:space="preserve">, при условии, что несоответствие таким советам и/или рекомендациям будет, вопреки разумным действиям DI, наносить ущерб Брендам </w:t>
            </w:r>
            <w:proofErr w:type="spellStart"/>
            <w:r w:rsidRPr="00290293">
              <w:rPr>
                <w:rFonts w:ascii="Arial" w:hAnsi="Arial" w:cs="Arial"/>
                <w:color w:val="000000" w:themeColor="text1"/>
                <w:spacing w:val="-2"/>
              </w:rPr>
              <w:t>Dusit</w:t>
            </w:r>
            <w:proofErr w:type="spellEnd"/>
            <w:r w:rsidRPr="00290293">
              <w:rPr>
                <w:rFonts w:ascii="Arial" w:hAnsi="Arial" w:cs="Arial"/>
                <w:color w:val="000000" w:themeColor="text1"/>
                <w:spacing w:val="-2"/>
              </w:rPr>
              <w:t xml:space="preserve"> и/или деятельности </w:t>
            </w:r>
            <w:del w:id="557" w:author="Arina Dovzhenko" w:date="2025-11-28T16:04:00Z" w16du:dateUtc="2025-11-28T13:04:00Z">
              <w:r w:rsidRPr="00290293" w:rsidDel="00FD7DE6">
                <w:rPr>
                  <w:rFonts w:ascii="Arial" w:hAnsi="Arial" w:cs="Arial"/>
                  <w:color w:val="000000" w:themeColor="text1"/>
                  <w:spacing w:val="-2"/>
                </w:rPr>
                <w:delText>Гостиницы</w:delText>
              </w:r>
            </w:del>
            <w:ins w:id="558" w:author="Arina Dovzhenko" w:date="2025-11-28T16:04:00Z" w16du:dateUtc="2025-11-28T13:04:00Z">
              <w:r w:rsidR="00FD7DE6">
                <w:rPr>
                  <w:rFonts w:ascii="Arial" w:hAnsi="Arial" w:cs="Arial"/>
                  <w:color w:val="000000" w:themeColor="text1"/>
                  <w:spacing w:val="-2"/>
                </w:rPr>
                <w:t>Отеля</w:t>
              </w:r>
            </w:ins>
            <w:r w:rsidRPr="00290293">
              <w:rPr>
                <w:rFonts w:ascii="Arial" w:hAnsi="Arial" w:cs="Arial"/>
                <w:color w:val="000000" w:themeColor="text1"/>
                <w:spacing w:val="-2"/>
              </w:rPr>
              <w:t>.</w:t>
            </w:r>
          </w:p>
        </w:tc>
        <w:tc>
          <w:tcPr>
            <w:tcW w:w="4678" w:type="dxa"/>
          </w:tcPr>
          <w:p w14:paraId="131691FB" w14:textId="28BA2C65" w:rsidR="005437A8" w:rsidRPr="00290293" w:rsidRDefault="005437A8" w:rsidP="0018245D">
            <w:pPr>
              <w:numPr>
                <w:ilvl w:val="3"/>
                <w:numId w:val="73"/>
              </w:numPr>
              <w:tabs>
                <w:tab w:val="clear" w:pos="1134"/>
              </w:tabs>
              <w:spacing w:line="276" w:lineRule="auto"/>
              <w:ind w:left="878" w:hanging="425"/>
              <w:jc w:val="both"/>
              <w:rPr>
                <w:rFonts w:ascii="Arial" w:hAnsi="Arial" w:cs="Arial"/>
                <w:color w:val="000000" w:themeColor="text1"/>
                <w:spacing w:val="-2"/>
                <w:lang w:val="en-US"/>
              </w:rPr>
            </w:pPr>
            <w:r w:rsidRPr="00290293">
              <w:rPr>
                <w:rFonts w:ascii="Arial" w:hAnsi="Arial" w:cs="Arial"/>
                <w:color w:val="000000" w:themeColor="text1"/>
                <w:spacing w:val="-2"/>
                <w:lang w:val="en-US"/>
              </w:rPr>
              <w:t xml:space="preserve">any advice and/or recommendations of DI in regard to the Technical and Design Support which are not contra-to </w:t>
            </w:r>
            <w:del w:id="559" w:author="Arina Dovzhenko" w:date="2025-11-28T16:56:00Z" w16du:dateUtc="2025-11-28T13:56:00Z">
              <w:r w:rsidRPr="00290293" w:rsidDel="00A65109">
                <w:rPr>
                  <w:rFonts w:ascii="Arial" w:hAnsi="Arial" w:cs="Arial"/>
                  <w:color w:val="000000" w:themeColor="text1"/>
                  <w:spacing w:val="-2"/>
                  <w:lang w:val="en-US"/>
                </w:rPr>
                <w:delText>local rules and regulations</w:delText>
              </w:r>
            </w:del>
            <w:ins w:id="560" w:author="Arina Dovzhenko" w:date="2025-11-28T16:56:00Z" w16du:dateUtc="2025-11-28T13:56:00Z">
              <w:r w:rsidR="00A65109">
                <w:rPr>
                  <w:rFonts w:ascii="Arial" w:hAnsi="Arial" w:cs="Arial"/>
                  <w:color w:val="000000" w:themeColor="text1"/>
                  <w:spacing w:val="-2"/>
                  <w:lang w:val="en-US"/>
                </w:rPr>
                <w:t>Applicable Laws</w:t>
              </w:r>
            </w:ins>
            <w:r w:rsidRPr="00290293">
              <w:rPr>
                <w:rFonts w:ascii="Arial" w:hAnsi="Arial" w:cs="Arial"/>
                <w:color w:val="000000" w:themeColor="text1"/>
                <w:spacing w:val="-2"/>
                <w:lang w:val="en-US"/>
              </w:rPr>
              <w:t xml:space="preserve">, provided always that non-conformity to such advice and/or recommendations will be, in the opinion of DI acting reasonably, damaging to either the Dusit Brands and/or the operations of the Hotel </w:t>
            </w:r>
          </w:p>
        </w:tc>
      </w:tr>
      <w:tr w:rsidR="005437A8" w:rsidRPr="009D6216" w14:paraId="56A30388" w14:textId="77777777" w:rsidTr="00D31197">
        <w:trPr>
          <w:jc w:val="center"/>
        </w:trPr>
        <w:tc>
          <w:tcPr>
            <w:tcW w:w="4678" w:type="dxa"/>
          </w:tcPr>
          <w:p w14:paraId="694FA9AE" w14:textId="26E79E1A"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Применим</w:t>
            </w:r>
            <w:del w:id="561" w:author="Arina Dovzhenko" w:date="2025-11-28T16:57:00Z" w16du:dateUtc="2025-11-28T13:57:00Z">
              <w:r w:rsidRPr="00290293" w:rsidDel="00A65109">
                <w:rPr>
                  <w:rFonts w:ascii="Arial" w:hAnsi="Arial" w:cs="Arial"/>
                  <w:color w:val="000000" w:themeColor="text1"/>
                  <w:spacing w:val="-2"/>
                  <w:u w:val="single"/>
                </w:rPr>
                <w:delText>ые</w:delText>
              </w:r>
            </w:del>
            <w:ins w:id="562" w:author="Arina Dovzhenko" w:date="2025-11-28T16:57:00Z" w16du:dateUtc="2025-11-28T13:57:00Z">
              <w:r w:rsidR="00A65109">
                <w:rPr>
                  <w:rFonts w:ascii="Arial" w:hAnsi="Arial" w:cs="Arial"/>
                  <w:color w:val="000000" w:themeColor="text1"/>
                  <w:spacing w:val="-2"/>
                  <w:u w:val="single"/>
                </w:rPr>
                <w:t>ое</w:t>
              </w:r>
            </w:ins>
            <w:r w:rsidRPr="00290293">
              <w:rPr>
                <w:rFonts w:ascii="Arial" w:hAnsi="Arial" w:cs="Arial"/>
                <w:color w:val="000000" w:themeColor="text1"/>
                <w:spacing w:val="-2"/>
                <w:u w:val="single"/>
              </w:rPr>
              <w:t xml:space="preserve"> закон</w:t>
            </w:r>
            <w:del w:id="563" w:author="Arina Dovzhenko" w:date="2025-11-28T16:57:00Z" w16du:dateUtc="2025-11-28T13:57:00Z">
              <w:r w:rsidRPr="00290293" w:rsidDel="00A65109">
                <w:rPr>
                  <w:rFonts w:ascii="Arial" w:hAnsi="Arial" w:cs="Arial"/>
                  <w:color w:val="000000" w:themeColor="text1"/>
                  <w:spacing w:val="-2"/>
                  <w:u w:val="single"/>
                </w:rPr>
                <w:delText>ы</w:delText>
              </w:r>
            </w:del>
            <w:ins w:id="564" w:author="Arina Dovzhenko" w:date="2025-11-28T16:57:00Z" w16du:dateUtc="2025-11-28T13:57:00Z">
              <w:r w:rsidR="00A65109">
                <w:rPr>
                  <w:rFonts w:ascii="Arial" w:hAnsi="Arial" w:cs="Arial"/>
                  <w:color w:val="000000" w:themeColor="text1"/>
                  <w:spacing w:val="-2"/>
                  <w:u w:val="single"/>
                </w:rPr>
                <w:t>одательство</w:t>
              </w:r>
            </w:ins>
            <w:r w:rsidRPr="00290293">
              <w:rPr>
                <w:rFonts w:ascii="Arial" w:hAnsi="Arial" w:cs="Arial"/>
                <w:color w:val="000000" w:themeColor="text1"/>
                <w:spacing w:val="-2"/>
                <w:u w:val="single"/>
              </w:rPr>
              <w:t xml:space="preserve"> и разрешения</w:t>
            </w:r>
            <w:r w:rsidRPr="00290293">
              <w:rPr>
                <w:rFonts w:ascii="Arial" w:hAnsi="Arial" w:cs="Arial"/>
                <w:color w:val="000000" w:themeColor="text1"/>
                <w:spacing w:val="-2"/>
              </w:rPr>
              <w:t>. Владелец не получает и не поддерживает все необходимые разрешения или не соблюдает Применимое законодательство; или</w:t>
            </w:r>
          </w:p>
        </w:tc>
        <w:tc>
          <w:tcPr>
            <w:tcW w:w="4678" w:type="dxa"/>
          </w:tcPr>
          <w:p w14:paraId="302D5858" w14:textId="45F9B896"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lang w:val="en-US"/>
              </w:rPr>
            </w:pPr>
            <w:r w:rsidRPr="00290293">
              <w:rPr>
                <w:rFonts w:ascii="Arial" w:hAnsi="Arial" w:cs="Arial"/>
                <w:color w:val="000000" w:themeColor="text1"/>
                <w:u w:val="single"/>
                <w:lang w:val="en-US"/>
              </w:rPr>
              <w:t>Applicable Laws and Approvals</w:t>
            </w:r>
            <w:r w:rsidRPr="00290293">
              <w:rPr>
                <w:rFonts w:ascii="Arial" w:hAnsi="Arial" w:cs="Arial"/>
                <w:color w:val="000000" w:themeColor="text1"/>
                <w:lang w:val="en-US"/>
              </w:rPr>
              <w:t xml:space="preserve">. The Owner </w:t>
            </w:r>
            <w:del w:id="565" w:author="Arina Dovzhenko" w:date="2025-11-28T16:56:00Z" w16du:dateUtc="2025-11-28T13:56:00Z">
              <w:r w:rsidRPr="00290293" w:rsidDel="00A65109">
                <w:rPr>
                  <w:rFonts w:ascii="Arial" w:hAnsi="Arial" w:cs="Arial"/>
                  <w:color w:val="000000" w:themeColor="text1"/>
                  <w:lang w:val="en-US"/>
                </w:rPr>
                <w:delText xml:space="preserve">and/or the Investor </w:delText>
              </w:r>
            </w:del>
            <w:r w:rsidRPr="00290293">
              <w:rPr>
                <w:rFonts w:ascii="Arial" w:hAnsi="Arial" w:cs="Arial"/>
                <w:color w:val="000000" w:themeColor="text1"/>
                <w:lang w:val="en-US"/>
              </w:rPr>
              <w:t>fails to obtain and maintain all necessary Approvals or to comply with Applicable Laws; or</w:t>
            </w:r>
          </w:p>
        </w:tc>
      </w:tr>
      <w:tr w:rsidR="005437A8" w:rsidRPr="009D6216" w14:paraId="0F611312" w14:textId="77777777" w:rsidTr="00D31197">
        <w:trPr>
          <w:jc w:val="center"/>
        </w:trPr>
        <w:tc>
          <w:tcPr>
            <w:tcW w:w="4678" w:type="dxa"/>
          </w:tcPr>
          <w:p w14:paraId="117D6703" w14:textId="6942F8A4"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 xml:space="preserve">Нарушение прав на Бренды </w:t>
            </w:r>
            <w:proofErr w:type="spellStart"/>
            <w:r w:rsidRPr="00290293">
              <w:rPr>
                <w:rFonts w:ascii="Arial" w:hAnsi="Arial" w:cs="Arial"/>
                <w:color w:val="000000" w:themeColor="text1"/>
                <w:spacing w:val="-2"/>
                <w:u w:val="single"/>
              </w:rPr>
              <w:t>Dusit</w:t>
            </w:r>
            <w:proofErr w:type="spellEnd"/>
            <w:r w:rsidRPr="00290293">
              <w:rPr>
                <w:rFonts w:ascii="Arial" w:hAnsi="Arial" w:cs="Arial"/>
                <w:color w:val="000000" w:themeColor="text1"/>
                <w:spacing w:val="-2"/>
                <w:u w:val="single"/>
              </w:rPr>
              <w:t xml:space="preserve"> и/или прав интеллектуальной собственности DI</w:t>
            </w:r>
            <w:r w:rsidRPr="00290293">
              <w:rPr>
                <w:rFonts w:ascii="Arial" w:hAnsi="Arial" w:cs="Arial"/>
                <w:color w:val="000000" w:themeColor="text1"/>
                <w:spacing w:val="-2"/>
              </w:rPr>
              <w:t xml:space="preserve">. Владелец совершает, нарушает, использует или эксплуатирует каким-либо образом Бренды DI и/или права интеллектуальной собственности DI в нарушение настоящего Соглашения и/или Договора управления </w:t>
            </w:r>
            <w:del w:id="566" w:author="Arina Dovzhenko" w:date="2025-11-28T16:05:00Z" w16du:dateUtc="2025-11-28T13:05:00Z">
              <w:r w:rsidRPr="00290293" w:rsidDel="00FD7DE6">
                <w:rPr>
                  <w:rFonts w:ascii="Arial" w:hAnsi="Arial" w:cs="Arial"/>
                  <w:color w:val="000000" w:themeColor="text1"/>
                  <w:spacing w:val="-2"/>
                </w:rPr>
                <w:delText xml:space="preserve">Гостиницей </w:delText>
              </w:r>
            </w:del>
            <w:ins w:id="567" w:author="Arina Dovzhenko" w:date="2025-11-28T16:05:00Z" w16du:dateUtc="2025-11-28T13:05:00Z">
              <w:r w:rsidR="00FD7DE6">
                <w:rPr>
                  <w:rFonts w:ascii="Arial" w:hAnsi="Arial" w:cs="Arial"/>
                  <w:color w:val="000000" w:themeColor="text1"/>
                  <w:spacing w:val="-2"/>
                </w:rPr>
                <w:t>отелем</w:t>
              </w:r>
              <w:r w:rsidR="00FD7DE6" w:rsidRPr="00290293">
                <w:rPr>
                  <w:rFonts w:ascii="Arial" w:hAnsi="Arial" w:cs="Arial"/>
                  <w:color w:val="000000" w:themeColor="text1"/>
                  <w:spacing w:val="-2"/>
                </w:rPr>
                <w:t xml:space="preserve"> </w:t>
              </w:r>
            </w:ins>
            <w:r w:rsidRPr="00290293">
              <w:rPr>
                <w:rFonts w:ascii="Arial" w:hAnsi="Arial" w:cs="Arial"/>
                <w:color w:val="000000" w:themeColor="text1"/>
                <w:spacing w:val="-2"/>
              </w:rPr>
              <w:t xml:space="preserve">и/или наносит ущерб праву собственности </w:t>
            </w:r>
            <w:r w:rsidRPr="00290293">
              <w:rPr>
                <w:rFonts w:ascii="Arial" w:hAnsi="Arial" w:cs="Arial"/>
                <w:color w:val="000000" w:themeColor="text1"/>
                <w:spacing w:val="-2"/>
              </w:rPr>
              <w:lastRenderedPageBreak/>
              <w:t>или правам интеллектуальной собственности DI на них.</w:t>
            </w:r>
          </w:p>
        </w:tc>
        <w:tc>
          <w:tcPr>
            <w:tcW w:w="4678" w:type="dxa"/>
          </w:tcPr>
          <w:p w14:paraId="12E5A7BF" w14:textId="505A69BC"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highlight w:val="white"/>
                <w:lang w:val="en-US"/>
              </w:rPr>
            </w:pPr>
            <w:r w:rsidRPr="00290293">
              <w:rPr>
                <w:rFonts w:ascii="Arial" w:hAnsi="Arial" w:cs="Arial"/>
                <w:color w:val="000000" w:themeColor="text1"/>
                <w:highlight w:val="white"/>
                <w:u w:val="single"/>
                <w:lang w:val="en-US"/>
              </w:rPr>
              <w:lastRenderedPageBreak/>
              <w:t>Infringement of Dusit Brands and/or DI’s Intellectual Property Rights</w:t>
            </w:r>
            <w:r w:rsidRPr="00290293">
              <w:rPr>
                <w:rFonts w:ascii="Arial" w:hAnsi="Arial" w:cs="Arial"/>
                <w:color w:val="000000" w:themeColor="text1"/>
                <w:highlight w:val="white"/>
                <w:lang w:val="en-US"/>
              </w:rPr>
              <w:t xml:space="preserve">. The Owner commits, infringes, uses or exploits in any way the DI Brands and/or DI’s intellectual property rights in violation of this Agreement and/or the Hotel Management Agreement and/or impairs the </w:t>
            </w:r>
            <w:del w:id="568" w:author="Arina Dovzhenko" w:date="2025-11-28T16:05:00Z" w16du:dateUtc="2025-11-28T13:05:00Z">
              <w:r w:rsidRPr="00290293" w:rsidDel="00FD7DE6">
                <w:rPr>
                  <w:rFonts w:ascii="Arial" w:hAnsi="Arial" w:cs="Arial"/>
                  <w:color w:val="000000" w:themeColor="text1"/>
                  <w:highlight w:val="white"/>
                  <w:lang w:val="en-US"/>
                </w:rPr>
                <w:delText>O</w:delText>
              </w:r>
            </w:del>
            <w:ins w:id="569" w:author="Arina Dovzhenko" w:date="2025-11-28T16:05:00Z" w16du:dateUtc="2025-11-28T13:05:00Z">
              <w:r w:rsidR="00FD7DE6">
                <w:rPr>
                  <w:rFonts w:ascii="Arial" w:hAnsi="Arial" w:cs="Arial"/>
                  <w:color w:val="000000" w:themeColor="text1"/>
                  <w:highlight w:val="white"/>
                  <w:lang w:val="en-US"/>
                </w:rPr>
                <w:t>o</w:t>
              </w:r>
            </w:ins>
            <w:r w:rsidRPr="00290293">
              <w:rPr>
                <w:rFonts w:ascii="Arial" w:hAnsi="Arial" w:cs="Arial"/>
                <w:color w:val="000000" w:themeColor="text1"/>
                <w:highlight w:val="white"/>
                <w:lang w:val="en-US"/>
              </w:rPr>
              <w:t>wnership or the intellectual property right of DI thereto.</w:t>
            </w:r>
          </w:p>
        </w:tc>
      </w:tr>
      <w:tr w:rsidR="005437A8" w:rsidRPr="009D6216" w14:paraId="377AA3C6" w14:textId="77777777" w:rsidTr="00D31197">
        <w:trPr>
          <w:jc w:val="center"/>
        </w:trPr>
        <w:tc>
          <w:tcPr>
            <w:tcW w:w="4678" w:type="dxa"/>
          </w:tcPr>
          <w:p w14:paraId="6831B219" w14:textId="01287801"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Применение санкций</w:t>
            </w:r>
            <w:r w:rsidRPr="00290293">
              <w:rPr>
                <w:rFonts w:ascii="Arial" w:hAnsi="Arial" w:cs="Arial"/>
                <w:color w:val="000000" w:themeColor="text1"/>
                <w:spacing w:val="-2"/>
              </w:rPr>
              <w:t xml:space="preserve">. Стороны подтверждают, что некоторые участники и/или директора Владельца попадают под санкции </w:t>
            </w:r>
            <w:r w:rsidRPr="00290293">
              <w:rPr>
                <w:rFonts w:ascii="Arial" w:hAnsi="Arial" w:cs="Arial"/>
                <w:color w:val="000000" w:themeColor="text1"/>
                <w:spacing w:val="-2"/>
                <w:lang w:val="en-US"/>
              </w:rPr>
              <w:t>l</w:t>
            </w:r>
            <w:r w:rsidRPr="00290293">
              <w:rPr>
                <w:rFonts w:ascii="Arial" w:hAnsi="Arial" w:cs="Arial"/>
                <w:color w:val="000000" w:themeColor="text1"/>
                <w:spacing w:val="-2"/>
              </w:rPr>
              <w:t>до даты настоящего Договора. С учетом положений действующего законодательства Российской Федерации, такой статус не влияет на способность Владельца заключать или исполнять настоящее Соглашение.</w:t>
            </w:r>
          </w:p>
        </w:tc>
        <w:tc>
          <w:tcPr>
            <w:tcW w:w="4678" w:type="dxa"/>
          </w:tcPr>
          <w:p w14:paraId="558A58B9" w14:textId="07B969AA"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lang w:val="en-US"/>
              </w:rPr>
            </w:pPr>
            <w:r w:rsidRPr="00290293">
              <w:rPr>
                <w:rFonts w:ascii="Arial" w:hAnsi="Arial" w:cs="Arial"/>
                <w:color w:val="000000" w:themeColor="text1"/>
                <w:highlight w:val="white"/>
                <w:u w:val="single"/>
                <w:lang w:val="en-US"/>
              </w:rPr>
              <w:t xml:space="preserve">Sanction Involvement. </w:t>
            </w:r>
            <w:r w:rsidRPr="00290293">
              <w:rPr>
                <w:rFonts w:ascii="Arial" w:hAnsi="Arial" w:cs="Arial"/>
                <w:color w:val="000000" w:themeColor="text1"/>
                <w:lang w:val="en-US"/>
              </w:rPr>
              <w:t>The Parties acknowledge that certain shareholders and/or directors of the Owner are subject to sanctions before the date of this Agreement. Based on the laws of the Russian Federation, such status does not affect the Owner’s ability to enter into or perform its obligations under this Agreement.</w:t>
            </w:r>
          </w:p>
        </w:tc>
      </w:tr>
      <w:tr w:rsidR="005437A8" w:rsidRPr="009D6216" w14:paraId="32BE519D" w14:textId="77777777" w:rsidTr="00D31197">
        <w:trPr>
          <w:jc w:val="center"/>
        </w:trPr>
        <w:tc>
          <w:tcPr>
            <w:tcW w:w="4678" w:type="dxa"/>
          </w:tcPr>
          <w:p w14:paraId="5F7753EF" w14:textId="4B266473" w:rsidR="005437A8" w:rsidRPr="00710552" w:rsidRDefault="005437A8" w:rsidP="008A6D10">
            <w:pPr>
              <w:pStyle w:val="Heading16pt"/>
              <w:spacing w:after="120" w:line="276" w:lineRule="auto"/>
              <w:ind w:left="591" w:firstLine="11"/>
              <w:jc w:val="both"/>
              <w:rPr>
                <w:rFonts w:cs="Arial"/>
                <w:b w:val="0"/>
                <w:color w:val="000000" w:themeColor="text1"/>
                <w:spacing w:val="-2"/>
                <w:sz w:val="20"/>
              </w:rPr>
            </w:pPr>
            <w:r w:rsidRPr="00710552">
              <w:rPr>
                <w:rFonts w:cs="Arial"/>
                <w:b w:val="0"/>
                <w:color w:val="000000" w:themeColor="text1"/>
                <w:spacing w:val="-2"/>
                <w:sz w:val="20"/>
              </w:rPr>
              <w:t>Если Владелец, его участники, и/или представители (за исключением тех участников которые находятся под санкциями, что было раскрыто DI до подписания настоящего Договора), становятся неплатежеспособными, подвергнуты санкциям, внесены в черный список любого финансового учреждения или международной организации или квалифицированы как любая организованная преступная группа или связаны с ней, а также если данные обстоятельства существенно негативно повлияют на возможность DI исполнять свои внутренние политики или законодательство страны учреждения DI, Стороны обязуются добросовестно сотрудничать и приложить все разумные усилия для разрешения сложившейся ситуации путем взаимного согласия чтобы обеспечить п</w:t>
            </w:r>
            <w:r w:rsidR="00290293">
              <w:rPr>
                <w:rFonts w:cs="Arial"/>
                <w:b w:val="0"/>
                <w:color w:val="000000" w:themeColor="text1"/>
                <w:spacing w:val="-2"/>
                <w:sz w:val="20"/>
              </w:rPr>
              <w:t>родолжение деятельности Отеля.</w:t>
            </w:r>
          </w:p>
        </w:tc>
        <w:tc>
          <w:tcPr>
            <w:tcW w:w="4678" w:type="dxa"/>
          </w:tcPr>
          <w:p w14:paraId="7FDBEA74" w14:textId="73FB4FDE" w:rsidR="005437A8" w:rsidRPr="00290293" w:rsidRDefault="005437A8" w:rsidP="008A6D10">
            <w:pPr>
              <w:spacing w:line="276" w:lineRule="auto"/>
              <w:ind w:left="595" w:firstLine="12"/>
              <w:jc w:val="both"/>
              <w:rPr>
                <w:rFonts w:ascii="Arial" w:hAnsi="Arial" w:cs="Arial"/>
                <w:color w:val="000000" w:themeColor="text1"/>
                <w:lang w:val="en-US"/>
              </w:rPr>
            </w:pPr>
            <w:r w:rsidRPr="00710552">
              <w:rPr>
                <w:rFonts w:ascii="Arial" w:hAnsi="Arial" w:cs="Arial"/>
                <w:color w:val="000000" w:themeColor="text1"/>
                <w:lang w:val="en-US"/>
              </w:rPr>
              <w:t>If the Owner, its shareholders, and/or representatives become insolvent, sanctioned (save in respect of the shareholders who are subject to sanctions and been disclosed to DI before the signing date hereof), blacklisted by any financial institution or international organization or qualified as or involved with any Organized Crime Group and if mentioned circumstances materially negatively impact DI’s ability to comply with its internal policies or laws of the country of DI incorporation, the Parties shall collaborate in good faith and take all reasonable steps to resolve this issue amicably. to ensure cont</w:t>
            </w:r>
            <w:r w:rsidR="00290293">
              <w:rPr>
                <w:rFonts w:ascii="Arial" w:hAnsi="Arial" w:cs="Arial"/>
                <w:color w:val="000000" w:themeColor="text1"/>
                <w:lang w:val="en-US"/>
              </w:rPr>
              <w:t>inuity of the Hotel operations.</w:t>
            </w:r>
          </w:p>
        </w:tc>
      </w:tr>
      <w:tr w:rsidR="005437A8" w:rsidRPr="009D6216" w14:paraId="4D86B782" w14:textId="77777777" w:rsidTr="00D31197">
        <w:trPr>
          <w:jc w:val="center"/>
        </w:trPr>
        <w:tc>
          <w:tcPr>
            <w:tcW w:w="4678" w:type="dxa"/>
          </w:tcPr>
          <w:p w14:paraId="5AE83026" w14:textId="70D129C5" w:rsidR="005437A8" w:rsidRPr="00710552" w:rsidRDefault="005437A8" w:rsidP="008A6D10">
            <w:pPr>
              <w:pStyle w:val="Heading16pt"/>
              <w:spacing w:after="120" w:line="276" w:lineRule="auto"/>
              <w:ind w:left="591" w:firstLine="11"/>
              <w:jc w:val="both"/>
              <w:rPr>
                <w:rFonts w:cs="Arial"/>
                <w:b w:val="0"/>
                <w:color w:val="000000" w:themeColor="text1"/>
                <w:spacing w:val="-2"/>
                <w:sz w:val="20"/>
              </w:rPr>
            </w:pPr>
            <w:r w:rsidRPr="00710552">
              <w:rPr>
                <w:rFonts w:cs="Arial"/>
                <w:b w:val="0"/>
                <w:color w:val="000000" w:themeColor="text1"/>
                <w:spacing w:val="-2"/>
                <w:sz w:val="20"/>
              </w:rPr>
              <w:t xml:space="preserve">Если Стороны не смогут согласовать приемлемые решения, DI сохраняет право принять соответствующие меры, включая прекращение Соглашений по Отелю. В указанном случае </w:t>
            </w:r>
            <w:r w:rsidRPr="00710552">
              <w:rPr>
                <w:rFonts w:cs="Arial"/>
                <w:b w:val="0"/>
                <w:color w:val="000000" w:themeColor="text1"/>
                <w:spacing w:val="-2"/>
                <w:sz w:val="20"/>
                <w:lang w:val="en-US"/>
              </w:rPr>
              <w:t>DI</w:t>
            </w:r>
            <w:r w:rsidRPr="00710552">
              <w:rPr>
                <w:rFonts w:cs="Arial"/>
                <w:b w:val="0"/>
                <w:color w:val="000000" w:themeColor="text1"/>
                <w:spacing w:val="-2"/>
                <w:sz w:val="20"/>
              </w:rPr>
              <w:t xml:space="preserve"> вправе по своему усмотрению, которое, однако, должно быть разумным, предпринять действия, которые </w:t>
            </w:r>
            <w:r w:rsidRPr="00710552">
              <w:rPr>
                <w:rFonts w:cs="Arial"/>
                <w:b w:val="0"/>
                <w:color w:val="000000" w:themeColor="text1"/>
                <w:spacing w:val="-2"/>
                <w:sz w:val="20"/>
                <w:lang w:val="en-US"/>
              </w:rPr>
              <w:t>DI</w:t>
            </w:r>
            <w:r w:rsidRPr="00710552">
              <w:rPr>
                <w:rFonts w:cs="Arial"/>
                <w:b w:val="0"/>
                <w:color w:val="000000" w:themeColor="text1"/>
                <w:spacing w:val="-2"/>
                <w:sz w:val="20"/>
              </w:rPr>
              <w:t xml:space="preserve"> сочтет необходимыми или надлежащими, чтобы свести убытки Владельца и/или Отеля к минимуму. В случае прекращения Соглашений по Отелю по настоящему подпункту по инициативе DI, Владелец не будет обязан выплачивать Плату при расторжении (как данный термин определен в Договоре управления отелем)</w:t>
            </w:r>
            <w:r w:rsidR="00290293">
              <w:rPr>
                <w:rFonts w:cs="Arial"/>
                <w:b w:val="0"/>
                <w:color w:val="000000" w:themeColor="text1"/>
                <w:spacing w:val="-2"/>
                <w:sz w:val="20"/>
              </w:rPr>
              <w:t>.</w:t>
            </w:r>
          </w:p>
        </w:tc>
        <w:tc>
          <w:tcPr>
            <w:tcW w:w="4678" w:type="dxa"/>
          </w:tcPr>
          <w:p w14:paraId="188BFD72" w14:textId="263D55FF" w:rsidR="005437A8" w:rsidRPr="00290293" w:rsidRDefault="005437A8" w:rsidP="008A6D10">
            <w:pPr>
              <w:spacing w:line="276" w:lineRule="auto"/>
              <w:ind w:left="595"/>
              <w:jc w:val="both"/>
              <w:rPr>
                <w:rFonts w:ascii="Arial" w:hAnsi="Arial" w:cs="Arial"/>
                <w:color w:val="000000" w:themeColor="text1"/>
                <w:lang w:val="en-US"/>
              </w:rPr>
            </w:pPr>
            <w:r w:rsidRPr="00710552">
              <w:rPr>
                <w:rFonts w:ascii="Arial" w:hAnsi="Arial" w:cs="Arial"/>
                <w:color w:val="000000" w:themeColor="text1"/>
                <w:lang w:val="en-US"/>
              </w:rPr>
              <w:t xml:space="preserve">If the Parties fail to find acceptable solutions, DI reserves the right to take appropriate measures, including terminating the Hotel Agreements. In doing so, DI may, at its sole but reasonable discretion take such actions as it considers necessary or appropriate </w:t>
            </w:r>
            <w:proofErr w:type="spellStart"/>
            <w:proofErr w:type="gramStart"/>
            <w:r w:rsidRPr="00710552">
              <w:rPr>
                <w:rFonts w:ascii="Arial" w:hAnsi="Arial" w:cs="Arial"/>
                <w:color w:val="000000" w:themeColor="text1"/>
                <w:lang w:val="en-US"/>
              </w:rPr>
              <w:t>to.minimize</w:t>
            </w:r>
            <w:proofErr w:type="spellEnd"/>
            <w:proofErr w:type="gramEnd"/>
            <w:r w:rsidRPr="00710552">
              <w:rPr>
                <w:rFonts w:ascii="Arial" w:hAnsi="Arial" w:cs="Arial"/>
                <w:color w:val="000000" w:themeColor="text1"/>
                <w:lang w:val="en-US"/>
              </w:rPr>
              <w:t xml:space="preserve"> the Owner`s losses and/or the losses of the Hotel. If DI terminates the Hotel Agreements under this sub-section, the Owner shall not be paying Termination Payment (as defined in the Hotel Manage</w:t>
            </w:r>
            <w:r w:rsidR="00290293">
              <w:rPr>
                <w:rFonts w:ascii="Arial" w:hAnsi="Arial" w:cs="Arial"/>
                <w:color w:val="000000" w:themeColor="text1"/>
                <w:lang w:val="en-US"/>
              </w:rPr>
              <w:t>ment Agreement)</w:t>
            </w:r>
            <w:r w:rsidR="00290293" w:rsidRPr="00290293">
              <w:rPr>
                <w:rFonts w:ascii="Arial" w:hAnsi="Arial" w:cs="Arial"/>
                <w:color w:val="000000" w:themeColor="text1"/>
                <w:lang w:val="en-US"/>
              </w:rPr>
              <w:t>.</w:t>
            </w:r>
          </w:p>
        </w:tc>
      </w:tr>
      <w:tr w:rsidR="00290293" w:rsidRPr="00710552" w14:paraId="7E5DA30B" w14:textId="77777777" w:rsidTr="00D31197">
        <w:trPr>
          <w:jc w:val="center"/>
        </w:trPr>
        <w:tc>
          <w:tcPr>
            <w:tcW w:w="4678" w:type="dxa"/>
          </w:tcPr>
          <w:p w14:paraId="6450DD23" w14:textId="4A98CDAC" w:rsidR="00290293" w:rsidRPr="00290293" w:rsidRDefault="00290293" w:rsidP="0018245D">
            <w:pPr>
              <w:numPr>
                <w:ilvl w:val="0"/>
                <w:numId w:val="68"/>
              </w:numPr>
              <w:spacing w:line="276" w:lineRule="auto"/>
              <w:ind w:left="591" w:hanging="591"/>
              <w:jc w:val="both"/>
              <w:rPr>
                <w:rFonts w:ascii="Arial" w:hAnsi="Arial" w:cs="Arial"/>
                <w:color w:val="000000" w:themeColor="text1"/>
                <w:spacing w:val="-2"/>
                <w:u w:val="single"/>
              </w:rPr>
            </w:pPr>
            <w:r w:rsidRPr="00290293">
              <w:rPr>
                <w:rFonts w:ascii="Arial" w:hAnsi="Arial" w:cs="Arial"/>
                <w:color w:val="000000" w:themeColor="text1"/>
                <w:spacing w:val="-2"/>
                <w:u w:val="single"/>
              </w:rPr>
              <w:lastRenderedPageBreak/>
              <w:t>Расторжение любой из Сторон</w:t>
            </w:r>
          </w:p>
        </w:tc>
        <w:tc>
          <w:tcPr>
            <w:tcW w:w="4678" w:type="dxa"/>
          </w:tcPr>
          <w:p w14:paraId="0D407F3B" w14:textId="4F3E243B" w:rsidR="00290293" w:rsidRPr="00290293" w:rsidRDefault="00290293" w:rsidP="0018245D">
            <w:pPr>
              <w:numPr>
                <w:ilvl w:val="0"/>
                <w:numId w:val="69"/>
              </w:numPr>
              <w:spacing w:line="276" w:lineRule="auto"/>
              <w:ind w:left="595" w:hanging="595"/>
              <w:jc w:val="both"/>
              <w:rPr>
                <w:rFonts w:ascii="Arial" w:hAnsi="Arial" w:cs="Arial"/>
                <w:color w:val="000000" w:themeColor="text1"/>
                <w:spacing w:val="-2"/>
                <w:u w:val="single"/>
              </w:rPr>
            </w:pPr>
            <w:proofErr w:type="spellStart"/>
            <w:r w:rsidRPr="00290293">
              <w:rPr>
                <w:rFonts w:ascii="Arial" w:hAnsi="Arial" w:cs="Arial"/>
                <w:color w:val="000000" w:themeColor="text1"/>
                <w:spacing w:val="-2"/>
                <w:u w:val="single"/>
              </w:rPr>
              <w:t>Termination</w:t>
            </w:r>
            <w:proofErr w:type="spellEnd"/>
            <w:r w:rsidRPr="00290293">
              <w:rPr>
                <w:rFonts w:ascii="Arial" w:hAnsi="Arial" w:cs="Arial"/>
                <w:color w:val="000000" w:themeColor="text1"/>
                <w:spacing w:val="-2"/>
                <w:u w:val="single"/>
              </w:rPr>
              <w:t xml:space="preserve"> </w:t>
            </w:r>
            <w:proofErr w:type="spellStart"/>
            <w:r w:rsidRPr="00290293">
              <w:rPr>
                <w:rFonts w:ascii="Arial" w:hAnsi="Arial" w:cs="Arial"/>
                <w:color w:val="000000" w:themeColor="text1"/>
                <w:spacing w:val="-2"/>
                <w:u w:val="single"/>
              </w:rPr>
              <w:t>by</w:t>
            </w:r>
            <w:proofErr w:type="spellEnd"/>
            <w:r w:rsidRPr="00290293">
              <w:rPr>
                <w:rFonts w:ascii="Arial" w:hAnsi="Arial" w:cs="Arial"/>
                <w:color w:val="000000" w:themeColor="text1"/>
                <w:spacing w:val="-2"/>
                <w:u w:val="single"/>
              </w:rPr>
              <w:t xml:space="preserve"> </w:t>
            </w:r>
            <w:proofErr w:type="spellStart"/>
            <w:r w:rsidRPr="00290293">
              <w:rPr>
                <w:rFonts w:ascii="Arial" w:hAnsi="Arial" w:cs="Arial"/>
                <w:color w:val="000000" w:themeColor="text1"/>
                <w:spacing w:val="-2"/>
                <w:u w:val="single"/>
              </w:rPr>
              <w:t>Either</w:t>
            </w:r>
            <w:proofErr w:type="spellEnd"/>
            <w:r w:rsidRPr="00290293">
              <w:rPr>
                <w:rFonts w:ascii="Arial" w:hAnsi="Arial" w:cs="Arial"/>
                <w:color w:val="000000" w:themeColor="text1"/>
                <w:spacing w:val="-2"/>
                <w:u w:val="single"/>
              </w:rPr>
              <w:t xml:space="preserve"> Party</w:t>
            </w:r>
          </w:p>
        </w:tc>
      </w:tr>
      <w:tr w:rsidR="00710552" w:rsidRPr="009D6216" w14:paraId="7A5E341B" w14:textId="77777777" w:rsidTr="00D31197">
        <w:trPr>
          <w:jc w:val="center"/>
        </w:trPr>
        <w:tc>
          <w:tcPr>
            <w:tcW w:w="4678" w:type="dxa"/>
          </w:tcPr>
          <w:p w14:paraId="2238B595" w14:textId="58A1101E" w:rsidR="00D31197" w:rsidRPr="008A6D10" w:rsidRDefault="00D31197" w:rsidP="008A6D10">
            <w:pPr>
              <w:pStyle w:val="Heading16pt"/>
              <w:spacing w:after="120" w:line="276" w:lineRule="auto"/>
              <w:ind w:left="-9"/>
              <w:jc w:val="both"/>
              <w:rPr>
                <w:rFonts w:cs="Arial"/>
                <w:b w:val="0"/>
                <w:color w:val="000000" w:themeColor="text1"/>
                <w:spacing w:val="-2"/>
                <w:sz w:val="20"/>
                <w:u w:val="single"/>
              </w:rPr>
            </w:pPr>
            <w:bookmarkStart w:id="570" w:name="_Hlk189574549"/>
            <w:r w:rsidRPr="00710552">
              <w:rPr>
                <w:rFonts w:cs="Arial"/>
                <w:b w:val="0"/>
                <w:color w:val="000000" w:themeColor="text1"/>
                <w:spacing w:val="-2"/>
                <w:sz w:val="20"/>
              </w:rPr>
              <w:t>Без ущерба для других прав на расторжение настоящего Соглашения, любая из Сторон может расторгнуть настоящее Соглашение без необходимости судебного или иного распоряжения путем (если иное не предусмотрено в следующих разделах) путем направления письменного уведомления другой Стороне не менее чем за тридцать (30) дней до даты расторжения, если:</w:t>
            </w:r>
            <w:bookmarkEnd w:id="570"/>
          </w:p>
        </w:tc>
        <w:tc>
          <w:tcPr>
            <w:tcW w:w="4678" w:type="dxa"/>
          </w:tcPr>
          <w:p w14:paraId="6A6F904E" w14:textId="04BE2BFA" w:rsidR="00D31197" w:rsidRPr="00710552" w:rsidRDefault="00D31197" w:rsidP="008A6D10">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 xml:space="preserve">Without prejudice to the other termination rights in this Agreement, </w:t>
            </w:r>
            <w:r w:rsidRPr="00710552">
              <w:rPr>
                <w:rFonts w:ascii="Arial" w:hAnsi="Arial" w:cs="Arial"/>
                <w:color w:val="000000" w:themeColor="text1"/>
                <w:spacing w:val="-2"/>
                <w:lang w:val="en-US"/>
              </w:rPr>
              <w:t xml:space="preserve">either Party </w:t>
            </w:r>
            <w:r w:rsidRPr="00710552">
              <w:rPr>
                <w:rFonts w:ascii="Arial" w:hAnsi="Arial" w:cs="Arial"/>
                <w:color w:val="000000" w:themeColor="text1"/>
                <w:lang w:val="en-US"/>
              </w:rPr>
              <w:t>may terminate this Agreement without need of court or other order by (if not provided otherwise in following Sections) serving a written notice to the other Party at least thirty (30) days before th</w:t>
            </w:r>
            <w:r w:rsidR="008A6D10">
              <w:rPr>
                <w:rFonts w:ascii="Arial" w:hAnsi="Arial" w:cs="Arial"/>
                <w:color w:val="000000" w:themeColor="text1"/>
                <w:lang w:val="en-US"/>
              </w:rPr>
              <w:t>e date of termination if:</w:t>
            </w:r>
          </w:p>
        </w:tc>
      </w:tr>
      <w:tr w:rsidR="008A6D10" w:rsidRPr="009D6216" w14:paraId="69EBFD36" w14:textId="77777777" w:rsidTr="00D31197">
        <w:trPr>
          <w:jc w:val="center"/>
        </w:trPr>
        <w:tc>
          <w:tcPr>
            <w:tcW w:w="4678" w:type="dxa"/>
          </w:tcPr>
          <w:p w14:paraId="46A5DE2D" w14:textId="3E9B93D8" w:rsidR="008A6D10" w:rsidRPr="008A6D10" w:rsidRDefault="008A6D10" w:rsidP="0018245D">
            <w:pPr>
              <w:pStyle w:val="Heading16pt"/>
              <w:numPr>
                <w:ilvl w:val="0"/>
                <w:numId w:val="79"/>
              </w:numPr>
              <w:spacing w:after="120" w:line="276" w:lineRule="auto"/>
              <w:ind w:left="591" w:hanging="591"/>
              <w:jc w:val="both"/>
              <w:rPr>
                <w:rFonts w:cs="Arial"/>
                <w:b w:val="0"/>
                <w:color w:val="000000" w:themeColor="text1"/>
                <w:spacing w:val="-2"/>
                <w:sz w:val="20"/>
              </w:rPr>
            </w:pPr>
            <w:r w:rsidRPr="008A6D10">
              <w:rPr>
                <w:rFonts w:cs="Arial"/>
                <w:b w:val="0"/>
                <w:color w:val="000000" w:themeColor="text1"/>
                <w:spacing w:val="-2"/>
                <w:sz w:val="20"/>
                <w:u w:val="single"/>
              </w:rPr>
              <w:t>Нарушение</w:t>
            </w:r>
            <w:r w:rsidRPr="008A6D10">
              <w:rPr>
                <w:rFonts w:cs="Arial"/>
                <w:b w:val="0"/>
                <w:color w:val="000000" w:themeColor="text1"/>
                <w:spacing w:val="-2"/>
                <w:sz w:val="20"/>
              </w:rPr>
              <w:t>. Другая Сторона не поддерживает, не соблюдает и не исполняет какие-либо существенные обязательства, соглашения, условия или положения настоящего Соглашения, и такое неисполнение не устраняется в течение девяноста (90) дней после получения уведомления о нарушении от Стороны, не нарушившей свои обязательства;</w:t>
            </w:r>
          </w:p>
        </w:tc>
        <w:tc>
          <w:tcPr>
            <w:tcW w:w="4678" w:type="dxa"/>
          </w:tcPr>
          <w:p w14:paraId="64494514" w14:textId="1F2EB41A"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lang w:val="en-US"/>
              </w:rPr>
            </w:pPr>
            <w:bookmarkStart w:id="571" w:name="_Ref63745014"/>
            <w:bookmarkStart w:id="572" w:name="_Ref417199560"/>
            <w:r w:rsidRPr="008A6D10">
              <w:rPr>
                <w:rFonts w:ascii="Arial" w:hAnsi="Arial" w:cs="Arial"/>
                <w:color w:val="000000" w:themeColor="text1"/>
                <w:sz w:val="20"/>
                <w:u w:val="single"/>
                <w:lang w:val="en-US"/>
              </w:rPr>
              <w:t>Breaching</w:t>
            </w:r>
            <w:r w:rsidRPr="008A6D10">
              <w:rPr>
                <w:rFonts w:ascii="Arial" w:hAnsi="Arial" w:cs="Arial"/>
                <w:color w:val="000000" w:themeColor="text1"/>
                <w:sz w:val="20"/>
                <w:lang w:val="en-US"/>
              </w:rPr>
              <w:t>. The other Party fails to keep, observe or perform any material covenant, agreement, term or provision of this Agreement and such failure is not remedied within a period of ninety (90) days after receipt of the notice of breach from the non-defaulting Party;</w:t>
            </w:r>
            <w:bookmarkEnd w:id="571"/>
            <w:bookmarkEnd w:id="572"/>
          </w:p>
        </w:tc>
      </w:tr>
      <w:tr w:rsidR="008A6D10" w:rsidRPr="009D6216" w14:paraId="2706FB1D" w14:textId="77777777" w:rsidTr="00D31197">
        <w:trPr>
          <w:jc w:val="center"/>
        </w:trPr>
        <w:tc>
          <w:tcPr>
            <w:tcW w:w="4678" w:type="dxa"/>
          </w:tcPr>
          <w:p w14:paraId="5E362CDF" w14:textId="4A83F2B1" w:rsidR="008A6D10" w:rsidRPr="008A6D10" w:rsidRDefault="008A6D10" w:rsidP="0018245D">
            <w:pPr>
              <w:numPr>
                <w:ilvl w:val="0"/>
                <w:numId w:val="79"/>
              </w:numPr>
              <w:spacing w:line="276" w:lineRule="auto"/>
              <w:ind w:left="591" w:hanging="591"/>
              <w:jc w:val="both"/>
              <w:rPr>
                <w:rFonts w:ascii="Arial" w:hAnsi="Arial" w:cs="Arial"/>
                <w:color w:val="000000" w:themeColor="text1"/>
                <w:spacing w:val="-2"/>
              </w:rPr>
            </w:pPr>
            <w:r w:rsidRPr="008A6D10">
              <w:rPr>
                <w:rFonts w:ascii="Arial" w:hAnsi="Arial" w:cs="Arial"/>
                <w:color w:val="000000" w:themeColor="text1"/>
                <w:spacing w:val="-2"/>
                <w:u w:val="single"/>
              </w:rPr>
              <w:t xml:space="preserve">Отклонения от Стандартов Бренда </w:t>
            </w:r>
            <w:proofErr w:type="spellStart"/>
            <w:r w:rsidRPr="008A6D10">
              <w:rPr>
                <w:rFonts w:ascii="Arial" w:hAnsi="Arial" w:cs="Arial"/>
                <w:color w:val="000000" w:themeColor="text1"/>
                <w:spacing w:val="-2"/>
                <w:u w:val="single"/>
              </w:rPr>
              <w:t>Dusit</w:t>
            </w:r>
            <w:proofErr w:type="spellEnd"/>
            <w:r w:rsidRPr="008A6D10">
              <w:rPr>
                <w:rFonts w:ascii="Arial" w:hAnsi="Arial" w:cs="Arial"/>
                <w:color w:val="000000" w:themeColor="text1"/>
                <w:spacing w:val="-2"/>
              </w:rPr>
              <w:t xml:space="preserve">. В случае, если Стороны не смогут достичь соглашения по предлагаемым изменениям или отклонениям от Стандартов Бренда </w:t>
            </w:r>
            <w:proofErr w:type="spellStart"/>
            <w:r w:rsidRPr="008A6D10">
              <w:rPr>
                <w:rFonts w:ascii="Arial" w:hAnsi="Arial" w:cs="Arial"/>
                <w:color w:val="000000" w:themeColor="text1"/>
                <w:spacing w:val="-2"/>
              </w:rPr>
              <w:t>Dusit</w:t>
            </w:r>
            <w:proofErr w:type="spellEnd"/>
            <w:r w:rsidRPr="008A6D10">
              <w:rPr>
                <w:rFonts w:ascii="Arial" w:hAnsi="Arial" w:cs="Arial"/>
                <w:color w:val="000000" w:themeColor="text1"/>
                <w:spacing w:val="-2"/>
              </w:rPr>
              <w:t>, как указано в пункте 2.1 (e) настоящего Соглашения;</w:t>
            </w:r>
          </w:p>
        </w:tc>
        <w:tc>
          <w:tcPr>
            <w:tcW w:w="4678" w:type="dxa"/>
          </w:tcPr>
          <w:p w14:paraId="5F645468" w14:textId="32F8C227"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u w:val="single"/>
                <w:lang w:val="en-US"/>
              </w:rPr>
            </w:pPr>
            <w:r w:rsidRPr="008A6D10">
              <w:rPr>
                <w:rFonts w:ascii="Arial" w:hAnsi="Arial" w:cs="Arial"/>
                <w:color w:val="000000" w:themeColor="text1"/>
                <w:sz w:val="20"/>
                <w:u w:val="single"/>
                <w:lang w:val="en-US"/>
              </w:rPr>
              <w:t>Deviations from Dusit Brand Standards.</w:t>
            </w:r>
            <w:r w:rsidRPr="008A6D10">
              <w:rPr>
                <w:rFonts w:ascii="Arial" w:hAnsi="Arial" w:cs="Arial"/>
                <w:color w:val="000000" w:themeColor="text1"/>
                <w:sz w:val="20"/>
                <w:lang w:val="en-US"/>
              </w:rPr>
              <w:t xml:space="preserve"> If the Parties fail to agree on any proposed adjustments or deviations from Dusit Brand Standards, as set forth in Section 2.1 (e) of this Agreement;</w:t>
            </w:r>
          </w:p>
        </w:tc>
      </w:tr>
      <w:tr w:rsidR="008A6D10" w:rsidRPr="00710552" w14:paraId="4024FE4E" w14:textId="77777777" w:rsidTr="00D31197">
        <w:trPr>
          <w:jc w:val="center"/>
        </w:trPr>
        <w:tc>
          <w:tcPr>
            <w:tcW w:w="4678" w:type="dxa"/>
          </w:tcPr>
          <w:p w14:paraId="3EA6B4AB" w14:textId="3CC210A2" w:rsidR="008A6D10" w:rsidRPr="008A6D10" w:rsidRDefault="008A6D10" w:rsidP="0018245D">
            <w:pPr>
              <w:numPr>
                <w:ilvl w:val="0"/>
                <w:numId w:val="79"/>
              </w:numPr>
              <w:spacing w:line="276" w:lineRule="auto"/>
              <w:ind w:left="591" w:hanging="591"/>
              <w:jc w:val="both"/>
              <w:rPr>
                <w:rFonts w:ascii="Arial" w:hAnsi="Arial" w:cs="Arial"/>
                <w:color w:val="000000" w:themeColor="text1"/>
                <w:spacing w:val="-2"/>
              </w:rPr>
            </w:pPr>
            <w:r w:rsidRPr="008A6D10">
              <w:rPr>
                <w:rFonts w:ascii="Arial" w:hAnsi="Arial" w:cs="Arial"/>
                <w:color w:val="000000" w:themeColor="text1"/>
                <w:spacing w:val="-2"/>
                <w:u w:val="single"/>
              </w:rPr>
              <w:t>Несостоятельность</w:t>
            </w:r>
            <w:r w:rsidRPr="008A6D10">
              <w:rPr>
                <w:rFonts w:ascii="Arial" w:hAnsi="Arial" w:cs="Arial"/>
                <w:color w:val="000000" w:themeColor="text1"/>
                <w:spacing w:val="-2"/>
              </w:rPr>
              <w:t>.</w:t>
            </w:r>
          </w:p>
        </w:tc>
        <w:tc>
          <w:tcPr>
            <w:tcW w:w="4678" w:type="dxa"/>
          </w:tcPr>
          <w:p w14:paraId="1C6DECE0" w14:textId="62BA3E53"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rPr>
            </w:pPr>
            <w:proofErr w:type="spellStart"/>
            <w:r w:rsidRPr="008A6D10">
              <w:rPr>
                <w:rFonts w:ascii="Arial" w:hAnsi="Arial" w:cs="Arial"/>
                <w:color w:val="000000" w:themeColor="text1"/>
                <w:sz w:val="20"/>
                <w:u w:val="single"/>
              </w:rPr>
              <w:t>Insolvency</w:t>
            </w:r>
            <w:proofErr w:type="spellEnd"/>
            <w:r w:rsidRPr="008A6D10">
              <w:rPr>
                <w:rFonts w:ascii="Arial" w:hAnsi="Arial" w:cs="Arial"/>
                <w:color w:val="000000" w:themeColor="text1"/>
                <w:sz w:val="20"/>
              </w:rPr>
              <w:t>.</w:t>
            </w:r>
          </w:p>
        </w:tc>
      </w:tr>
      <w:tr w:rsidR="00290293" w:rsidRPr="009D6216" w14:paraId="3FD16107" w14:textId="77777777" w:rsidTr="00D31197">
        <w:trPr>
          <w:jc w:val="center"/>
        </w:trPr>
        <w:tc>
          <w:tcPr>
            <w:tcW w:w="4678" w:type="dxa"/>
          </w:tcPr>
          <w:p w14:paraId="3A268AC1" w14:textId="7492CF6C"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неплатежеспособность другой Стороны или неспособность другой Стороны в целом погасить свои долги при наступлении срока их погашения;</w:t>
            </w:r>
          </w:p>
        </w:tc>
        <w:tc>
          <w:tcPr>
            <w:tcW w:w="4678" w:type="dxa"/>
          </w:tcPr>
          <w:p w14:paraId="73A5EF11" w14:textId="23F0ACEB" w:rsidR="00290293" w:rsidRPr="008A6D10" w:rsidRDefault="00290293" w:rsidP="0018245D">
            <w:pPr>
              <w:pStyle w:val="Body21"/>
              <w:numPr>
                <w:ilvl w:val="4"/>
                <w:numId w:val="77"/>
              </w:numPr>
              <w:spacing w:after="120"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insolvency of the other Party, or the other Party’s failure generally to pay its debts as they become due and payable;</w:t>
            </w:r>
          </w:p>
        </w:tc>
      </w:tr>
      <w:tr w:rsidR="00290293" w:rsidRPr="009D6216" w14:paraId="366C8F79" w14:textId="77777777" w:rsidTr="00D31197">
        <w:trPr>
          <w:jc w:val="center"/>
        </w:trPr>
        <w:tc>
          <w:tcPr>
            <w:tcW w:w="4678" w:type="dxa"/>
          </w:tcPr>
          <w:p w14:paraId="4B2C25E5" w14:textId="7F3E3B82"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полная уступка прав и обязанностей или аналогичная договоренность другой Стороны в пользу ее кредиторов;</w:t>
            </w:r>
          </w:p>
        </w:tc>
        <w:tc>
          <w:tcPr>
            <w:tcW w:w="4678" w:type="dxa"/>
          </w:tcPr>
          <w:p w14:paraId="77B6AF36" w14:textId="57C8CBE1"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 general assignment or similar arrangement by the other Party for the benefit of its creditors;</w:t>
            </w:r>
          </w:p>
        </w:tc>
      </w:tr>
      <w:tr w:rsidR="00290293" w:rsidRPr="009D6216" w14:paraId="73EDDCDC" w14:textId="77777777" w:rsidTr="00D31197">
        <w:trPr>
          <w:jc w:val="center"/>
        </w:trPr>
        <w:tc>
          <w:tcPr>
            <w:tcW w:w="4678" w:type="dxa"/>
          </w:tcPr>
          <w:p w14:paraId="0BACF59B" w14:textId="106438C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подачи другой Стороной ходатайства об освобождении от ответственности в соответствии с применимыми законами о</w:t>
            </w:r>
            <w:r w:rsidR="008A6D10" w:rsidRPr="008A6D10">
              <w:rPr>
                <w:rFonts w:ascii="Arial" w:hAnsi="Arial" w:cs="Arial"/>
                <w:color w:val="000000" w:themeColor="text1"/>
                <w:spacing w:val="-2"/>
              </w:rPr>
              <w:t xml:space="preserve"> банкротстве, несостоятельности;</w:t>
            </w:r>
          </w:p>
        </w:tc>
        <w:tc>
          <w:tcPr>
            <w:tcW w:w="4678" w:type="dxa"/>
          </w:tcPr>
          <w:p w14:paraId="0556F47C" w14:textId="40B7DEAE"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filing by the other Party of a petition for relief under applicable bankruptcy, laws;</w:t>
            </w:r>
          </w:p>
        </w:tc>
      </w:tr>
      <w:tr w:rsidR="00290293" w:rsidRPr="009D6216" w14:paraId="45F9E53E" w14:textId="77777777" w:rsidTr="00D31197">
        <w:trPr>
          <w:jc w:val="center"/>
        </w:trPr>
        <w:tc>
          <w:tcPr>
            <w:tcW w:w="4678" w:type="dxa"/>
          </w:tcPr>
          <w:p w14:paraId="7A543707" w14:textId="5605CCF0"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 xml:space="preserve">подачи любым Лицом ходатайства об освобождении от ответственности в соответствии с применимыми законами о банкротстве, </w:t>
            </w:r>
            <w:del w:id="573" w:author="Arina Dovzhenko" w:date="2025-11-28T16:58:00Z" w16du:dateUtc="2025-11-28T13:58:00Z">
              <w:r w:rsidRPr="008A6D10" w:rsidDel="00A65109">
                <w:rPr>
                  <w:rFonts w:ascii="Arial" w:hAnsi="Arial" w:cs="Arial"/>
                  <w:color w:val="000000" w:themeColor="text1"/>
                  <w:spacing w:val="-2"/>
                </w:rPr>
                <w:delText xml:space="preserve">несостоятельности об освобождении от ответственности </w:delText>
              </w:r>
            </w:del>
            <w:r w:rsidRPr="008A6D10">
              <w:rPr>
                <w:rFonts w:ascii="Arial" w:hAnsi="Arial" w:cs="Arial"/>
                <w:color w:val="000000" w:themeColor="text1"/>
                <w:spacing w:val="-2"/>
              </w:rPr>
              <w:t xml:space="preserve">против другой Стороны, которое либо признано другой Стороной, либо не отклонено </w:t>
            </w:r>
            <w:r w:rsidRPr="008A6D10">
              <w:rPr>
                <w:rFonts w:ascii="Arial" w:hAnsi="Arial" w:cs="Arial"/>
                <w:color w:val="000000" w:themeColor="text1"/>
                <w:spacing w:val="-2"/>
              </w:rPr>
              <w:lastRenderedPageBreak/>
              <w:t>в течение шестидесяти (60) дней с момента подачи;</w:t>
            </w:r>
          </w:p>
        </w:tc>
        <w:tc>
          <w:tcPr>
            <w:tcW w:w="4678" w:type="dxa"/>
          </w:tcPr>
          <w:p w14:paraId="0BD0026E" w14:textId="0DA28DCC"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lastRenderedPageBreak/>
              <w:t>the filing of a petition for relief under applicable bankruptcy, by any Person against the other Party which is either consented by the other Party or not dismissed within sixty (60) days of filing;</w:t>
            </w:r>
          </w:p>
        </w:tc>
      </w:tr>
      <w:tr w:rsidR="00290293" w:rsidRPr="009D6216" w14:paraId="4E936250" w14:textId="77777777" w:rsidTr="00D31197">
        <w:trPr>
          <w:jc w:val="center"/>
        </w:trPr>
        <w:tc>
          <w:tcPr>
            <w:tcW w:w="4678" w:type="dxa"/>
          </w:tcPr>
          <w:p w14:paraId="1371E966" w14:textId="63BE85B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 xml:space="preserve">назначение или ходатайство о назначении </w:t>
            </w:r>
            <w:proofErr w:type="gramStart"/>
            <w:r w:rsidRPr="008A6D10">
              <w:rPr>
                <w:rFonts w:ascii="Arial" w:hAnsi="Arial" w:cs="Arial"/>
                <w:color w:val="000000" w:themeColor="text1"/>
                <w:spacing w:val="-2"/>
              </w:rPr>
              <w:t>управляющего,  доверительного</w:t>
            </w:r>
            <w:proofErr w:type="gramEnd"/>
            <w:r w:rsidRPr="008A6D10">
              <w:rPr>
                <w:rFonts w:ascii="Arial" w:hAnsi="Arial" w:cs="Arial"/>
                <w:color w:val="000000" w:themeColor="text1"/>
                <w:spacing w:val="-2"/>
              </w:rPr>
              <w:t xml:space="preserve"> управляющего или ликвидатора для надзора за всеми или любой существенной частью активов другой Стороны или ведения ее бизнеса;</w:t>
            </w:r>
          </w:p>
        </w:tc>
        <w:tc>
          <w:tcPr>
            <w:tcW w:w="4678" w:type="dxa"/>
          </w:tcPr>
          <w:p w14:paraId="141396F8" w14:textId="35FB7381"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appointment or petition for appointment of a receiver, custodian, trustee or liquidator to oversee all or any substantial part of the other Party’s assets or the conduct of its business;</w:t>
            </w:r>
          </w:p>
        </w:tc>
      </w:tr>
      <w:tr w:rsidR="00290293" w:rsidRPr="009D6216" w14:paraId="2751F671" w14:textId="77777777" w:rsidTr="00D31197">
        <w:trPr>
          <w:jc w:val="center"/>
        </w:trPr>
        <w:tc>
          <w:tcPr>
            <w:tcW w:w="4678" w:type="dxa"/>
          </w:tcPr>
          <w:p w14:paraId="676EB8CB" w14:textId="62138FDA"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любые действия другой Стороны по прекращению ее деятельности; или</w:t>
            </w:r>
          </w:p>
        </w:tc>
        <w:tc>
          <w:tcPr>
            <w:tcW w:w="4678" w:type="dxa"/>
          </w:tcPr>
          <w:p w14:paraId="1DB441EE" w14:textId="4B6D01DC"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any action by the other Party for dissolution of its operations; or</w:t>
            </w:r>
          </w:p>
        </w:tc>
      </w:tr>
      <w:tr w:rsidR="00290293" w:rsidRPr="009D6216" w14:paraId="71B623A0" w14:textId="77777777" w:rsidTr="00D31197">
        <w:trPr>
          <w:jc w:val="center"/>
        </w:trPr>
        <w:tc>
          <w:tcPr>
            <w:tcW w:w="4678" w:type="dxa"/>
          </w:tcPr>
          <w:p w14:paraId="61FB9A43" w14:textId="1829F3D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любые другие аналогичные разбирательства в юрисдикции, в которой зарегистрирована другая Сторона.</w:t>
            </w:r>
          </w:p>
        </w:tc>
        <w:tc>
          <w:tcPr>
            <w:tcW w:w="4678" w:type="dxa"/>
          </w:tcPr>
          <w:p w14:paraId="0C59F26E" w14:textId="28BF37E0"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any other similar proceedings in the jurisdiction where the other Party is incorporated.</w:t>
            </w:r>
          </w:p>
        </w:tc>
      </w:tr>
      <w:tr w:rsidR="008A6D10" w:rsidRPr="009D6216" w14:paraId="48F5131E" w14:textId="77777777" w:rsidTr="00D31197">
        <w:trPr>
          <w:jc w:val="center"/>
        </w:trPr>
        <w:tc>
          <w:tcPr>
            <w:tcW w:w="4678" w:type="dxa"/>
          </w:tcPr>
          <w:p w14:paraId="1F244C70" w14:textId="7DE60C1F" w:rsidR="008A6D10" w:rsidRPr="008A6D10" w:rsidRDefault="008A6D10" w:rsidP="0018245D">
            <w:pPr>
              <w:numPr>
                <w:ilvl w:val="0"/>
                <w:numId w:val="68"/>
              </w:numPr>
              <w:spacing w:line="276" w:lineRule="auto"/>
              <w:ind w:left="591" w:hanging="591"/>
              <w:jc w:val="both"/>
              <w:rPr>
                <w:rFonts w:ascii="Arial" w:hAnsi="Arial" w:cs="Arial"/>
                <w:color w:val="000000" w:themeColor="text1"/>
                <w:spacing w:val="-2"/>
                <w:u w:val="single"/>
              </w:rPr>
            </w:pPr>
            <w:r>
              <w:rPr>
                <w:rFonts w:ascii="Arial" w:hAnsi="Arial" w:cs="Arial"/>
                <w:color w:val="000000" w:themeColor="text1"/>
                <w:spacing w:val="-2"/>
                <w:u w:val="single"/>
              </w:rPr>
              <w:t>Прекращение действия другого</w:t>
            </w:r>
            <w:r w:rsidRPr="008A6D10">
              <w:rPr>
                <w:rFonts w:ascii="Arial" w:hAnsi="Arial" w:cs="Arial"/>
                <w:color w:val="000000" w:themeColor="text1"/>
                <w:spacing w:val="-2"/>
                <w:u w:val="single"/>
              </w:rPr>
              <w:t xml:space="preserve"> соглашения(й)</w:t>
            </w:r>
          </w:p>
        </w:tc>
        <w:tc>
          <w:tcPr>
            <w:tcW w:w="4678" w:type="dxa"/>
          </w:tcPr>
          <w:p w14:paraId="4E951936" w14:textId="20E0676C" w:rsidR="008A6D10" w:rsidRPr="00553CAF" w:rsidRDefault="008A6D10" w:rsidP="0018245D">
            <w:pPr>
              <w:numPr>
                <w:ilvl w:val="0"/>
                <w:numId w:val="69"/>
              </w:numPr>
              <w:spacing w:line="276" w:lineRule="auto"/>
              <w:ind w:left="595" w:hanging="595"/>
              <w:jc w:val="both"/>
              <w:rPr>
                <w:rFonts w:ascii="Arial" w:hAnsi="Arial" w:cs="Arial"/>
                <w:color w:val="000000" w:themeColor="text1"/>
                <w:spacing w:val="-2"/>
                <w:u w:val="single"/>
                <w:lang w:val="en-US"/>
              </w:rPr>
            </w:pPr>
            <w:r w:rsidRPr="00553CAF">
              <w:rPr>
                <w:rFonts w:ascii="Arial" w:hAnsi="Arial" w:cs="Arial"/>
                <w:color w:val="000000" w:themeColor="text1"/>
                <w:spacing w:val="-2"/>
                <w:u w:val="single"/>
                <w:lang w:val="en-US"/>
              </w:rPr>
              <w:t>Termination of Other Agreement(s)</w:t>
            </w:r>
          </w:p>
        </w:tc>
      </w:tr>
      <w:tr w:rsidR="00710552" w:rsidRPr="009D6216" w14:paraId="2798EB7A" w14:textId="77777777" w:rsidTr="00D31197">
        <w:trPr>
          <w:jc w:val="center"/>
        </w:trPr>
        <w:tc>
          <w:tcPr>
            <w:tcW w:w="4678" w:type="dxa"/>
          </w:tcPr>
          <w:p w14:paraId="0FD6C474" w14:textId="3FF19F6B" w:rsidR="00D31197" w:rsidRPr="00710552" w:rsidRDefault="00D31197" w:rsidP="0018245D">
            <w:pPr>
              <w:pStyle w:val="Body21"/>
              <w:numPr>
                <w:ilvl w:val="0"/>
                <w:numId w:val="80"/>
              </w:numPr>
              <w:tabs>
                <w:tab w:val="left" w:pos="2160"/>
              </w:tabs>
              <w:spacing w:after="120" w:line="276" w:lineRule="auto"/>
              <w:ind w:left="591" w:hanging="591"/>
              <w:jc w:val="both"/>
              <w:rPr>
                <w:rFonts w:ascii="Arial" w:hAnsi="Arial" w:cs="Arial"/>
                <w:color w:val="000000" w:themeColor="text1"/>
              </w:rPr>
            </w:pPr>
            <w:bookmarkStart w:id="574" w:name="_Hlk189574564"/>
            <w:r w:rsidRPr="00710552">
              <w:rPr>
                <w:rFonts w:ascii="Arial" w:hAnsi="Arial" w:cs="Arial"/>
                <w:color w:val="000000" w:themeColor="text1"/>
              </w:rPr>
              <w:t>При расторжении Договора управления отелем по любой причине, кроме истечения срока его действия, любая Сторона имеет право расторгнуть настоящее Соглашение одновременно с Договором управления отелем.</w:t>
            </w:r>
            <w:bookmarkEnd w:id="574"/>
          </w:p>
        </w:tc>
        <w:tc>
          <w:tcPr>
            <w:tcW w:w="4678" w:type="dxa"/>
          </w:tcPr>
          <w:p w14:paraId="58809CF4" w14:textId="65B6CBE3" w:rsidR="00D31197" w:rsidRPr="00710552" w:rsidRDefault="00D31197" w:rsidP="0018245D">
            <w:pPr>
              <w:pStyle w:val="Heading16pt"/>
              <w:numPr>
                <w:ilvl w:val="0"/>
                <w:numId w:val="81"/>
              </w:numPr>
              <w:spacing w:after="120" w:line="276" w:lineRule="auto"/>
              <w:ind w:left="595" w:hanging="595"/>
              <w:jc w:val="both"/>
              <w:rPr>
                <w:rFonts w:cs="Arial"/>
                <w:b w:val="0"/>
                <w:color w:val="000000" w:themeColor="text1"/>
                <w:spacing w:val="-2"/>
                <w:sz w:val="20"/>
                <w:lang w:val="en-US"/>
              </w:rPr>
            </w:pPr>
            <w:bookmarkStart w:id="575" w:name="_Hlk112255930"/>
            <w:r w:rsidRPr="00710552">
              <w:rPr>
                <w:rFonts w:cs="Arial"/>
                <w:b w:val="0"/>
                <w:color w:val="000000" w:themeColor="text1"/>
                <w:spacing w:val="-2"/>
                <w:sz w:val="20"/>
                <w:lang w:val="en-US"/>
              </w:rPr>
              <w:t>Upon the termination of the Hotel Management Agreement for any reason other than expiration according to its term thereof, either Party shall have the right to terminate this Agreement concurrently with the Hotel Management Agreement.</w:t>
            </w:r>
            <w:bookmarkEnd w:id="575"/>
          </w:p>
        </w:tc>
      </w:tr>
      <w:tr w:rsidR="008A6D10" w:rsidRPr="009D6216" w14:paraId="58B12A5A" w14:textId="77777777" w:rsidTr="00D31197">
        <w:trPr>
          <w:jc w:val="center"/>
        </w:trPr>
        <w:tc>
          <w:tcPr>
            <w:tcW w:w="4678" w:type="dxa"/>
          </w:tcPr>
          <w:p w14:paraId="50E39672" w14:textId="49F7681C" w:rsidR="008A6D10" w:rsidRPr="00710552" w:rsidRDefault="008A6D10" w:rsidP="0018245D">
            <w:pPr>
              <w:numPr>
                <w:ilvl w:val="0"/>
                <w:numId w:val="80"/>
              </w:numPr>
              <w:tabs>
                <w:tab w:val="left" w:pos="2160"/>
              </w:tabs>
              <w:spacing w:line="276" w:lineRule="auto"/>
              <w:ind w:left="591" w:hanging="591"/>
              <w:jc w:val="both"/>
              <w:rPr>
                <w:rFonts w:ascii="Arial" w:hAnsi="Arial" w:cs="Arial"/>
                <w:color w:val="000000" w:themeColor="text1"/>
              </w:rPr>
            </w:pPr>
            <w:r w:rsidRPr="00710552">
              <w:rPr>
                <w:rFonts w:ascii="Arial" w:hAnsi="Arial" w:cs="Arial"/>
                <w:color w:val="000000" w:themeColor="text1"/>
              </w:rPr>
              <w:t>Аналогичным образом, если настоящее Соглашение расторгнуто по какой-либо причине, любая Сторона имеет право расторгнуть Договор управления отелем.</w:t>
            </w:r>
          </w:p>
        </w:tc>
        <w:tc>
          <w:tcPr>
            <w:tcW w:w="4678" w:type="dxa"/>
          </w:tcPr>
          <w:p w14:paraId="460F6C0E" w14:textId="64B03723" w:rsidR="008A6D10" w:rsidRPr="00BE4F21" w:rsidRDefault="008A6D10" w:rsidP="0018245D">
            <w:pPr>
              <w:numPr>
                <w:ilvl w:val="0"/>
                <w:numId w:val="81"/>
              </w:numPr>
              <w:spacing w:line="276" w:lineRule="auto"/>
              <w:ind w:left="595" w:hanging="595"/>
              <w:jc w:val="both"/>
              <w:rPr>
                <w:rFonts w:ascii="Arial" w:hAnsi="Arial" w:cs="Arial"/>
                <w:color w:val="000000" w:themeColor="text1"/>
                <w:spacing w:val="-2"/>
                <w:lang w:val="en-US"/>
              </w:rPr>
            </w:pPr>
            <w:r w:rsidRPr="00BE4F21">
              <w:rPr>
                <w:rFonts w:ascii="Arial" w:hAnsi="Arial" w:cs="Arial"/>
                <w:color w:val="000000" w:themeColor="text1"/>
                <w:spacing w:val="-2"/>
                <w:lang w:val="en-US"/>
              </w:rPr>
              <w:t xml:space="preserve">Likewise, if this Agreement is terminated for whatsoever reason, either Party shall have the right to terminate </w:t>
            </w:r>
            <w:r w:rsidR="00BE4F21">
              <w:rPr>
                <w:rFonts w:ascii="Arial" w:hAnsi="Arial" w:cs="Arial"/>
                <w:color w:val="000000" w:themeColor="text1"/>
                <w:spacing w:val="-2"/>
                <w:lang w:val="en-US"/>
              </w:rPr>
              <w:t>the Hotel Management Agreement.</w:t>
            </w:r>
          </w:p>
        </w:tc>
      </w:tr>
      <w:tr w:rsidR="00BE4F21" w:rsidRPr="009D6216" w14:paraId="4CF0B0E8" w14:textId="77777777" w:rsidTr="00D31197">
        <w:trPr>
          <w:jc w:val="center"/>
        </w:trPr>
        <w:tc>
          <w:tcPr>
            <w:tcW w:w="4678" w:type="dxa"/>
          </w:tcPr>
          <w:p w14:paraId="099A25B4" w14:textId="4BF6C39E" w:rsidR="00BE4F21" w:rsidRPr="00BE4F21" w:rsidRDefault="00BE4F21" w:rsidP="0018245D">
            <w:pPr>
              <w:numPr>
                <w:ilvl w:val="0"/>
                <w:numId w:val="47"/>
              </w:numPr>
              <w:spacing w:line="276" w:lineRule="auto"/>
              <w:ind w:left="591" w:hanging="591"/>
              <w:rPr>
                <w:rFonts w:ascii="Arial" w:hAnsi="Arial" w:cs="Arial"/>
                <w:b/>
                <w:color w:val="000000" w:themeColor="text1"/>
                <w:spacing w:val="-2"/>
              </w:rPr>
            </w:pPr>
            <w:r w:rsidRPr="00710552">
              <w:rPr>
                <w:rFonts w:ascii="Arial" w:hAnsi="Arial" w:cs="Arial"/>
                <w:b/>
                <w:color w:val="000000" w:themeColor="text1"/>
                <w:spacing w:val="-2"/>
              </w:rPr>
              <w:t>Права и обязанности после расторжен</w:t>
            </w:r>
            <w:r>
              <w:rPr>
                <w:rFonts w:ascii="Arial" w:hAnsi="Arial" w:cs="Arial"/>
                <w:b/>
                <w:color w:val="000000" w:themeColor="text1"/>
                <w:spacing w:val="-2"/>
              </w:rPr>
              <w:t>ия или истечения срока действия</w:t>
            </w:r>
          </w:p>
        </w:tc>
        <w:tc>
          <w:tcPr>
            <w:tcW w:w="4678" w:type="dxa"/>
          </w:tcPr>
          <w:p w14:paraId="79A513AC" w14:textId="5F3C1020" w:rsidR="00BE4F21" w:rsidRPr="00BE4F21" w:rsidRDefault="00BE4F21"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576" w:name="_Ref63745580"/>
            <w:bookmarkStart w:id="577" w:name="_Ref417199572"/>
            <w:r w:rsidRPr="00BE4F21">
              <w:rPr>
                <w:rFonts w:ascii="Arial" w:hAnsi="Arial" w:cs="Arial"/>
                <w:b/>
                <w:color w:val="000000" w:themeColor="text1"/>
                <w:sz w:val="20"/>
                <w:lang w:val="en-US"/>
              </w:rPr>
              <w:t>Rights and Obligations following Termination</w:t>
            </w:r>
            <w:bookmarkEnd w:id="576"/>
            <w:r w:rsidRPr="00BE4F21">
              <w:rPr>
                <w:rFonts w:ascii="Arial" w:hAnsi="Arial" w:cs="Arial"/>
                <w:b/>
                <w:color w:val="000000" w:themeColor="text1"/>
                <w:sz w:val="20"/>
                <w:lang w:val="en-US"/>
              </w:rPr>
              <w:t xml:space="preserve"> or Expiration</w:t>
            </w:r>
            <w:bookmarkEnd w:id="577"/>
          </w:p>
        </w:tc>
      </w:tr>
      <w:tr w:rsidR="00BE4F21" w:rsidRPr="00BE4F21" w14:paraId="4ADA57FD" w14:textId="77777777" w:rsidTr="00D31197">
        <w:trPr>
          <w:jc w:val="center"/>
        </w:trPr>
        <w:tc>
          <w:tcPr>
            <w:tcW w:w="4678" w:type="dxa"/>
          </w:tcPr>
          <w:p w14:paraId="5EDF9B63" w14:textId="410C218F"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rPr>
            </w:pPr>
            <w:r w:rsidRPr="00BE4F21">
              <w:rPr>
                <w:rFonts w:ascii="Arial" w:hAnsi="Arial" w:cs="Arial"/>
                <w:color w:val="000000" w:themeColor="text1"/>
                <w:spacing w:val="-2"/>
                <w:u w:val="single"/>
              </w:rPr>
              <w:t>Расторжение</w:t>
            </w:r>
          </w:p>
        </w:tc>
        <w:tc>
          <w:tcPr>
            <w:tcW w:w="4678" w:type="dxa"/>
          </w:tcPr>
          <w:p w14:paraId="4359107D" w14:textId="44B529F7"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z w:val="20"/>
                <w:lang w:val="en-US"/>
              </w:rPr>
            </w:pPr>
            <w:r w:rsidRPr="00BE4F21">
              <w:rPr>
                <w:rFonts w:ascii="Arial" w:hAnsi="Arial" w:cs="Arial"/>
                <w:color w:val="000000" w:themeColor="text1"/>
                <w:spacing w:val="-2"/>
                <w:sz w:val="20"/>
                <w:u w:val="single"/>
                <w:lang w:val="en-US"/>
              </w:rPr>
              <w:t>Termination</w:t>
            </w:r>
          </w:p>
        </w:tc>
      </w:tr>
      <w:tr w:rsidR="00710552" w:rsidRPr="009D6216" w14:paraId="47684183" w14:textId="77777777" w:rsidTr="00D31197">
        <w:trPr>
          <w:jc w:val="center"/>
        </w:trPr>
        <w:tc>
          <w:tcPr>
            <w:tcW w:w="4678" w:type="dxa"/>
          </w:tcPr>
          <w:p w14:paraId="7CCC9944" w14:textId="298A785F" w:rsidR="00D31197" w:rsidRPr="00BE4F21" w:rsidRDefault="00D31197" w:rsidP="0018245D">
            <w:pPr>
              <w:pStyle w:val="Body21"/>
              <w:numPr>
                <w:ilvl w:val="0"/>
                <w:numId w:val="84"/>
              </w:numPr>
              <w:tabs>
                <w:tab w:val="left" w:pos="601"/>
              </w:tabs>
              <w:spacing w:after="120" w:line="276" w:lineRule="auto"/>
              <w:ind w:left="591" w:hanging="591"/>
              <w:jc w:val="both"/>
              <w:rPr>
                <w:rFonts w:ascii="Arial" w:hAnsi="Arial" w:cs="Arial"/>
                <w:color w:val="000000" w:themeColor="text1"/>
                <w:spacing w:val="-2"/>
              </w:rPr>
            </w:pPr>
            <w:bookmarkStart w:id="578" w:name="_Hlk189571771"/>
            <w:r w:rsidRPr="00710552">
              <w:rPr>
                <w:rFonts w:ascii="Arial" w:hAnsi="Arial" w:cs="Arial"/>
                <w:color w:val="000000" w:themeColor="text1"/>
                <w:spacing w:val="-2"/>
              </w:rPr>
              <w:t>Истечение срока действия или прекращение действия в соответствии с положениями настоящего Соглашения не затрагивает права любой из Сторон в отношении любого ущерба, понесенного ею в результате любого нарушения настоящего Соглашения, а также не затрагивает права любой из Сторон в отношении ответственности или выставления претензии, возникших в результате событий, произошедших до даты прекращения или истечения срока действия.</w:t>
            </w:r>
            <w:bookmarkEnd w:id="578"/>
          </w:p>
        </w:tc>
        <w:tc>
          <w:tcPr>
            <w:tcW w:w="4678" w:type="dxa"/>
          </w:tcPr>
          <w:p w14:paraId="241D6EBF" w14:textId="2E5F0D80" w:rsidR="00D31197" w:rsidRPr="00BE4F21" w:rsidRDefault="00D31197" w:rsidP="0018245D">
            <w:pPr>
              <w:pStyle w:val="3"/>
              <w:numPr>
                <w:ilvl w:val="0"/>
                <w:numId w:val="85"/>
              </w:numPr>
              <w:tabs>
                <w:tab w:val="left" w:pos="1231"/>
              </w:tabs>
              <w:spacing w:before="0" w:after="120" w:line="276" w:lineRule="auto"/>
              <w:ind w:left="595" w:hanging="595"/>
              <w:jc w:val="both"/>
              <w:rPr>
                <w:rFonts w:ascii="Arial" w:hAnsi="Arial" w:cs="Arial"/>
                <w:color w:val="000000" w:themeColor="text1"/>
                <w:sz w:val="20"/>
                <w:lang w:val="en-US"/>
              </w:rPr>
            </w:pPr>
            <w:r w:rsidRPr="00710552">
              <w:rPr>
                <w:rFonts w:ascii="Arial" w:hAnsi="Arial" w:cs="Arial"/>
                <w:color w:val="000000" w:themeColor="text1"/>
                <w:sz w:val="20"/>
                <w:lang w:val="en-US"/>
              </w:rPr>
              <w:t>The expiration or termination pursuant to the provisions hereof does not affect the rights of either Party with respect to any damages it has suffered as a result of any breach of this Agreement, nor does it affect the rights of either Party with respect to liability or Claims accrued, or arising out of events occurring, prior to the date of termination or expiration.</w:t>
            </w:r>
          </w:p>
        </w:tc>
      </w:tr>
      <w:tr w:rsidR="00BE4F21" w:rsidRPr="009D6216" w14:paraId="2EA327D1" w14:textId="77777777" w:rsidTr="00D31197">
        <w:trPr>
          <w:jc w:val="center"/>
        </w:trPr>
        <w:tc>
          <w:tcPr>
            <w:tcW w:w="4678" w:type="dxa"/>
          </w:tcPr>
          <w:p w14:paraId="4CCCDAE5" w14:textId="33C445D3" w:rsidR="00BE4F21" w:rsidRPr="00BE4F21" w:rsidRDefault="00BE4F21" w:rsidP="0018245D">
            <w:pPr>
              <w:numPr>
                <w:ilvl w:val="0"/>
                <w:numId w:val="84"/>
              </w:numPr>
              <w:tabs>
                <w:tab w:val="left" w:pos="601"/>
              </w:tabs>
              <w:spacing w:line="276" w:lineRule="auto"/>
              <w:ind w:left="591" w:hanging="591"/>
              <w:jc w:val="both"/>
              <w:rPr>
                <w:rFonts w:ascii="Arial" w:hAnsi="Arial" w:cs="Arial"/>
                <w:color w:val="000000" w:themeColor="text1"/>
                <w:spacing w:val="-2"/>
              </w:rPr>
            </w:pPr>
            <w:r w:rsidRPr="00710552">
              <w:rPr>
                <w:rFonts w:ascii="Arial" w:hAnsi="Arial" w:cs="Arial"/>
                <w:color w:val="000000" w:themeColor="text1"/>
                <w:spacing w:val="-2"/>
              </w:rPr>
              <w:lastRenderedPageBreak/>
              <w:t>Любое положение настоящего Соглашения, которое прямо или косвенно должно оставаться в силе после расторжения или истечения срока действия настоящего Соглашения, остается в полной силе и действии.</w:t>
            </w:r>
          </w:p>
        </w:tc>
        <w:tc>
          <w:tcPr>
            <w:tcW w:w="4678" w:type="dxa"/>
          </w:tcPr>
          <w:p w14:paraId="69F672E8" w14:textId="4BF8E592" w:rsidR="00BE4F21" w:rsidRPr="00BE4F21" w:rsidRDefault="00BE4F21" w:rsidP="0018245D">
            <w:pPr>
              <w:pStyle w:val="3"/>
              <w:numPr>
                <w:ilvl w:val="0"/>
                <w:numId w:val="85"/>
              </w:numPr>
              <w:tabs>
                <w:tab w:val="left" w:pos="1231"/>
              </w:tabs>
              <w:spacing w:before="0" w:after="120" w:line="276" w:lineRule="auto"/>
              <w:ind w:left="595" w:hanging="595"/>
              <w:jc w:val="both"/>
              <w:rPr>
                <w:rFonts w:ascii="Arial" w:hAnsi="Arial" w:cs="Arial"/>
                <w:color w:val="000000" w:themeColor="text1"/>
                <w:sz w:val="20"/>
                <w:lang w:val="en-US"/>
              </w:rPr>
            </w:pPr>
            <w:r w:rsidRPr="00710552">
              <w:rPr>
                <w:rFonts w:ascii="Arial" w:hAnsi="Arial" w:cs="Arial"/>
                <w:color w:val="000000" w:themeColor="text1"/>
                <w:sz w:val="20"/>
                <w:lang w:val="en-US"/>
              </w:rPr>
              <w:t>Any provision of this Agreement that expressly or by implication is intended to continue in force on or after termination or expiration of this Agreement shall remain in full force and effect.</w:t>
            </w:r>
          </w:p>
        </w:tc>
      </w:tr>
      <w:tr w:rsidR="00BE4F21" w:rsidRPr="00BE4F21" w14:paraId="537743FA" w14:textId="77777777" w:rsidTr="00D31197">
        <w:trPr>
          <w:jc w:val="center"/>
        </w:trPr>
        <w:tc>
          <w:tcPr>
            <w:tcW w:w="4678" w:type="dxa"/>
          </w:tcPr>
          <w:p w14:paraId="01666DDD" w14:textId="010FC3AB"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u w:val="single"/>
              </w:rPr>
            </w:pPr>
            <w:r w:rsidRPr="00BE4F21">
              <w:rPr>
                <w:rFonts w:ascii="Arial" w:hAnsi="Arial" w:cs="Arial"/>
                <w:color w:val="000000" w:themeColor="text1"/>
                <w:spacing w:val="-2"/>
                <w:u w:val="single"/>
              </w:rPr>
              <w:t>Возврат ноу-хау</w:t>
            </w:r>
          </w:p>
        </w:tc>
        <w:tc>
          <w:tcPr>
            <w:tcW w:w="4678" w:type="dxa"/>
          </w:tcPr>
          <w:p w14:paraId="51916FB5" w14:textId="0A5E9D57"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BE4F21">
              <w:rPr>
                <w:rFonts w:ascii="Arial" w:hAnsi="Arial" w:cs="Arial"/>
                <w:color w:val="000000" w:themeColor="text1"/>
                <w:spacing w:val="-2"/>
                <w:sz w:val="20"/>
                <w:u w:val="single"/>
                <w:lang w:val="en-US"/>
              </w:rPr>
              <w:t>Return of Know-How</w:t>
            </w:r>
          </w:p>
        </w:tc>
      </w:tr>
      <w:tr w:rsidR="00710552" w:rsidRPr="009D6216" w14:paraId="03CB2E1A" w14:textId="77777777" w:rsidTr="00D31197">
        <w:trPr>
          <w:jc w:val="center"/>
        </w:trPr>
        <w:tc>
          <w:tcPr>
            <w:tcW w:w="4678" w:type="dxa"/>
          </w:tcPr>
          <w:p w14:paraId="037CB6DC" w14:textId="413A2A42" w:rsidR="00D31197" w:rsidRPr="00BE4F21" w:rsidRDefault="00D31197" w:rsidP="0018245D">
            <w:pPr>
              <w:pStyle w:val="Heading16pt"/>
              <w:numPr>
                <w:ilvl w:val="0"/>
                <w:numId w:val="86"/>
              </w:numPr>
              <w:spacing w:after="120" w:line="276" w:lineRule="auto"/>
              <w:ind w:left="591" w:hanging="591"/>
              <w:jc w:val="both"/>
              <w:rPr>
                <w:rFonts w:cs="Arial"/>
                <w:b w:val="0"/>
                <w:color w:val="000000" w:themeColor="text1"/>
                <w:spacing w:val="-2"/>
                <w:sz w:val="20"/>
              </w:rPr>
            </w:pPr>
            <w:r w:rsidRPr="00BE4F21">
              <w:rPr>
                <w:rFonts w:cs="Arial"/>
                <w:b w:val="0"/>
                <w:color w:val="000000" w:themeColor="text1"/>
                <w:spacing w:val="-2"/>
                <w:sz w:val="20"/>
              </w:rPr>
              <w:t>Владелец признает и соглашается с тем, что все ноу-хау, обучающие материалы, материалы, информация и документация, используемые в связи с предоставленными правами и услугами, предоставляемыми в соответствии с настоящим Соглашением, являются и всегда остаются ис</w:t>
            </w:r>
            <w:r w:rsidR="00BE4F21" w:rsidRPr="00BE4F21">
              <w:rPr>
                <w:rFonts w:cs="Arial"/>
                <w:b w:val="0"/>
                <w:color w:val="000000" w:themeColor="text1"/>
                <w:spacing w:val="-2"/>
                <w:sz w:val="20"/>
              </w:rPr>
              <w:t>ключительной собственностью DI.</w:t>
            </w:r>
          </w:p>
        </w:tc>
        <w:tc>
          <w:tcPr>
            <w:tcW w:w="4678" w:type="dxa"/>
          </w:tcPr>
          <w:p w14:paraId="730AF478" w14:textId="0EFFFAD4" w:rsidR="00D31197" w:rsidRPr="00BE4F21" w:rsidRDefault="00D31197" w:rsidP="0018245D">
            <w:pPr>
              <w:pStyle w:val="3"/>
              <w:numPr>
                <w:ilvl w:val="0"/>
                <w:numId w:val="87"/>
              </w:numPr>
              <w:tabs>
                <w:tab w:val="left" w:pos="1231"/>
              </w:tabs>
              <w:spacing w:before="0" w:after="120" w:line="276" w:lineRule="auto"/>
              <w:ind w:left="595" w:hanging="595"/>
              <w:jc w:val="both"/>
              <w:rPr>
                <w:rFonts w:ascii="Arial" w:hAnsi="Arial" w:cs="Arial"/>
                <w:color w:val="000000" w:themeColor="text1"/>
                <w:sz w:val="20"/>
                <w:lang w:val="en-US"/>
              </w:rPr>
            </w:pPr>
            <w:r w:rsidRPr="00BE4F21">
              <w:rPr>
                <w:rFonts w:ascii="Arial" w:hAnsi="Arial" w:cs="Arial"/>
                <w:color w:val="000000" w:themeColor="text1"/>
                <w:sz w:val="20"/>
                <w:lang w:val="en-US"/>
              </w:rPr>
              <w:t>The Owner acknowledges and agrees that all know-how, show-how, materials, information and documentation used in connection with the right granted and services provided under this Agreement are and shall at all times remai</w:t>
            </w:r>
            <w:r w:rsidR="00BE4F21" w:rsidRPr="00BE4F21">
              <w:rPr>
                <w:rFonts w:ascii="Arial" w:hAnsi="Arial" w:cs="Arial"/>
                <w:color w:val="000000" w:themeColor="text1"/>
                <w:sz w:val="20"/>
                <w:lang w:val="en-US"/>
              </w:rPr>
              <w:t>n the exclusive property of DI.</w:t>
            </w:r>
          </w:p>
        </w:tc>
      </w:tr>
      <w:tr w:rsidR="00BE4F21" w:rsidRPr="009D6216" w14:paraId="3F1B05C1" w14:textId="77777777" w:rsidTr="00D31197">
        <w:trPr>
          <w:jc w:val="center"/>
        </w:trPr>
        <w:tc>
          <w:tcPr>
            <w:tcW w:w="4678" w:type="dxa"/>
          </w:tcPr>
          <w:p w14:paraId="5AD1AA2B" w14:textId="30E2CCBD" w:rsidR="00BE4F21" w:rsidRPr="00BE4F21" w:rsidRDefault="00BE4F21" w:rsidP="0018245D">
            <w:pPr>
              <w:numPr>
                <w:ilvl w:val="0"/>
                <w:numId w:val="86"/>
              </w:numPr>
              <w:spacing w:line="276" w:lineRule="auto"/>
              <w:ind w:left="591" w:hanging="591"/>
              <w:jc w:val="both"/>
              <w:rPr>
                <w:rFonts w:ascii="Arial" w:hAnsi="Arial" w:cs="Arial"/>
                <w:color w:val="000000" w:themeColor="text1"/>
                <w:spacing w:val="-2"/>
              </w:rPr>
            </w:pPr>
            <w:r w:rsidRPr="00BE4F21">
              <w:rPr>
                <w:rFonts w:ascii="Arial" w:hAnsi="Arial" w:cs="Arial"/>
                <w:color w:val="000000" w:themeColor="text1"/>
                <w:spacing w:val="-2"/>
              </w:rPr>
              <w:t>После расторжения или истечения срока действия настоящего Соглашения Владелец соглашается с тем, что он должен по запросу DI либо вернуть, уничтожить, удалить или иным образом сделать невозвратными любые ноу-хау, материалы, информацию и документацию, которые принадлежат DI или бенефициарному владельцу DI и/ или его Аффилированным лицам, но находится во владении Владельца. Владелец также обязуется предоставить DI письменную гарантию в приемлемой для DI в форме, в которой Владелец подтверждает, что он вернул, уничтожил, удалил или иным образом сделал невозвратными такие ноу-хау, материалы, информацию и документацию.</w:t>
            </w:r>
          </w:p>
        </w:tc>
        <w:tc>
          <w:tcPr>
            <w:tcW w:w="4678" w:type="dxa"/>
          </w:tcPr>
          <w:p w14:paraId="387A18ED" w14:textId="540F1409" w:rsidR="00BE4F21" w:rsidRPr="00BE4F21" w:rsidRDefault="00BE4F21" w:rsidP="0018245D">
            <w:pPr>
              <w:pStyle w:val="3"/>
              <w:numPr>
                <w:ilvl w:val="0"/>
                <w:numId w:val="87"/>
              </w:numPr>
              <w:tabs>
                <w:tab w:val="left" w:pos="1231"/>
              </w:tabs>
              <w:spacing w:before="0" w:after="120" w:line="276" w:lineRule="auto"/>
              <w:ind w:left="595" w:hanging="595"/>
              <w:jc w:val="both"/>
              <w:rPr>
                <w:rFonts w:ascii="Arial" w:hAnsi="Arial" w:cs="Arial"/>
                <w:color w:val="000000" w:themeColor="text1"/>
                <w:sz w:val="20"/>
                <w:lang w:val="en-US"/>
              </w:rPr>
            </w:pPr>
            <w:r w:rsidRPr="00BE4F21">
              <w:rPr>
                <w:rFonts w:ascii="Arial" w:hAnsi="Arial" w:cs="Arial"/>
                <w:color w:val="000000" w:themeColor="text1"/>
                <w:sz w:val="20"/>
                <w:lang w:val="en-US"/>
              </w:rPr>
              <w:t xml:space="preserve">Upon termination or expiration of this Agreement, the Owner agrees that it shall at DI’s request either return, destroy, delete or otherwise make </w:t>
            </w:r>
            <w:bookmarkStart w:id="579" w:name="_Hlk112257265"/>
            <w:r w:rsidRPr="00BE4F21">
              <w:rPr>
                <w:rFonts w:ascii="Arial" w:hAnsi="Arial" w:cs="Arial"/>
                <w:color w:val="000000" w:themeColor="text1"/>
                <w:sz w:val="20"/>
                <w:lang w:val="en-US"/>
              </w:rPr>
              <w:t>unrecoverable any know-how, materials, information and documentation which are owned or beneficiary owned by DI and/or its Affiliates but in the possession of the Owner. The Owner also undertakes to give DI a written warranty in a form acceptable to DI in which the Owner confirms that it has returned, destroyed, deleted or otherwise made unrecoverable such know-how, materials, information and documentation.</w:t>
            </w:r>
            <w:bookmarkEnd w:id="579"/>
          </w:p>
        </w:tc>
      </w:tr>
      <w:tr w:rsidR="00BE4F21" w:rsidRPr="009D6216" w14:paraId="55D6B4EB" w14:textId="77777777" w:rsidTr="00D31197">
        <w:trPr>
          <w:jc w:val="center"/>
        </w:trPr>
        <w:tc>
          <w:tcPr>
            <w:tcW w:w="4678" w:type="dxa"/>
          </w:tcPr>
          <w:p w14:paraId="42CE4D92" w14:textId="175AB97F"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u w:val="single"/>
              </w:rPr>
            </w:pPr>
            <w:r w:rsidRPr="00BE4F21">
              <w:rPr>
                <w:rFonts w:ascii="Arial" w:hAnsi="Arial" w:cs="Arial"/>
                <w:color w:val="000000" w:themeColor="text1"/>
                <w:spacing w:val="-2"/>
                <w:u w:val="single"/>
              </w:rPr>
              <w:t>Выплата непогашенных и других сумм</w:t>
            </w:r>
          </w:p>
        </w:tc>
        <w:tc>
          <w:tcPr>
            <w:tcW w:w="4678" w:type="dxa"/>
          </w:tcPr>
          <w:p w14:paraId="7F82BE97" w14:textId="5DB8F236"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BE4F21">
              <w:rPr>
                <w:rFonts w:ascii="Arial" w:hAnsi="Arial" w:cs="Arial"/>
                <w:color w:val="000000" w:themeColor="text1"/>
                <w:spacing w:val="-2"/>
                <w:sz w:val="20"/>
                <w:u w:val="single"/>
                <w:lang w:val="en-US"/>
              </w:rPr>
              <w:t>Payment of Outstanding and Other Amounts</w:t>
            </w:r>
          </w:p>
        </w:tc>
      </w:tr>
      <w:tr w:rsidR="00710552" w:rsidRPr="009D6216" w14:paraId="6629600F" w14:textId="77777777" w:rsidTr="00D31197">
        <w:trPr>
          <w:jc w:val="center"/>
        </w:trPr>
        <w:tc>
          <w:tcPr>
            <w:tcW w:w="4678" w:type="dxa"/>
          </w:tcPr>
          <w:p w14:paraId="18BCBEF3" w14:textId="46B8C7EF" w:rsidR="00D31197" w:rsidRPr="00BE4F21" w:rsidRDefault="00D31197" w:rsidP="0018245D">
            <w:pPr>
              <w:pStyle w:val="Heading16pt"/>
              <w:numPr>
                <w:ilvl w:val="0"/>
                <w:numId w:val="88"/>
              </w:numPr>
              <w:spacing w:after="120" w:line="276" w:lineRule="auto"/>
              <w:ind w:left="591" w:hanging="591"/>
              <w:jc w:val="both"/>
              <w:rPr>
                <w:rFonts w:cs="Arial"/>
                <w:b w:val="0"/>
                <w:color w:val="000000" w:themeColor="text1"/>
                <w:spacing w:val="-2"/>
                <w:sz w:val="20"/>
              </w:rPr>
            </w:pPr>
            <w:r w:rsidRPr="00BE4F21">
              <w:rPr>
                <w:rFonts w:cs="Arial"/>
                <w:b w:val="0"/>
                <w:color w:val="000000" w:themeColor="text1"/>
                <w:spacing w:val="-2"/>
                <w:sz w:val="20"/>
              </w:rPr>
              <w:t>В случае расторжения настоящего Соглашения, в соответствии с разделами 7.2, 7.3, 7.4(a) или 7.5</w:t>
            </w:r>
            <w:del w:id="580" w:author="Arina Dovzhenko" w:date="2025-11-28T16:18:00Z" w16du:dateUtc="2025-11-28T13:18:00Z">
              <w:r w:rsidRPr="00BE4F21" w:rsidDel="00F25CD2">
                <w:rPr>
                  <w:rFonts w:cs="Arial"/>
                  <w:b w:val="0"/>
                  <w:color w:val="000000" w:themeColor="text1"/>
                  <w:spacing w:val="-2"/>
                  <w:sz w:val="20"/>
                </w:rPr>
                <w:delText>)</w:delText>
              </w:r>
            </w:del>
            <w:r w:rsidRPr="00BE4F21">
              <w:rPr>
                <w:rFonts w:cs="Arial"/>
                <w:b w:val="0"/>
                <w:color w:val="000000" w:themeColor="text1"/>
                <w:spacing w:val="-2"/>
                <w:sz w:val="20"/>
              </w:rPr>
              <w:t xml:space="preserve">, все взносы </w:t>
            </w:r>
            <w:ins w:id="581" w:author="Arina Dovzhenko" w:date="2025-11-28T16:18:00Z" w16du:dateUtc="2025-11-28T13:18:00Z">
              <w:r w:rsidR="00F25CD2">
                <w:rPr>
                  <w:rFonts w:cs="Arial"/>
                  <w:b w:val="0"/>
                  <w:color w:val="000000" w:themeColor="text1"/>
                  <w:spacing w:val="-2"/>
                  <w:sz w:val="20"/>
                </w:rPr>
                <w:t xml:space="preserve">Платы </w:t>
              </w:r>
            </w:ins>
            <w:r w:rsidRPr="00BE4F21">
              <w:rPr>
                <w:rFonts w:cs="Arial"/>
                <w:b w:val="0"/>
                <w:color w:val="000000" w:themeColor="text1"/>
                <w:spacing w:val="-2"/>
                <w:sz w:val="20"/>
              </w:rPr>
              <w:t xml:space="preserve">за техническую </w:t>
            </w:r>
            <w:ins w:id="582" w:author="Arina Dovzhenko" w:date="2025-11-28T16:18:00Z" w16du:dateUtc="2025-11-28T13:18:00Z">
              <w:r w:rsidR="00F25CD2">
                <w:rPr>
                  <w:rFonts w:cs="Arial"/>
                  <w:b w:val="0"/>
                  <w:color w:val="000000" w:themeColor="text1"/>
                  <w:spacing w:val="-2"/>
                  <w:sz w:val="20"/>
                </w:rPr>
                <w:t xml:space="preserve">и проектную </w:t>
              </w:r>
            </w:ins>
            <w:r w:rsidRPr="00BE4F21">
              <w:rPr>
                <w:rFonts w:cs="Arial"/>
                <w:b w:val="0"/>
                <w:color w:val="000000" w:themeColor="text1"/>
                <w:spacing w:val="-2"/>
                <w:sz w:val="20"/>
              </w:rPr>
              <w:t>поддержку</w:t>
            </w:r>
            <w:del w:id="583" w:author="Arina Dovzhenko" w:date="2025-11-28T16:18:00Z" w16du:dateUtc="2025-11-28T13:18:00Z">
              <w:r w:rsidRPr="00BE4F21" w:rsidDel="00F25CD2">
                <w:rPr>
                  <w:rFonts w:cs="Arial"/>
                  <w:b w:val="0"/>
                  <w:color w:val="000000" w:themeColor="text1"/>
                  <w:spacing w:val="-2"/>
                  <w:sz w:val="20"/>
                </w:rPr>
                <w:delText xml:space="preserve"> и проектирование</w:delText>
              </w:r>
            </w:del>
            <w:r w:rsidRPr="00BE4F21">
              <w:rPr>
                <w:rFonts w:cs="Arial"/>
                <w:b w:val="0"/>
                <w:color w:val="000000" w:themeColor="text1"/>
                <w:spacing w:val="-2"/>
                <w:sz w:val="20"/>
              </w:rPr>
              <w:t xml:space="preserve">, а также другие денежные средства, подлежащие выплате DI, которые остаются неоплаченными на дату расторжения настоящего Соглашения по счетам, направленным </w:t>
            </w:r>
            <w:r w:rsidRPr="00BE4F21">
              <w:rPr>
                <w:rFonts w:cs="Arial"/>
                <w:b w:val="0"/>
                <w:color w:val="000000" w:themeColor="text1"/>
                <w:spacing w:val="-2"/>
                <w:sz w:val="20"/>
                <w:lang w:val="en-US"/>
              </w:rPr>
              <w:t>DI</w:t>
            </w:r>
            <w:r w:rsidRPr="00BE4F21">
              <w:rPr>
                <w:rFonts w:cs="Arial"/>
                <w:b w:val="0"/>
                <w:color w:val="000000" w:themeColor="text1"/>
                <w:spacing w:val="-2"/>
                <w:sz w:val="20"/>
              </w:rPr>
              <w:t xml:space="preserve"> или его уполномоченным представителем до даты расторжения, немедленно подлежат выплате и должны быть оплачены </w:t>
            </w:r>
            <w:r w:rsidRPr="00BE4F21">
              <w:rPr>
                <w:rFonts w:cs="Arial"/>
                <w:b w:val="0"/>
                <w:color w:val="000000" w:themeColor="text1"/>
                <w:spacing w:val="-2"/>
                <w:sz w:val="20"/>
              </w:rPr>
              <w:lastRenderedPageBreak/>
              <w:t>Владельцем в течение тридцати</w:t>
            </w:r>
            <w:r w:rsidR="00BE4F21" w:rsidRPr="00BE4F21">
              <w:rPr>
                <w:rFonts w:cs="Arial"/>
                <w:b w:val="0"/>
                <w:color w:val="000000" w:themeColor="text1"/>
                <w:spacing w:val="-2"/>
                <w:sz w:val="20"/>
              </w:rPr>
              <w:t xml:space="preserve"> (30) дней с этого момента.</w:t>
            </w:r>
          </w:p>
        </w:tc>
        <w:tc>
          <w:tcPr>
            <w:tcW w:w="4678" w:type="dxa"/>
          </w:tcPr>
          <w:p w14:paraId="379AAFFB" w14:textId="0DE7D5A8" w:rsidR="00D31197" w:rsidRPr="00BE4F21" w:rsidRDefault="00D31197" w:rsidP="0018245D">
            <w:pPr>
              <w:pStyle w:val="Heading16pt"/>
              <w:numPr>
                <w:ilvl w:val="0"/>
                <w:numId w:val="89"/>
              </w:numPr>
              <w:tabs>
                <w:tab w:val="left" w:pos="1231"/>
              </w:tabs>
              <w:spacing w:after="120" w:line="276" w:lineRule="auto"/>
              <w:ind w:left="595" w:hanging="595"/>
              <w:jc w:val="both"/>
              <w:rPr>
                <w:rFonts w:cs="Arial"/>
                <w:b w:val="0"/>
                <w:color w:val="000000" w:themeColor="text1"/>
                <w:spacing w:val="-2"/>
                <w:sz w:val="20"/>
                <w:lang w:val="en-US"/>
              </w:rPr>
            </w:pPr>
            <w:r w:rsidRPr="00BE4F21">
              <w:rPr>
                <w:rFonts w:cs="Arial"/>
                <w:b w:val="0"/>
                <w:color w:val="000000" w:themeColor="text1"/>
                <w:spacing w:val="-2"/>
                <w:sz w:val="20"/>
                <w:lang w:val="en-US"/>
              </w:rPr>
              <w:lastRenderedPageBreak/>
              <w:t>In the case of termination of this Agreement, pursuant to Section 7.2, 7.3, 7.4 or 7.5 , all installments of the Technical and Design Support Fee and other monies payable to DI, which remain unpaid as of the date of termination of this Agreement for  invoices sent by DI or it’s authorized person before the termination date, shall immediately become payable and shall be paid by the Owner within thirty (30) days</w:t>
            </w:r>
            <w:r w:rsidRPr="00BE4F21">
              <w:rPr>
                <w:rFonts w:cs="Arial"/>
                <w:b w:val="0"/>
                <w:i/>
                <w:color w:val="000000" w:themeColor="text1"/>
                <w:spacing w:val="-2"/>
                <w:sz w:val="20"/>
                <w:lang w:val="en-US"/>
              </w:rPr>
              <w:t xml:space="preserve"> </w:t>
            </w:r>
            <w:r w:rsidRPr="00BE4F21">
              <w:rPr>
                <w:rFonts w:cs="Arial"/>
                <w:b w:val="0"/>
                <w:color w:val="000000" w:themeColor="text1"/>
                <w:spacing w:val="-2"/>
                <w:sz w:val="20"/>
                <w:lang w:val="en-US"/>
              </w:rPr>
              <w:t>thereof.</w:t>
            </w:r>
          </w:p>
        </w:tc>
      </w:tr>
      <w:tr w:rsidR="00BE4F21" w:rsidRPr="009D6216" w14:paraId="04596639" w14:textId="77777777" w:rsidTr="00D31197">
        <w:trPr>
          <w:jc w:val="center"/>
        </w:trPr>
        <w:tc>
          <w:tcPr>
            <w:tcW w:w="4678" w:type="dxa"/>
          </w:tcPr>
          <w:p w14:paraId="4D6C7970" w14:textId="244E1A8E" w:rsidR="00BE4F21" w:rsidRPr="00BE4F21" w:rsidRDefault="00BE4F21" w:rsidP="0018245D">
            <w:pPr>
              <w:numPr>
                <w:ilvl w:val="0"/>
                <w:numId w:val="88"/>
              </w:numPr>
              <w:spacing w:line="276" w:lineRule="auto"/>
              <w:ind w:left="591" w:hanging="591"/>
              <w:jc w:val="both"/>
              <w:rPr>
                <w:rFonts w:ascii="Arial" w:hAnsi="Arial" w:cs="Arial"/>
                <w:color w:val="000000" w:themeColor="text1"/>
                <w:spacing w:val="-2"/>
              </w:rPr>
            </w:pPr>
            <w:r w:rsidRPr="00BE4F21">
              <w:rPr>
                <w:rFonts w:ascii="Arial" w:hAnsi="Arial" w:cs="Arial"/>
                <w:color w:val="000000" w:themeColor="text1"/>
                <w:spacing w:val="-2"/>
              </w:rPr>
              <w:t xml:space="preserve">Без ущерба для каких-либо прав или средств правовой защиты, на которые DI может претендовать в связи с нарушением условий контракта, Владелец обязан выплатить DI компенсацию, эквивалентную неоплаченной стоимости </w:t>
            </w:r>
            <w:del w:id="584" w:author="Arina Dovzhenko" w:date="2025-11-28T16:19:00Z" w16du:dateUtc="2025-11-28T13:19:00Z">
              <w:r w:rsidRPr="00BE4F21" w:rsidDel="00F25CD2">
                <w:rPr>
                  <w:rFonts w:ascii="Arial" w:hAnsi="Arial" w:cs="Arial"/>
                  <w:color w:val="000000" w:themeColor="text1"/>
                  <w:spacing w:val="-2"/>
                </w:rPr>
                <w:delText>п</w:delText>
              </w:r>
            </w:del>
            <w:ins w:id="585" w:author="Arina Dovzhenko" w:date="2025-11-28T16:19:00Z" w16du:dateUtc="2025-11-28T13:19:00Z">
              <w:r w:rsidR="00F25CD2">
                <w:rPr>
                  <w:rFonts w:ascii="Arial" w:hAnsi="Arial" w:cs="Arial"/>
                  <w:color w:val="000000" w:themeColor="text1"/>
                  <w:spacing w:val="-2"/>
                </w:rPr>
                <w:t>П</w:t>
              </w:r>
            </w:ins>
            <w:r w:rsidRPr="00BE4F21">
              <w:rPr>
                <w:rFonts w:ascii="Arial" w:hAnsi="Arial" w:cs="Arial"/>
                <w:color w:val="000000" w:themeColor="text1"/>
                <w:spacing w:val="-2"/>
              </w:rPr>
              <w:t xml:space="preserve">латы за техническую </w:t>
            </w:r>
            <w:ins w:id="586" w:author="Arina Dovzhenko" w:date="2025-11-28T16:19:00Z" w16du:dateUtc="2025-11-28T13:19:00Z">
              <w:r w:rsidR="00F25CD2">
                <w:rPr>
                  <w:rFonts w:ascii="Arial" w:hAnsi="Arial" w:cs="Arial"/>
                  <w:color w:val="000000" w:themeColor="text1"/>
                  <w:spacing w:val="-2"/>
                </w:rPr>
                <w:t xml:space="preserve">и проектную </w:t>
              </w:r>
            </w:ins>
            <w:r w:rsidRPr="00BE4F21">
              <w:rPr>
                <w:rFonts w:ascii="Arial" w:hAnsi="Arial" w:cs="Arial"/>
                <w:color w:val="000000" w:themeColor="text1"/>
                <w:spacing w:val="-2"/>
              </w:rPr>
              <w:t>поддержку</w:t>
            </w:r>
            <w:del w:id="587" w:author="Arina Dovzhenko" w:date="2025-11-28T16:19:00Z" w16du:dateUtc="2025-11-28T13:19:00Z">
              <w:r w:rsidRPr="00BE4F21" w:rsidDel="00F25CD2">
                <w:rPr>
                  <w:rFonts w:ascii="Arial" w:hAnsi="Arial" w:cs="Arial"/>
                  <w:color w:val="000000" w:themeColor="text1"/>
                  <w:spacing w:val="-2"/>
                </w:rPr>
                <w:delText xml:space="preserve"> и проектирование</w:delText>
              </w:r>
            </w:del>
            <w:r w:rsidRPr="00BE4F21">
              <w:rPr>
                <w:rFonts w:ascii="Arial" w:hAnsi="Arial" w:cs="Arial"/>
                <w:color w:val="000000" w:themeColor="text1"/>
                <w:spacing w:val="-2"/>
              </w:rPr>
              <w:t>, в случае, если:</w:t>
            </w:r>
          </w:p>
        </w:tc>
        <w:tc>
          <w:tcPr>
            <w:tcW w:w="4678" w:type="dxa"/>
          </w:tcPr>
          <w:p w14:paraId="557BAAEF" w14:textId="0B51300D" w:rsidR="00BE4F21" w:rsidRPr="00BE4F21" w:rsidRDefault="00BE4F21" w:rsidP="0018245D">
            <w:pPr>
              <w:numPr>
                <w:ilvl w:val="0"/>
                <w:numId w:val="89"/>
              </w:numPr>
              <w:tabs>
                <w:tab w:val="left" w:pos="1231"/>
              </w:tabs>
              <w:spacing w:line="276" w:lineRule="auto"/>
              <w:ind w:left="595" w:hanging="595"/>
              <w:jc w:val="both"/>
              <w:rPr>
                <w:rFonts w:ascii="Arial" w:hAnsi="Arial" w:cs="Arial"/>
                <w:color w:val="000000" w:themeColor="text1"/>
                <w:spacing w:val="-2"/>
                <w:lang w:val="en-US"/>
              </w:rPr>
            </w:pPr>
            <w:r w:rsidRPr="00BE4F21">
              <w:rPr>
                <w:rFonts w:ascii="Arial" w:hAnsi="Arial" w:cs="Arial"/>
                <w:color w:val="000000" w:themeColor="text1"/>
                <w:spacing w:val="-2"/>
                <w:lang w:val="en-US"/>
              </w:rPr>
              <w:t>Without prejudice to any rights or remedies DI may claim for breach of contract, the Owner shall be liable to pay DI a compensation equivalent to the unpaid value of the Technical and Design Support Fee in the event that:</w:t>
            </w:r>
          </w:p>
        </w:tc>
      </w:tr>
      <w:tr w:rsidR="00BE4F21" w:rsidRPr="009D6216" w14:paraId="41AFAF7D" w14:textId="77777777" w:rsidTr="00D31197">
        <w:trPr>
          <w:jc w:val="center"/>
        </w:trPr>
        <w:tc>
          <w:tcPr>
            <w:tcW w:w="4678" w:type="dxa"/>
          </w:tcPr>
          <w:p w14:paraId="2E345826" w14:textId="0475D4EC" w:rsidR="00BE4F21" w:rsidRPr="00DE5088" w:rsidRDefault="00BE4F21" w:rsidP="0018245D">
            <w:pPr>
              <w:pStyle w:val="Heading16pt"/>
              <w:numPr>
                <w:ilvl w:val="0"/>
                <w:numId w:val="90"/>
              </w:numPr>
              <w:spacing w:after="120" w:line="276" w:lineRule="auto"/>
              <w:ind w:left="1016" w:hanging="425"/>
              <w:jc w:val="both"/>
              <w:rPr>
                <w:rFonts w:cs="Arial"/>
                <w:b w:val="0"/>
                <w:color w:val="000000" w:themeColor="text1"/>
                <w:sz w:val="20"/>
              </w:rPr>
            </w:pPr>
            <w:r w:rsidRPr="00DE5088">
              <w:rPr>
                <w:rFonts w:cs="Arial"/>
                <w:b w:val="0"/>
                <w:color w:val="000000" w:themeColor="text1"/>
                <w:sz w:val="20"/>
              </w:rPr>
              <w:t>DI расторгает настоящее Соглашение в соответствии с разделом 7.3(a)–(e); или</w:t>
            </w:r>
          </w:p>
        </w:tc>
        <w:tc>
          <w:tcPr>
            <w:tcW w:w="4678" w:type="dxa"/>
          </w:tcPr>
          <w:p w14:paraId="292669A5" w14:textId="5F371F6C" w:rsidR="00BE4F21" w:rsidRPr="00DE5088" w:rsidRDefault="00BE4F21" w:rsidP="0018245D">
            <w:pPr>
              <w:pStyle w:val="Heading16pt"/>
              <w:numPr>
                <w:ilvl w:val="0"/>
                <w:numId w:val="91"/>
              </w:numPr>
              <w:tabs>
                <w:tab w:val="left" w:pos="1681"/>
              </w:tabs>
              <w:spacing w:after="120" w:line="276" w:lineRule="auto"/>
              <w:ind w:left="1020" w:hanging="425"/>
              <w:jc w:val="both"/>
              <w:rPr>
                <w:rFonts w:cs="Arial"/>
                <w:b w:val="0"/>
                <w:color w:val="000000" w:themeColor="text1"/>
                <w:spacing w:val="-2"/>
                <w:sz w:val="20"/>
                <w:lang w:val="en-US"/>
              </w:rPr>
            </w:pPr>
            <w:r w:rsidRPr="00DE5088">
              <w:rPr>
                <w:rFonts w:cs="Arial"/>
                <w:b w:val="0"/>
                <w:color w:val="000000" w:themeColor="text1"/>
                <w:spacing w:val="-2"/>
                <w:sz w:val="20"/>
                <w:lang w:val="en-US"/>
              </w:rPr>
              <w:t>DI terminates this Agreement in accordance with Section 7.3 (a) - (e); or</w:t>
            </w:r>
            <w:r w:rsidRPr="00DE5088" w:rsidDel="00E8238B">
              <w:rPr>
                <w:rFonts w:cs="Arial"/>
                <w:b w:val="0"/>
                <w:color w:val="000000" w:themeColor="text1"/>
                <w:spacing w:val="-2"/>
                <w:sz w:val="20"/>
                <w:lang w:val="en-US"/>
              </w:rPr>
              <w:t xml:space="preserve"> </w:t>
            </w:r>
          </w:p>
        </w:tc>
      </w:tr>
      <w:tr w:rsidR="00BE4F21" w:rsidRPr="009D6216" w14:paraId="7A7FEB90" w14:textId="77777777" w:rsidTr="00D31197">
        <w:trPr>
          <w:jc w:val="center"/>
        </w:trPr>
        <w:tc>
          <w:tcPr>
            <w:tcW w:w="4678" w:type="dxa"/>
          </w:tcPr>
          <w:p w14:paraId="6827F919" w14:textId="71C48ED5" w:rsidR="00BE4F21" w:rsidRPr="00DE5088" w:rsidRDefault="00BE4F21" w:rsidP="0018245D">
            <w:pPr>
              <w:numPr>
                <w:ilvl w:val="0"/>
                <w:numId w:val="90"/>
              </w:numPr>
              <w:spacing w:line="276" w:lineRule="auto"/>
              <w:ind w:left="1016" w:hanging="425"/>
              <w:jc w:val="both"/>
              <w:rPr>
                <w:rFonts w:ascii="Arial" w:hAnsi="Arial" w:cs="Arial"/>
                <w:color w:val="000000" w:themeColor="text1"/>
              </w:rPr>
            </w:pPr>
            <w:r w:rsidRPr="00DE5088">
              <w:rPr>
                <w:rFonts w:ascii="Arial" w:hAnsi="Arial" w:cs="Arial"/>
                <w:color w:val="000000" w:themeColor="text1"/>
              </w:rPr>
              <w:t>DI расторгает настоящее Соглашение в соответствии с разделом 7.4 (</w:t>
            </w:r>
            <w:r w:rsidRPr="00DE5088">
              <w:rPr>
                <w:rFonts w:ascii="Arial" w:hAnsi="Arial" w:cs="Arial"/>
                <w:color w:val="000000" w:themeColor="text1"/>
                <w:lang w:val="en-US"/>
              </w:rPr>
              <w:t>a</w:t>
            </w:r>
            <w:r w:rsidRPr="00DE5088">
              <w:rPr>
                <w:rFonts w:ascii="Arial" w:hAnsi="Arial" w:cs="Arial"/>
                <w:color w:val="000000" w:themeColor="text1"/>
              </w:rPr>
              <w:t>) и (</w:t>
            </w:r>
            <w:r w:rsidRPr="00DE5088">
              <w:rPr>
                <w:rFonts w:ascii="Arial" w:hAnsi="Arial" w:cs="Arial"/>
                <w:color w:val="000000" w:themeColor="text1"/>
                <w:lang w:val="en-US"/>
              </w:rPr>
              <w:t>c</w:t>
            </w:r>
            <w:proofErr w:type="gramStart"/>
            <w:r w:rsidRPr="00DE5088">
              <w:rPr>
                <w:rFonts w:ascii="Arial" w:hAnsi="Arial" w:cs="Arial"/>
                <w:color w:val="000000" w:themeColor="text1"/>
              </w:rPr>
              <w:t>) ;</w:t>
            </w:r>
            <w:proofErr w:type="gramEnd"/>
            <w:r w:rsidRPr="00DE5088">
              <w:rPr>
                <w:rFonts w:ascii="Arial" w:hAnsi="Arial" w:cs="Arial"/>
                <w:color w:val="000000" w:themeColor="text1"/>
              </w:rPr>
              <w:t xml:space="preserve"> или</w:t>
            </w:r>
          </w:p>
        </w:tc>
        <w:tc>
          <w:tcPr>
            <w:tcW w:w="4678" w:type="dxa"/>
          </w:tcPr>
          <w:p w14:paraId="608C1EA1" w14:textId="7EE7B814" w:rsidR="00BE4F21" w:rsidRPr="00DE5088" w:rsidRDefault="00BE4F21" w:rsidP="0018245D">
            <w:pPr>
              <w:numPr>
                <w:ilvl w:val="0"/>
                <w:numId w:val="91"/>
              </w:numPr>
              <w:tabs>
                <w:tab w:val="left" w:pos="1681"/>
              </w:tabs>
              <w:spacing w:line="276" w:lineRule="auto"/>
              <w:ind w:left="1020" w:hanging="425"/>
              <w:jc w:val="both"/>
              <w:rPr>
                <w:rFonts w:ascii="Arial" w:hAnsi="Arial" w:cs="Arial"/>
                <w:color w:val="000000" w:themeColor="text1"/>
                <w:spacing w:val="-2"/>
                <w:lang w:val="en-US"/>
              </w:rPr>
            </w:pPr>
            <w:r w:rsidRPr="00DE5088">
              <w:rPr>
                <w:rFonts w:ascii="Arial" w:hAnsi="Arial" w:cs="Arial"/>
                <w:color w:val="000000" w:themeColor="text1"/>
                <w:spacing w:val="-2"/>
                <w:lang w:val="en-US"/>
              </w:rPr>
              <w:t>DI terminates this Agreement in accordance with Section 7.4 (a) and (c); or</w:t>
            </w:r>
          </w:p>
        </w:tc>
      </w:tr>
      <w:tr w:rsidR="00BE4F21" w:rsidRPr="009D6216" w14:paraId="11BDB4DB" w14:textId="77777777" w:rsidTr="00D31197">
        <w:trPr>
          <w:jc w:val="center"/>
        </w:trPr>
        <w:tc>
          <w:tcPr>
            <w:tcW w:w="4678" w:type="dxa"/>
          </w:tcPr>
          <w:p w14:paraId="35637C3C" w14:textId="4BB74597" w:rsidR="00BE4F21" w:rsidRPr="00DE5088" w:rsidRDefault="00BE4F21" w:rsidP="0018245D">
            <w:pPr>
              <w:numPr>
                <w:ilvl w:val="0"/>
                <w:numId w:val="90"/>
              </w:numPr>
              <w:spacing w:line="276" w:lineRule="auto"/>
              <w:ind w:left="1016" w:hanging="425"/>
              <w:jc w:val="both"/>
              <w:rPr>
                <w:rFonts w:ascii="Arial" w:hAnsi="Arial" w:cs="Arial"/>
                <w:color w:val="000000" w:themeColor="text1"/>
                <w:spacing w:val="-2"/>
              </w:rPr>
            </w:pPr>
            <w:r w:rsidRPr="00DE5088">
              <w:rPr>
                <w:rFonts w:ascii="Arial" w:hAnsi="Arial" w:cs="Arial"/>
                <w:color w:val="000000" w:themeColor="text1"/>
                <w:spacing w:val="-2"/>
              </w:rPr>
              <w:t>если настоящее Соглашение автоматически расторгается в соответствии с разделом 7.5 в связи с расторжением Соглашения об управлении отелем, при условии, что расторжение Соглашения об управлении отелем произошло не по вине DI</w:t>
            </w:r>
            <w:r w:rsidR="00DE5088" w:rsidRPr="00DE5088">
              <w:rPr>
                <w:rFonts w:ascii="Arial" w:hAnsi="Arial" w:cs="Arial"/>
                <w:color w:val="000000" w:themeColor="text1"/>
                <w:spacing w:val="-2"/>
              </w:rPr>
              <w:t>.</w:t>
            </w:r>
          </w:p>
        </w:tc>
        <w:tc>
          <w:tcPr>
            <w:tcW w:w="4678" w:type="dxa"/>
          </w:tcPr>
          <w:p w14:paraId="44A1E43C" w14:textId="2BCFA356" w:rsidR="00BE4F21" w:rsidRPr="00DE5088" w:rsidRDefault="00BE4F21" w:rsidP="0018245D">
            <w:pPr>
              <w:numPr>
                <w:ilvl w:val="0"/>
                <w:numId w:val="91"/>
              </w:numPr>
              <w:tabs>
                <w:tab w:val="left" w:pos="1681"/>
              </w:tabs>
              <w:spacing w:line="276" w:lineRule="auto"/>
              <w:ind w:left="1020" w:hanging="425"/>
              <w:jc w:val="both"/>
              <w:rPr>
                <w:rFonts w:ascii="Arial" w:hAnsi="Arial" w:cs="Arial"/>
                <w:color w:val="000000" w:themeColor="text1"/>
                <w:spacing w:val="-2"/>
                <w:lang w:val="en-US"/>
              </w:rPr>
            </w:pPr>
            <w:r w:rsidRPr="00DE5088">
              <w:rPr>
                <w:rFonts w:ascii="Arial" w:hAnsi="Arial" w:cs="Arial"/>
                <w:color w:val="000000" w:themeColor="text1"/>
                <w:spacing w:val="-2"/>
                <w:lang w:val="en-US"/>
              </w:rPr>
              <w:t>if this Agreement terminates automatically in accordance with Section 7.5 because of the termination of the Hotel Management Agreement, provided the termination of the Hotel Management Agreement was not the fault of DI.</w:t>
            </w:r>
          </w:p>
        </w:tc>
      </w:tr>
      <w:tr w:rsidR="00BE4F21" w:rsidRPr="009D6216" w14:paraId="645F5EBB" w14:textId="77777777" w:rsidTr="00D31197">
        <w:trPr>
          <w:jc w:val="center"/>
        </w:trPr>
        <w:tc>
          <w:tcPr>
            <w:tcW w:w="4678" w:type="dxa"/>
          </w:tcPr>
          <w:p w14:paraId="135E6889" w14:textId="2BC7CA12" w:rsidR="00BE4F21" w:rsidRPr="00710552" w:rsidRDefault="00BE4F21" w:rsidP="00DE5088">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Во избежание сомнений, в случае расторжения договора в соответствии с разделами 7.4(b)(</w:t>
            </w:r>
            <w:proofErr w:type="spellStart"/>
            <w:r w:rsidRPr="00710552">
              <w:rPr>
                <w:rFonts w:cs="Arial"/>
                <w:b w:val="0"/>
                <w:color w:val="000000" w:themeColor="text1"/>
                <w:spacing w:val="-2"/>
                <w:sz w:val="20"/>
              </w:rPr>
              <w:t>iii</w:t>
            </w:r>
            <w:proofErr w:type="spellEnd"/>
            <w:r w:rsidRPr="00710552">
              <w:rPr>
                <w:rFonts w:cs="Arial"/>
                <w:b w:val="0"/>
                <w:color w:val="000000" w:themeColor="text1"/>
                <w:spacing w:val="-2"/>
                <w:sz w:val="20"/>
              </w:rPr>
              <w:t>), (</w:t>
            </w:r>
            <w:proofErr w:type="spellStart"/>
            <w:r w:rsidRPr="00710552">
              <w:rPr>
                <w:rFonts w:cs="Arial"/>
                <w:b w:val="0"/>
                <w:color w:val="000000" w:themeColor="text1"/>
                <w:spacing w:val="-2"/>
                <w:sz w:val="20"/>
              </w:rPr>
              <w:t>iv</w:t>
            </w:r>
            <w:proofErr w:type="spellEnd"/>
            <w:r w:rsidRPr="00710552">
              <w:rPr>
                <w:rFonts w:cs="Arial"/>
                <w:b w:val="0"/>
                <w:color w:val="000000" w:themeColor="text1"/>
                <w:spacing w:val="-2"/>
                <w:sz w:val="20"/>
              </w:rPr>
              <w:t xml:space="preserve">) или (v), выплаты, указанные в пунктах (a) и (b) выше, должны осуществляться в соответствии с </w:t>
            </w:r>
            <w:del w:id="588" w:author="Arina Dovzhenko" w:date="2025-11-28T16:24:00Z" w16du:dateUtc="2025-11-28T13:24:00Z">
              <w:r w:rsidRPr="00710552" w:rsidDel="00C82FC1">
                <w:rPr>
                  <w:rFonts w:cs="Arial"/>
                  <w:b w:val="0"/>
                  <w:color w:val="000000" w:themeColor="text1"/>
                  <w:spacing w:val="-2"/>
                  <w:sz w:val="20"/>
                </w:rPr>
                <w:delText>п</w:delText>
              </w:r>
            </w:del>
            <w:ins w:id="589" w:author="Arina Dovzhenko" w:date="2025-11-28T16:24:00Z" w16du:dateUtc="2025-11-28T13:24:00Z">
              <w:r w:rsidR="00C82FC1">
                <w:rPr>
                  <w:rFonts w:cs="Arial"/>
                  <w:b w:val="0"/>
                  <w:color w:val="000000" w:themeColor="text1"/>
                  <w:spacing w:val="-2"/>
                  <w:sz w:val="20"/>
                </w:rPr>
                <w:t>П</w:t>
              </w:r>
            </w:ins>
            <w:r w:rsidRPr="00710552">
              <w:rPr>
                <w:rFonts w:cs="Arial"/>
                <w:b w:val="0"/>
                <w:color w:val="000000" w:themeColor="text1"/>
                <w:spacing w:val="-2"/>
                <w:sz w:val="20"/>
              </w:rPr>
              <w:t>рименимым законодательством, касающимся банкротства, неплатежеспособности или других аналогичных норм. разбирательство, в зависимости от обстоятельств.</w:t>
            </w:r>
          </w:p>
        </w:tc>
        <w:tc>
          <w:tcPr>
            <w:tcW w:w="4678" w:type="dxa"/>
          </w:tcPr>
          <w:p w14:paraId="27DD0040" w14:textId="571D5F8C" w:rsidR="00BE4F21" w:rsidRPr="00BE4F21" w:rsidRDefault="00BE4F21" w:rsidP="00DE5088">
            <w:pPr>
              <w:pStyle w:val="Heading16pt"/>
              <w:tabs>
                <w:tab w:val="left" w:pos="1445"/>
              </w:tabs>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 xml:space="preserve">For avoidance of doubt, in the event that the termination occurs under Section 7.4(b)(iii), (iv) or (v), the payments specified in (a) and (b) above shall be subject to and governed by the </w:t>
            </w:r>
            <w:del w:id="590" w:author="Arina Dovzhenko" w:date="2025-11-28T16:24:00Z" w16du:dateUtc="2025-11-28T13:24:00Z">
              <w:r w:rsidRPr="00710552" w:rsidDel="00C82FC1">
                <w:rPr>
                  <w:rFonts w:cs="Arial"/>
                  <w:b w:val="0"/>
                  <w:color w:val="000000" w:themeColor="text1"/>
                  <w:spacing w:val="-2"/>
                  <w:sz w:val="20"/>
                  <w:lang w:val="en-US"/>
                </w:rPr>
                <w:delText>a</w:delText>
              </w:r>
            </w:del>
            <w:ins w:id="591" w:author="Arina Dovzhenko" w:date="2025-11-28T16:24:00Z" w16du:dateUtc="2025-11-28T13:24:00Z">
              <w:r w:rsidR="00C82FC1">
                <w:rPr>
                  <w:rFonts w:cs="Arial"/>
                  <w:b w:val="0"/>
                  <w:color w:val="000000" w:themeColor="text1"/>
                  <w:spacing w:val="-2"/>
                  <w:sz w:val="20"/>
                  <w:lang w:val="en-US"/>
                </w:rPr>
                <w:t>A</w:t>
              </w:r>
            </w:ins>
            <w:r w:rsidRPr="00710552">
              <w:rPr>
                <w:rFonts w:cs="Arial"/>
                <w:b w:val="0"/>
                <w:color w:val="000000" w:themeColor="text1"/>
                <w:spacing w:val="-2"/>
                <w:sz w:val="20"/>
                <w:lang w:val="en-US"/>
              </w:rPr>
              <w:t xml:space="preserve">pplicable  </w:t>
            </w:r>
            <w:del w:id="592" w:author="Arina Dovzhenko" w:date="2025-11-28T16:24:00Z" w16du:dateUtc="2025-11-28T13:24:00Z">
              <w:r w:rsidRPr="00710552" w:rsidDel="00C82FC1">
                <w:rPr>
                  <w:rFonts w:cs="Arial"/>
                  <w:b w:val="0"/>
                  <w:color w:val="000000" w:themeColor="text1"/>
                  <w:spacing w:val="-2"/>
                  <w:sz w:val="20"/>
                  <w:lang w:val="en-US"/>
                </w:rPr>
                <w:delText>l</w:delText>
              </w:r>
            </w:del>
            <w:ins w:id="593" w:author="Arina Dovzhenko" w:date="2025-11-28T16:24:00Z" w16du:dateUtc="2025-11-28T13:24:00Z">
              <w:r w:rsidR="00C82FC1">
                <w:rPr>
                  <w:rFonts w:cs="Arial"/>
                  <w:b w:val="0"/>
                  <w:color w:val="000000" w:themeColor="text1"/>
                  <w:spacing w:val="-2"/>
                  <w:sz w:val="20"/>
                  <w:lang w:val="en-US"/>
                </w:rPr>
                <w:t>L</w:t>
              </w:r>
            </w:ins>
            <w:r w:rsidRPr="00710552">
              <w:rPr>
                <w:rFonts w:cs="Arial"/>
                <w:b w:val="0"/>
                <w:color w:val="000000" w:themeColor="text1"/>
                <w:spacing w:val="-2"/>
                <w:sz w:val="20"/>
                <w:lang w:val="en-US"/>
              </w:rPr>
              <w:t>aws relating to bankruptcy, insolvency or other similar proceedings, as the case may be.</w:t>
            </w:r>
          </w:p>
        </w:tc>
      </w:tr>
      <w:tr w:rsidR="00DE5088" w:rsidRPr="00DE5088" w14:paraId="0F981812" w14:textId="77777777" w:rsidTr="00D31197">
        <w:trPr>
          <w:jc w:val="center"/>
        </w:trPr>
        <w:tc>
          <w:tcPr>
            <w:tcW w:w="4678" w:type="dxa"/>
          </w:tcPr>
          <w:p w14:paraId="1BF07B6F" w14:textId="398F7EB6" w:rsidR="00DE5088" w:rsidRPr="00DE5088" w:rsidRDefault="00DE5088" w:rsidP="0018245D">
            <w:pPr>
              <w:pStyle w:val="a3"/>
              <w:numPr>
                <w:ilvl w:val="0"/>
                <w:numId w:val="82"/>
              </w:numPr>
              <w:spacing w:line="276" w:lineRule="auto"/>
              <w:ind w:left="591" w:hanging="591"/>
              <w:rPr>
                <w:rFonts w:ascii="Arial" w:hAnsi="Arial" w:cs="Arial"/>
                <w:color w:val="000000" w:themeColor="text1"/>
                <w:spacing w:val="-2"/>
                <w:u w:val="single"/>
              </w:rPr>
            </w:pPr>
            <w:r w:rsidRPr="00DE5088">
              <w:rPr>
                <w:rFonts w:ascii="Arial" w:hAnsi="Arial" w:cs="Arial"/>
                <w:color w:val="000000" w:themeColor="text1"/>
                <w:spacing w:val="-2"/>
                <w:u w:val="single"/>
              </w:rPr>
              <w:t>Оговорка о сохранении действия Договора</w:t>
            </w:r>
          </w:p>
        </w:tc>
        <w:tc>
          <w:tcPr>
            <w:tcW w:w="4678" w:type="dxa"/>
          </w:tcPr>
          <w:p w14:paraId="73BC0852" w14:textId="7D5BD173" w:rsidR="00DE5088" w:rsidRPr="00DE5088" w:rsidRDefault="00DE5088"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DE5088">
              <w:rPr>
                <w:rFonts w:ascii="Arial" w:hAnsi="Arial" w:cs="Arial"/>
                <w:color w:val="000000" w:themeColor="text1"/>
                <w:spacing w:val="-2"/>
                <w:sz w:val="20"/>
                <w:u w:val="single"/>
                <w:lang w:val="en-US"/>
              </w:rPr>
              <w:t>Survival Clauses</w:t>
            </w:r>
          </w:p>
        </w:tc>
      </w:tr>
      <w:tr w:rsidR="00710552" w:rsidRPr="009D6216" w14:paraId="63CEDCAD" w14:textId="77777777" w:rsidTr="00D31197">
        <w:trPr>
          <w:jc w:val="center"/>
        </w:trPr>
        <w:tc>
          <w:tcPr>
            <w:tcW w:w="4678" w:type="dxa"/>
          </w:tcPr>
          <w:p w14:paraId="7AAF190C" w14:textId="666911F8" w:rsidR="00D31197" w:rsidRPr="00710552" w:rsidRDefault="00D31197" w:rsidP="00B50E37">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Разделы 4.2.4, 8, 9, 11, 12, 13, 15.4, 15.5 и 15.9 остаются в силе после истечения срока действия или прекращения действия настоящего Соглашения.</w:t>
            </w:r>
          </w:p>
        </w:tc>
        <w:tc>
          <w:tcPr>
            <w:tcW w:w="4678" w:type="dxa"/>
          </w:tcPr>
          <w:p w14:paraId="60CE6DAA" w14:textId="77777777" w:rsidR="00D31197" w:rsidRPr="00710552" w:rsidRDefault="00D31197" w:rsidP="00B50E37">
            <w:pPr>
              <w:pStyle w:val="Heading16pt"/>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Sections 4.2.4, 8, 9, 11, 12, 13, 15.4, 15.5 and 15.9 shall survive expiration or termination of this Agreement.</w:t>
            </w:r>
          </w:p>
        </w:tc>
      </w:tr>
      <w:tr w:rsidR="00B50E37" w:rsidRPr="00710552" w14:paraId="43353ABF" w14:textId="77777777" w:rsidTr="00D31197">
        <w:trPr>
          <w:jc w:val="center"/>
        </w:trPr>
        <w:tc>
          <w:tcPr>
            <w:tcW w:w="4678" w:type="dxa"/>
          </w:tcPr>
          <w:p w14:paraId="7E859B23" w14:textId="4455EFC0" w:rsidR="00B50E37" w:rsidRPr="00B50E37" w:rsidRDefault="00B50E37" w:rsidP="0018245D">
            <w:pPr>
              <w:numPr>
                <w:ilvl w:val="0"/>
                <w:numId w:val="47"/>
              </w:numPr>
              <w:spacing w:line="276" w:lineRule="auto"/>
              <w:ind w:left="591" w:hanging="591"/>
              <w:rPr>
                <w:rFonts w:ascii="Arial" w:hAnsi="Arial" w:cs="Arial"/>
                <w:b/>
                <w:color w:val="000000" w:themeColor="text1"/>
                <w:spacing w:val="-2"/>
              </w:rPr>
            </w:pPr>
            <w:r w:rsidRPr="00B50E37">
              <w:rPr>
                <w:rFonts w:ascii="Arial" w:hAnsi="Arial" w:cs="Arial"/>
                <w:b/>
                <w:color w:val="000000" w:themeColor="text1"/>
                <w:spacing w:val="-2"/>
              </w:rPr>
              <w:t>Компенсация</w:t>
            </w:r>
          </w:p>
        </w:tc>
        <w:tc>
          <w:tcPr>
            <w:tcW w:w="4678" w:type="dxa"/>
          </w:tcPr>
          <w:p w14:paraId="669D7F9B" w14:textId="15FB0247" w:rsidR="00B50E37" w:rsidRPr="00B50E37" w:rsidRDefault="00B50E37"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594" w:name="_Ref63746975"/>
            <w:r w:rsidRPr="00B50E37">
              <w:rPr>
                <w:rFonts w:ascii="Arial" w:hAnsi="Arial" w:cs="Arial"/>
                <w:b/>
                <w:color w:val="000000" w:themeColor="text1"/>
                <w:sz w:val="20"/>
                <w:lang w:val="en-US"/>
              </w:rPr>
              <w:t>Indemnities</w:t>
            </w:r>
            <w:bookmarkEnd w:id="594"/>
          </w:p>
        </w:tc>
      </w:tr>
      <w:tr w:rsidR="00710552" w:rsidRPr="00710552" w14:paraId="503EA337" w14:textId="77777777" w:rsidTr="00D31197">
        <w:trPr>
          <w:jc w:val="center"/>
        </w:trPr>
        <w:tc>
          <w:tcPr>
            <w:tcW w:w="4678" w:type="dxa"/>
          </w:tcPr>
          <w:p w14:paraId="2BA8317D" w14:textId="7891B710" w:rsidR="00D31197" w:rsidRPr="00710552" w:rsidRDefault="00D31197" w:rsidP="0018245D">
            <w:pPr>
              <w:pStyle w:val="Heading16pt"/>
              <w:numPr>
                <w:ilvl w:val="0"/>
                <w:numId w:val="92"/>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Возмещение DI</w:t>
            </w:r>
          </w:p>
        </w:tc>
        <w:tc>
          <w:tcPr>
            <w:tcW w:w="4678" w:type="dxa"/>
          </w:tcPr>
          <w:p w14:paraId="05AFABAE" w14:textId="0B43E55C" w:rsidR="00D31197" w:rsidRPr="00B50E37" w:rsidRDefault="00D31197" w:rsidP="0018245D">
            <w:pPr>
              <w:pStyle w:val="Heading16pt"/>
              <w:numPr>
                <w:ilvl w:val="0"/>
                <w:numId w:val="93"/>
              </w:numPr>
              <w:spacing w:after="120" w:line="276" w:lineRule="auto"/>
              <w:ind w:left="595" w:hanging="595"/>
              <w:jc w:val="both"/>
              <w:rPr>
                <w:rFonts w:cs="Arial"/>
                <w:b w:val="0"/>
                <w:caps/>
                <w:color w:val="000000" w:themeColor="text1"/>
                <w:spacing w:val="-2"/>
                <w:sz w:val="20"/>
                <w:u w:val="single"/>
              </w:rPr>
            </w:pPr>
            <w:proofErr w:type="spellStart"/>
            <w:r w:rsidRPr="00710552">
              <w:rPr>
                <w:rFonts w:cs="Arial"/>
                <w:b w:val="0"/>
                <w:color w:val="000000" w:themeColor="text1"/>
                <w:spacing w:val="-2"/>
                <w:sz w:val="20"/>
                <w:u w:val="single"/>
              </w:rPr>
              <w:t>DI’s</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Indemnities</w:t>
            </w:r>
            <w:proofErr w:type="spellEnd"/>
            <w:r w:rsidRPr="00710552">
              <w:rPr>
                <w:rFonts w:cs="Arial"/>
                <w:b w:val="0"/>
                <w:color w:val="000000" w:themeColor="text1"/>
                <w:spacing w:val="-2"/>
                <w:sz w:val="20"/>
                <w:u w:val="single"/>
              </w:rPr>
              <w:t xml:space="preserve"> </w:t>
            </w:r>
          </w:p>
        </w:tc>
      </w:tr>
      <w:tr w:rsidR="00B50E37" w:rsidRPr="009D6216" w14:paraId="062F2061" w14:textId="77777777" w:rsidTr="00D31197">
        <w:trPr>
          <w:jc w:val="center"/>
        </w:trPr>
        <w:tc>
          <w:tcPr>
            <w:tcW w:w="4678" w:type="dxa"/>
          </w:tcPr>
          <w:p w14:paraId="0E1E7F69" w14:textId="489D08E7" w:rsidR="00B50E37" w:rsidRPr="00710552" w:rsidRDefault="00B50E37" w:rsidP="00B50E3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Компания DI обязуется возместить и возмещать убытки,  ограждать </w:t>
            </w:r>
            <w:proofErr w:type="spellStart"/>
            <w:r w:rsidRPr="00710552">
              <w:rPr>
                <w:rFonts w:cs="Arial"/>
                <w:b w:val="0"/>
                <w:color w:val="000000" w:themeColor="text1"/>
                <w:sz w:val="20"/>
              </w:rPr>
              <w:t>Владелец</w:t>
            </w:r>
            <w:r w:rsidRPr="00710552">
              <w:rPr>
                <w:rFonts w:cs="Arial"/>
                <w:b w:val="0"/>
                <w:color w:val="000000" w:themeColor="text1"/>
                <w:spacing w:val="-2"/>
                <w:sz w:val="20"/>
              </w:rPr>
              <w:t>а</w:t>
            </w:r>
            <w:proofErr w:type="spellEnd"/>
            <w:r w:rsidRPr="00710552">
              <w:rPr>
                <w:rFonts w:cs="Arial"/>
                <w:b w:val="0"/>
                <w:color w:val="000000" w:themeColor="text1"/>
                <w:spacing w:val="-2"/>
                <w:sz w:val="20"/>
              </w:rPr>
              <w:t xml:space="preserve"> и его Аффилированных лиц, директоров, должностных лиц, агентов и сотрудников </w:t>
            </w:r>
            <w:r w:rsidRPr="00710552">
              <w:rPr>
                <w:rFonts w:cs="Arial"/>
                <w:color w:val="000000" w:themeColor="text1"/>
                <w:spacing w:val="-2"/>
                <w:sz w:val="20"/>
              </w:rPr>
              <w:t xml:space="preserve">(«Стороны </w:t>
            </w:r>
            <w:proofErr w:type="spellStart"/>
            <w:r w:rsidRPr="00710552">
              <w:rPr>
                <w:rFonts w:cs="Arial"/>
                <w:b w:val="0"/>
                <w:color w:val="000000" w:themeColor="text1"/>
                <w:sz w:val="20"/>
              </w:rPr>
              <w:t>Владелец</w:t>
            </w:r>
            <w:r w:rsidRPr="00710552">
              <w:rPr>
                <w:rFonts w:cs="Arial"/>
                <w:color w:val="000000" w:themeColor="text1"/>
                <w:spacing w:val="-2"/>
                <w:sz w:val="20"/>
              </w:rPr>
              <w:t>а</w:t>
            </w:r>
            <w:proofErr w:type="spellEnd"/>
            <w:r w:rsidRPr="00710552">
              <w:rPr>
                <w:rFonts w:cs="Arial"/>
                <w:color w:val="000000" w:themeColor="text1"/>
                <w:spacing w:val="-2"/>
                <w:sz w:val="20"/>
              </w:rPr>
              <w:t>»</w:t>
            </w:r>
            <w:r w:rsidRPr="00710552">
              <w:rPr>
                <w:rFonts w:cs="Arial"/>
                <w:b w:val="0"/>
                <w:color w:val="000000" w:themeColor="text1"/>
                <w:spacing w:val="-2"/>
                <w:sz w:val="20"/>
              </w:rPr>
              <w:t xml:space="preserve">) от любой </w:t>
            </w:r>
            <w:r w:rsidRPr="00710552">
              <w:rPr>
                <w:rFonts w:cs="Arial"/>
                <w:b w:val="0"/>
                <w:color w:val="000000" w:themeColor="text1"/>
                <w:spacing w:val="-2"/>
                <w:sz w:val="20"/>
              </w:rPr>
              <w:lastRenderedPageBreak/>
              <w:t xml:space="preserve">ответственности, убытков, ущерба, издержек и расходов (включая, помимо прочего, разумные гонорары адвокатов) </w:t>
            </w:r>
            <w:r w:rsidRPr="00710552">
              <w:rPr>
                <w:rFonts w:cs="Arial"/>
                <w:color w:val="000000" w:themeColor="text1"/>
                <w:spacing w:val="-2"/>
                <w:sz w:val="20"/>
              </w:rPr>
              <w:t>(«Обязательства»</w:t>
            </w:r>
            <w:r w:rsidRPr="00710552">
              <w:rPr>
                <w:rFonts w:cs="Arial"/>
                <w:b w:val="0"/>
                <w:color w:val="000000" w:themeColor="text1"/>
                <w:spacing w:val="-2"/>
                <w:sz w:val="20"/>
              </w:rPr>
              <w:t>), понесенные в связи с предоставлением любой Технической и проектной поддержки по настоящему Соглашению, только в случае, если такие Обязательства вызваны грубой небрежностью или умышленными неправомерными действиями DI.</w:t>
            </w:r>
          </w:p>
        </w:tc>
        <w:tc>
          <w:tcPr>
            <w:tcW w:w="4678" w:type="dxa"/>
          </w:tcPr>
          <w:p w14:paraId="430A88CE" w14:textId="381E04AB" w:rsidR="00B50E37" w:rsidRPr="00B50E37" w:rsidRDefault="00B50E37" w:rsidP="00B50E37">
            <w:pPr>
              <w:pStyle w:val="Heading16pt"/>
              <w:spacing w:after="120" w:line="276" w:lineRule="auto"/>
              <w:ind w:left="595"/>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DI </w:t>
            </w:r>
            <w:r w:rsidRPr="00710552">
              <w:rPr>
                <w:rFonts w:cs="Arial"/>
                <w:b w:val="0"/>
                <w:color w:val="000000" w:themeColor="text1"/>
                <w:sz w:val="20"/>
                <w:lang w:val="en-US"/>
              </w:rPr>
              <w:t>shall indemnify, keep indemnified and hold harmless the Owner and its Affiliates, directors, officers, agents and employees (“</w:t>
            </w:r>
            <w:r w:rsidRPr="00710552">
              <w:rPr>
                <w:rFonts w:cs="Arial"/>
                <w:color w:val="000000" w:themeColor="text1"/>
                <w:sz w:val="20"/>
                <w:lang w:val="en-US"/>
              </w:rPr>
              <w:t>Owner’s Parties</w:t>
            </w:r>
            <w:r w:rsidRPr="00710552">
              <w:rPr>
                <w:rFonts w:cs="Arial"/>
                <w:b w:val="0"/>
                <w:color w:val="000000" w:themeColor="text1"/>
                <w:sz w:val="20"/>
                <w:lang w:val="en-US"/>
              </w:rPr>
              <w:t xml:space="preserve">”) from and against any and all liability, loss, damages, costs and </w:t>
            </w:r>
            <w:r w:rsidRPr="00710552">
              <w:rPr>
                <w:rFonts w:cs="Arial"/>
                <w:b w:val="0"/>
                <w:color w:val="000000" w:themeColor="text1"/>
                <w:sz w:val="20"/>
                <w:lang w:val="en-US"/>
              </w:rPr>
              <w:lastRenderedPageBreak/>
              <w:t>expenses (including, without limitation, reasonable attorneys’ fees) (“</w:t>
            </w:r>
            <w:r w:rsidRPr="00710552">
              <w:rPr>
                <w:rFonts w:cs="Arial"/>
                <w:color w:val="000000" w:themeColor="text1"/>
                <w:sz w:val="20"/>
                <w:lang w:val="en-US"/>
              </w:rPr>
              <w:t>Liabilities</w:t>
            </w:r>
            <w:r w:rsidRPr="00710552">
              <w:rPr>
                <w:rFonts w:cs="Arial"/>
                <w:b w:val="0"/>
                <w:color w:val="000000" w:themeColor="text1"/>
                <w:sz w:val="20"/>
                <w:lang w:val="en-US"/>
              </w:rPr>
              <w:t>”)</w:t>
            </w:r>
            <w:r w:rsidRPr="00710552">
              <w:rPr>
                <w:rFonts w:cs="Arial"/>
                <w:color w:val="000000" w:themeColor="text1"/>
                <w:sz w:val="20"/>
                <w:lang w:val="en-US"/>
              </w:rPr>
              <w:t xml:space="preserve"> </w:t>
            </w:r>
            <w:r w:rsidRPr="00710552">
              <w:rPr>
                <w:rFonts w:cs="Arial"/>
                <w:b w:val="0"/>
                <w:color w:val="000000" w:themeColor="text1"/>
                <w:spacing w:val="-2"/>
                <w:sz w:val="20"/>
                <w:lang w:val="en-US"/>
              </w:rPr>
              <w:t xml:space="preserve">incurred in connection with the provision of any of the Technical and Design Support hereunder, </w:t>
            </w:r>
            <w:r w:rsidRPr="00710552">
              <w:rPr>
                <w:rFonts w:cs="Arial"/>
                <w:b w:val="0"/>
                <w:color w:val="000000" w:themeColor="text1"/>
                <w:sz w:val="20"/>
                <w:lang w:val="en-US"/>
              </w:rPr>
              <w:t xml:space="preserve">only insofar as such Liabilities are caused by gross negligence or </w:t>
            </w:r>
            <w:proofErr w:type="spellStart"/>
            <w:r w:rsidRPr="00710552">
              <w:rPr>
                <w:rFonts w:cs="Arial"/>
                <w:b w:val="0"/>
                <w:color w:val="000000" w:themeColor="text1"/>
                <w:sz w:val="20"/>
                <w:lang w:val="en-US"/>
              </w:rPr>
              <w:t>wilful</w:t>
            </w:r>
            <w:proofErr w:type="spellEnd"/>
            <w:r w:rsidRPr="00710552">
              <w:rPr>
                <w:rFonts w:cs="Arial"/>
                <w:b w:val="0"/>
                <w:color w:val="000000" w:themeColor="text1"/>
                <w:sz w:val="20"/>
                <w:lang w:val="en-US"/>
              </w:rPr>
              <w:t xml:space="preserve"> misconduct of </w:t>
            </w:r>
            <w:r w:rsidRPr="00710552">
              <w:rPr>
                <w:rFonts w:cs="Arial"/>
                <w:b w:val="0"/>
                <w:color w:val="000000" w:themeColor="text1"/>
                <w:spacing w:val="-2"/>
                <w:sz w:val="20"/>
                <w:lang w:val="en-US"/>
              </w:rPr>
              <w:t>DI</w:t>
            </w:r>
            <w:r w:rsidRPr="00B50E37">
              <w:rPr>
                <w:rFonts w:cs="Arial"/>
                <w:b w:val="0"/>
                <w:color w:val="000000" w:themeColor="text1"/>
                <w:spacing w:val="-2"/>
                <w:sz w:val="20"/>
                <w:lang w:val="en-US"/>
              </w:rPr>
              <w:t>.</w:t>
            </w:r>
          </w:p>
        </w:tc>
      </w:tr>
      <w:tr w:rsidR="00710552" w:rsidRPr="00710552" w14:paraId="6E637B42" w14:textId="77777777" w:rsidTr="00D31197">
        <w:trPr>
          <w:jc w:val="center"/>
        </w:trPr>
        <w:tc>
          <w:tcPr>
            <w:tcW w:w="4678" w:type="dxa"/>
          </w:tcPr>
          <w:p w14:paraId="730ADD50" w14:textId="3D0F0E7F" w:rsidR="00D31197" w:rsidRPr="00B50E37"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B50E37">
              <w:rPr>
                <w:rFonts w:ascii="Arial" w:hAnsi="Arial" w:cs="Arial"/>
                <w:color w:val="000000" w:themeColor="text1"/>
                <w:spacing w:val="-2"/>
                <w:u w:val="single"/>
              </w:rPr>
              <w:lastRenderedPageBreak/>
              <w:t>Возмещение Владельца</w:t>
            </w:r>
          </w:p>
        </w:tc>
        <w:tc>
          <w:tcPr>
            <w:tcW w:w="4678" w:type="dxa"/>
          </w:tcPr>
          <w:p w14:paraId="2EDFF7A3" w14:textId="783874D3" w:rsidR="00D31197" w:rsidRPr="00B50E37" w:rsidRDefault="00D31197" w:rsidP="0018245D">
            <w:pPr>
              <w:numPr>
                <w:ilvl w:val="0"/>
                <w:numId w:val="93"/>
              </w:numPr>
              <w:spacing w:line="276" w:lineRule="auto"/>
              <w:ind w:left="595" w:hanging="595"/>
              <w:jc w:val="both"/>
              <w:rPr>
                <w:rFonts w:ascii="Arial" w:hAnsi="Arial" w:cs="Arial"/>
                <w:color w:val="000000" w:themeColor="text1"/>
                <w:spacing w:val="-2"/>
                <w:u w:val="single"/>
              </w:rPr>
            </w:pPr>
            <w:proofErr w:type="spellStart"/>
            <w:r w:rsidRPr="00B50E37">
              <w:rPr>
                <w:rFonts w:ascii="Arial" w:hAnsi="Arial" w:cs="Arial"/>
                <w:color w:val="000000" w:themeColor="text1"/>
                <w:spacing w:val="-2"/>
                <w:u w:val="single"/>
              </w:rPr>
              <w:t>Owner’s</w:t>
            </w:r>
            <w:proofErr w:type="spellEnd"/>
            <w:r w:rsidRPr="00B50E37">
              <w:rPr>
                <w:rFonts w:ascii="Arial" w:hAnsi="Arial" w:cs="Arial"/>
                <w:color w:val="000000" w:themeColor="text1"/>
                <w:spacing w:val="-2"/>
                <w:u w:val="single"/>
              </w:rPr>
              <w:t xml:space="preserve"> </w:t>
            </w:r>
            <w:proofErr w:type="spellStart"/>
            <w:r w:rsidRPr="00B50E37">
              <w:rPr>
                <w:rFonts w:ascii="Arial" w:hAnsi="Arial" w:cs="Arial"/>
                <w:color w:val="000000" w:themeColor="text1"/>
                <w:spacing w:val="-2"/>
                <w:u w:val="single"/>
              </w:rPr>
              <w:t>Indemnities</w:t>
            </w:r>
            <w:proofErr w:type="spellEnd"/>
          </w:p>
        </w:tc>
      </w:tr>
      <w:tr w:rsidR="00B50E37" w:rsidRPr="009D6216" w14:paraId="1246B98E" w14:textId="77777777" w:rsidTr="00D31197">
        <w:trPr>
          <w:jc w:val="center"/>
        </w:trPr>
        <w:tc>
          <w:tcPr>
            <w:tcW w:w="4678" w:type="dxa"/>
          </w:tcPr>
          <w:p w14:paraId="402A11CD" w14:textId="6BD90590" w:rsidR="00B50E37" w:rsidRPr="00710552" w:rsidRDefault="00B50E37" w:rsidP="00B50E3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Владелец обязуется возместить ущерб, обезопасить и оградить компанию DI и ее Аффилированные лица, директоров, должностных лиц, агентов и сотрудников, включая персонал DI, от следующих Обязательств, возникши</w:t>
            </w:r>
            <w:r>
              <w:rPr>
                <w:rFonts w:cs="Arial"/>
                <w:b w:val="0"/>
                <w:color w:val="000000" w:themeColor="text1"/>
                <w:spacing w:val="-2"/>
                <w:sz w:val="20"/>
              </w:rPr>
              <w:t>х с даты настоящего Соглашения:</w:t>
            </w:r>
          </w:p>
        </w:tc>
        <w:tc>
          <w:tcPr>
            <w:tcW w:w="4678" w:type="dxa"/>
          </w:tcPr>
          <w:p w14:paraId="28F9CD53" w14:textId="1D1301E0" w:rsidR="00B50E37" w:rsidRPr="00B50E37" w:rsidRDefault="00B50E37" w:rsidP="00B50E37">
            <w:pPr>
              <w:tabs>
                <w:tab w:val="left" w:pos="597"/>
              </w:tabs>
              <w:spacing w:line="276" w:lineRule="auto"/>
              <w:ind w:left="597"/>
              <w:jc w:val="both"/>
              <w:rPr>
                <w:rFonts w:ascii="Arial" w:hAnsi="Arial" w:cs="Arial"/>
                <w:color w:val="000000" w:themeColor="text1"/>
                <w:lang w:val="en-US"/>
              </w:rPr>
            </w:pPr>
            <w:r w:rsidRPr="00710552">
              <w:rPr>
                <w:rFonts w:ascii="Arial" w:hAnsi="Arial" w:cs="Arial"/>
                <w:color w:val="000000" w:themeColor="text1"/>
                <w:lang w:val="en-US"/>
              </w:rPr>
              <w:t xml:space="preserve">The Owner shall indemnify, keep indemnified and hold harmless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and its Affiliates, directors, officers, agents and employees including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Personnel from and against Liabilities accruing as f</w:t>
            </w:r>
            <w:r>
              <w:rPr>
                <w:rFonts w:ascii="Arial" w:hAnsi="Arial" w:cs="Arial"/>
                <w:color w:val="000000" w:themeColor="text1"/>
                <w:lang w:val="en-US"/>
              </w:rPr>
              <w:t>rom the date of this Agreement:</w:t>
            </w:r>
          </w:p>
        </w:tc>
      </w:tr>
      <w:tr w:rsidR="00B50E37" w:rsidRPr="009D6216" w14:paraId="69775E8E" w14:textId="77777777" w:rsidTr="00D31197">
        <w:trPr>
          <w:jc w:val="center"/>
        </w:trPr>
        <w:tc>
          <w:tcPr>
            <w:tcW w:w="4678" w:type="dxa"/>
          </w:tcPr>
          <w:p w14:paraId="36883FD0" w14:textId="4ABEA865" w:rsidR="00B50E37" w:rsidRPr="00442B1B" w:rsidRDefault="00B50E37" w:rsidP="0018245D">
            <w:pPr>
              <w:pStyle w:val="Heading16pt"/>
              <w:numPr>
                <w:ilvl w:val="0"/>
                <w:numId w:val="94"/>
              </w:numPr>
              <w:spacing w:after="120" w:line="276" w:lineRule="auto"/>
              <w:ind w:left="1016" w:hanging="425"/>
              <w:jc w:val="both"/>
              <w:rPr>
                <w:rFonts w:cs="Arial"/>
                <w:b w:val="0"/>
                <w:color w:val="000000" w:themeColor="text1"/>
                <w:spacing w:val="-2"/>
                <w:sz w:val="20"/>
              </w:rPr>
            </w:pPr>
            <w:r w:rsidRPr="00442B1B">
              <w:rPr>
                <w:rFonts w:cs="Arial"/>
                <w:b w:val="0"/>
                <w:color w:val="000000" w:themeColor="text1"/>
                <w:spacing w:val="-2"/>
                <w:sz w:val="20"/>
              </w:rPr>
              <w:t>возникшие или понесенные в связи с владением, строительством и реконструкцией Отеля;</w:t>
            </w:r>
          </w:p>
        </w:tc>
        <w:tc>
          <w:tcPr>
            <w:tcW w:w="4678" w:type="dxa"/>
          </w:tcPr>
          <w:p w14:paraId="2404DBF7" w14:textId="385A6A21"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arising out of or incurred in connection with the ownership, construction and renovation of the Hotel;</w:t>
            </w:r>
          </w:p>
        </w:tc>
      </w:tr>
      <w:tr w:rsidR="00B50E37" w:rsidRPr="009D6216" w14:paraId="64752D4F" w14:textId="77777777" w:rsidTr="00D31197">
        <w:trPr>
          <w:jc w:val="center"/>
        </w:trPr>
        <w:tc>
          <w:tcPr>
            <w:tcW w:w="4678" w:type="dxa"/>
          </w:tcPr>
          <w:p w14:paraId="1C7A1B55" w14:textId="3F02C2CC" w:rsidR="00B50E37" w:rsidRPr="00442B1B" w:rsidRDefault="00B50E37" w:rsidP="0018245D">
            <w:pPr>
              <w:numPr>
                <w:ilvl w:val="0"/>
                <w:numId w:val="94"/>
              </w:numPr>
              <w:spacing w:line="276" w:lineRule="auto"/>
              <w:ind w:left="1016" w:hanging="425"/>
              <w:jc w:val="both"/>
              <w:rPr>
                <w:rFonts w:ascii="Arial" w:hAnsi="Arial" w:cs="Arial"/>
                <w:color w:val="000000" w:themeColor="text1"/>
                <w:spacing w:val="-2"/>
              </w:rPr>
            </w:pPr>
            <w:r w:rsidRPr="00442B1B">
              <w:rPr>
                <w:rFonts w:ascii="Arial" w:hAnsi="Arial" w:cs="Arial"/>
                <w:color w:val="000000" w:themeColor="text1"/>
                <w:spacing w:val="-2"/>
              </w:rPr>
              <w:t xml:space="preserve">любое существенное </w:t>
            </w:r>
            <w:proofErr w:type="gramStart"/>
            <w:r w:rsidRPr="00442B1B">
              <w:rPr>
                <w:rFonts w:ascii="Arial" w:hAnsi="Arial" w:cs="Arial"/>
                <w:color w:val="000000" w:themeColor="text1"/>
                <w:spacing w:val="-2"/>
              </w:rPr>
              <w:t xml:space="preserve">нарушение </w:t>
            </w:r>
            <w:r w:rsidRPr="00442B1B">
              <w:rPr>
                <w:rFonts w:ascii="Arial" w:hAnsi="Arial" w:cs="Arial"/>
                <w:color w:val="000000" w:themeColor="text1"/>
              </w:rPr>
              <w:t>Владел</w:t>
            </w:r>
            <w:proofErr w:type="gramEnd"/>
            <w:del w:id="595" w:author="Arina Dovzhenko" w:date="2025-11-28T17:00:00Z" w16du:dateUtc="2025-11-28T14:00:00Z">
              <w:r w:rsidRPr="00442B1B" w:rsidDel="00A65109">
                <w:rPr>
                  <w:rFonts w:ascii="Arial" w:hAnsi="Arial" w:cs="Arial"/>
                  <w:color w:val="000000" w:themeColor="text1"/>
                </w:rPr>
                <w:delText>е</w:delText>
              </w:r>
            </w:del>
            <w:ins w:id="596" w:author="Arina Dovzhenko" w:date="2025-11-28T17:00:00Z" w16du:dateUtc="2025-11-28T14:00:00Z">
              <w:r w:rsidR="00A65109">
                <w:rPr>
                  <w:rFonts w:ascii="Arial" w:hAnsi="Arial" w:cs="Arial"/>
                  <w:color w:val="000000" w:themeColor="text1"/>
                </w:rPr>
                <w:t>ь</w:t>
              </w:r>
            </w:ins>
            <w:r w:rsidRPr="00442B1B">
              <w:rPr>
                <w:rFonts w:ascii="Arial" w:hAnsi="Arial" w:cs="Arial"/>
                <w:color w:val="000000" w:themeColor="text1"/>
              </w:rPr>
              <w:t>ц</w:t>
            </w:r>
            <w:del w:id="597" w:author="Arina Dovzhenko" w:date="2025-11-28T17:00:00Z" w16du:dateUtc="2025-11-28T14:00:00Z">
              <w:r w:rsidRPr="00442B1B" w:rsidDel="00A65109">
                <w:rPr>
                  <w:rFonts w:ascii="Arial" w:hAnsi="Arial" w:cs="Arial"/>
                  <w:color w:val="000000" w:themeColor="text1"/>
                </w:rPr>
                <w:delText>о</w:delText>
              </w:r>
            </w:del>
            <w:ins w:id="598" w:author="Arina Dovzhenko" w:date="2025-11-28T17:00:00Z" w16du:dateUtc="2025-11-28T14:00:00Z">
              <w:r w:rsidR="00A65109">
                <w:rPr>
                  <w:rFonts w:ascii="Arial" w:hAnsi="Arial" w:cs="Arial"/>
                  <w:color w:val="000000" w:themeColor="text1"/>
                </w:rPr>
                <w:t>е</w:t>
              </w:r>
            </w:ins>
            <w:r w:rsidRPr="00442B1B">
              <w:rPr>
                <w:rFonts w:ascii="Arial" w:hAnsi="Arial" w:cs="Arial"/>
                <w:color w:val="000000" w:themeColor="text1"/>
              </w:rPr>
              <w:t xml:space="preserve">м </w:t>
            </w:r>
            <w:r w:rsidRPr="00442B1B">
              <w:rPr>
                <w:rFonts w:ascii="Arial" w:hAnsi="Arial" w:cs="Arial"/>
                <w:color w:val="000000" w:themeColor="text1"/>
                <w:spacing w:val="-2"/>
              </w:rPr>
              <w:t>любого из своих обязательств по настоящему Соглашению; или</w:t>
            </w:r>
          </w:p>
        </w:tc>
        <w:tc>
          <w:tcPr>
            <w:tcW w:w="4678" w:type="dxa"/>
          </w:tcPr>
          <w:p w14:paraId="137757EF" w14:textId="4170B773"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any material breach by the Owner of any of its obligations under this Agreement; or</w:t>
            </w:r>
          </w:p>
        </w:tc>
      </w:tr>
      <w:tr w:rsidR="00B50E37" w:rsidRPr="009D6216" w14:paraId="5D0A5B79" w14:textId="77777777" w:rsidTr="00D31197">
        <w:trPr>
          <w:jc w:val="center"/>
        </w:trPr>
        <w:tc>
          <w:tcPr>
            <w:tcW w:w="4678" w:type="dxa"/>
          </w:tcPr>
          <w:p w14:paraId="7626DA81" w14:textId="3BFE911B" w:rsidR="00B50E37" w:rsidRPr="00442B1B" w:rsidRDefault="00B50E37" w:rsidP="0018245D">
            <w:pPr>
              <w:numPr>
                <w:ilvl w:val="0"/>
                <w:numId w:val="94"/>
              </w:numPr>
              <w:spacing w:line="276" w:lineRule="auto"/>
              <w:ind w:left="1016" w:hanging="425"/>
              <w:jc w:val="both"/>
              <w:rPr>
                <w:rFonts w:ascii="Arial" w:hAnsi="Arial" w:cs="Arial"/>
                <w:color w:val="000000" w:themeColor="text1"/>
                <w:spacing w:val="-2"/>
              </w:rPr>
            </w:pPr>
            <w:r w:rsidRPr="00442B1B">
              <w:rPr>
                <w:rFonts w:ascii="Arial" w:hAnsi="Arial" w:cs="Arial"/>
                <w:color w:val="000000" w:themeColor="text1"/>
                <w:spacing w:val="-2"/>
              </w:rPr>
              <w:t xml:space="preserve">любые Претензии, которые возникают в результате умышленных неправомерных действий или грубой небрежности </w:t>
            </w:r>
            <w:r w:rsidR="00442B1B">
              <w:rPr>
                <w:rFonts w:ascii="Arial" w:hAnsi="Arial" w:cs="Arial"/>
                <w:color w:val="000000" w:themeColor="text1"/>
              </w:rPr>
              <w:t>Владель</w:t>
            </w:r>
            <w:r w:rsidRPr="00442B1B">
              <w:rPr>
                <w:rFonts w:ascii="Arial" w:hAnsi="Arial" w:cs="Arial"/>
                <w:color w:val="000000" w:themeColor="text1"/>
              </w:rPr>
              <w:t>ца</w:t>
            </w:r>
            <w:r w:rsidRPr="00442B1B">
              <w:rPr>
                <w:rFonts w:ascii="Arial" w:hAnsi="Arial" w:cs="Arial"/>
                <w:color w:val="000000" w:themeColor="text1"/>
                <w:spacing w:val="-2"/>
              </w:rPr>
              <w:t>.</w:t>
            </w:r>
          </w:p>
        </w:tc>
        <w:tc>
          <w:tcPr>
            <w:tcW w:w="4678" w:type="dxa"/>
          </w:tcPr>
          <w:p w14:paraId="4B998EDC" w14:textId="75D480C6"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any Claims arise as a direct result of willful misconduct or gross negligence of the Owner.</w:t>
            </w:r>
          </w:p>
        </w:tc>
      </w:tr>
      <w:tr w:rsidR="00710552" w:rsidRPr="00710552" w14:paraId="6503ADD9" w14:textId="77777777" w:rsidTr="00D31197">
        <w:trPr>
          <w:jc w:val="center"/>
        </w:trPr>
        <w:tc>
          <w:tcPr>
            <w:tcW w:w="4678" w:type="dxa"/>
          </w:tcPr>
          <w:p w14:paraId="50E7F401" w14:textId="3366CB5A" w:rsidR="00D31197" w:rsidRPr="00442B1B"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442B1B">
              <w:rPr>
                <w:rFonts w:ascii="Arial" w:hAnsi="Arial" w:cs="Arial"/>
                <w:color w:val="000000" w:themeColor="text1"/>
                <w:spacing w:val="-2"/>
                <w:u w:val="single"/>
              </w:rPr>
              <w:t>Незастрахованный убыток</w:t>
            </w:r>
          </w:p>
        </w:tc>
        <w:tc>
          <w:tcPr>
            <w:tcW w:w="4678" w:type="dxa"/>
          </w:tcPr>
          <w:p w14:paraId="31744982" w14:textId="0C80707E" w:rsidR="00D31197" w:rsidRPr="00442B1B" w:rsidRDefault="00D31197" w:rsidP="0018245D">
            <w:pPr>
              <w:numPr>
                <w:ilvl w:val="0"/>
                <w:numId w:val="93"/>
              </w:numPr>
              <w:spacing w:line="276" w:lineRule="auto"/>
              <w:ind w:left="595" w:hanging="595"/>
              <w:jc w:val="both"/>
              <w:rPr>
                <w:rFonts w:ascii="Arial" w:hAnsi="Arial" w:cs="Arial"/>
                <w:color w:val="000000" w:themeColor="text1"/>
                <w:spacing w:val="-2"/>
                <w:u w:val="single"/>
              </w:rPr>
            </w:pPr>
            <w:proofErr w:type="spellStart"/>
            <w:r w:rsidRPr="00442B1B">
              <w:rPr>
                <w:rFonts w:ascii="Arial" w:hAnsi="Arial" w:cs="Arial"/>
                <w:color w:val="000000" w:themeColor="text1"/>
                <w:spacing w:val="-2"/>
                <w:u w:val="single"/>
              </w:rPr>
              <w:t>Uninsured</w:t>
            </w:r>
            <w:proofErr w:type="spellEnd"/>
            <w:r w:rsidRPr="00442B1B">
              <w:rPr>
                <w:rFonts w:ascii="Arial" w:hAnsi="Arial" w:cs="Arial"/>
                <w:color w:val="000000" w:themeColor="text1"/>
                <w:spacing w:val="-2"/>
                <w:u w:val="single"/>
              </w:rPr>
              <w:t xml:space="preserve"> </w:t>
            </w:r>
            <w:proofErr w:type="spellStart"/>
            <w:r w:rsidRPr="00442B1B">
              <w:rPr>
                <w:rFonts w:ascii="Arial" w:hAnsi="Arial" w:cs="Arial"/>
                <w:color w:val="000000" w:themeColor="text1"/>
                <w:spacing w:val="-2"/>
                <w:u w:val="single"/>
              </w:rPr>
              <w:t>Loss</w:t>
            </w:r>
            <w:proofErr w:type="spellEnd"/>
          </w:p>
        </w:tc>
      </w:tr>
      <w:tr w:rsidR="00442B1B" w:rsidRPr="009D6216" w14:paraId="2ED55C78" w14:textId="77777777" w:rsidTr="00D31197">
        <w:trPr>
          <w:jc w:val="center"/>
        </w:trPr>
        <w:tc>
          <w:tcPr>
            <w:tcW w:w="4678" w:type="dxa"/>
          </w:tcPr>
          <w:p w14:paraId="647900CD" w14:textId="13EC4C07" w:rsidR="00442B1B" w:rsidRPr="00710552" w:rsidRDefault="00442B1B" w:rsidP="00442B1B">
            <w:pPr>
              <w:pStyle w:val="Heading16pt"/>
              <w:spacing w:after="120" w:line="276" w:lineRule="auto"/>
              <w:ind w:firstLine="19"/>
              <w:jc w:val="both"/>
              <w:rPr>
                <w:rFonts w:cs="Arial"/>
                <w:b w:val="0"/>
                <w:color w:val="000000" w:themeColor="text1"/>
                <w:spacing w:val="-2"/>
                <w:sz w:val="20"/>
              </w:rPr>
            </w:pPr>
            <w:r w:rsidRPr="00710552">
              <w:rPr>
                <w:rFonts w:cs="Arial"/>
                <w:b w:val="0"/>
                <w:color w:val="000000" w:themeColor="text1"/>
                <w:spacing w:val="-2"/>
                <w:sz w:val="20"/>
              </w:rPr>
              <w:t>DI не несет ответственности за любые убытки, ущерб или ответственность, включая судебные издержки, которые не покрываются страховыми полисами, за исключением случаев, когда такие убытки, ущерб или ответственность возникают в результате невыполнения DI существенных обязательств по настоящему Соглашению.</w:t>
            </w:r>
          </w:p>
        </w:tc>
        <w:tc>
          <w:tcPr>
            <w:tcW w:w="4678" w:type="dxa"/>
          </w:tcPr>
          <w:p w14:paraId="1120B53B" w14:textId="548B39A8" w:rsidR="00442B1B" w:rsidRPr="00442B1B" w:rsidRDefault="00442B1B" w:rsidP="00442B1B">
            <w:pPr>
              <w:spacing w:line="276" w:lineRule="auto"/>
              <w:jc w:val="both"/>
              <w:rPr>
                <w:rFonts w:ascii="Arial" w:hAnsi="Arial" w:cs="Arial"/>
                <w:color w:val="000000" w:themeColor="text1"/>
                <w:lang w:val="en-US"/>
              </w:rPr>
            </w:pP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shall not be liable for any loss, damage or liability, including legal fees, which is not covered by insurance policies, save to the extent that such loss, damage or liability results from the default of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in respect of a material obligation under this Agreement.</w:t>
            </w:r>
          </w:p>
        </w:tc>
      </w:tr>
      <w:tr w:rsidR="00710552" w:rsidRPr="00710552" w14:paraId="0D814AD9" w14:textId="77777777" w:rsidTr="00D31197">
        <w:trPr>
          <w:jc w:val="center"/>
        </w:trPr>
        <w:tc>
          <w:tcPr>
            <w:tcW w:w="4678" w:type="dxa"/>
          </w:tcPr>
          <w:p w14:paraId="6701DFE3" w14:textId="1BEAE35D" w:rsidR="00D31197" w:rsidRPr="00442B1B"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442B1B">
              <w:rPr>
                <w:rFonts w:ascii="Arial" w:hAnsi="Arial" w:cs="Arial"/>
                <w:color w:val="000000" w:themeColor="text1"/>
                <w:spacing w:val="-2"/>
                <w:u w:val="single"/>
              </w:rPr>
              <w:t>Исключение ответственности</w:t>
            </w:r>
          </w:p>
        </w:tc>
        <w:tc>
          <w:tcPr>
            <w:tcW w:w="4678" w:type="dxa"/>
          </w:tcPr>
          <w:p w14:paraId="42E7A4AA" w14:textId="5A082C27" w:rsidR="00D31197" w:rsidRPr="00442B1B" w:rsidRDefault="00D31197" w:rsidP="0018245D">
            <w:pPr>
              <w:numPr>
                <w:ilvl w:val="0"/>
                <w:numId w:val="93"/>
              </w:numPr>
              <w:spacing w:line="276" w:lineRule="auto"/>
              <w:ind w:left="595" w:hanging="595"/>
              <w:jc w:val="both"/>
              <w:rPr>
                <w:rFonts w:ascii="Arial" w:hAnsi="Arial" w:cs="Arial"/>
                <w:color w:val="000000" w:themeColor="text1"/>
                <w:spacing w:val="-2"/>
                <w:u w:val="single"/>
              </w:rPr>
            </w:pPr>
            <w:proofErr w:type="spellStart"/>
            <w:r w:rsidRPr="00442B1B">
              <w:rPr>
                <w:rFonts w:ascii="Arial" w:hAnsi="Arial" w:cs="Arial"/>
                <w:color w:val="000000" w:themeColor="text1"/>
                <w:spacing w:val="-2"/>
                <w:u w:val="single"/>
              </w:rPr>
              <w:t>Exclusion</w:t>
            </w:r>
            <w:proofErr w:type="spellEnd"/>
            <w:r w:rsidRPr="00442B1B">
              <w:rPr>
                <w:rFonts w:ascii="Arial" w:hAnsi="Arial" w:cs="Arial"/>
                <w:color w:val="000000" w:themeColor="text1"/>
                <w:spacing w:val="-2"/>
                <w:u w:val="single"/>
              </w:rPr>
              <w:t xml:space="preserve"> </w:t>
            </w:r>
            <w:proofErr w:type="spellStart"/>
            <w:r w:rsidRPr="00442B1B">
              <w:rPr>
                <w:rFonts w:ascii="Arial" w:hAnsi="Arial" w:cs="Arial"/>
                <w:color w:val="000000" w:themeColor="text1"/>
                <w:spacing w:val="-2"/>
                <w:u w:val="single"/>
              </w:rPr>
              <w:t>of</w:t>
            </w:r>
            <w:proofErr w:type="spellEnd"/>
            <w:r w:rsidRPr="00442B1B">
              <w:rPr>
                <w:rFonts w:ascii="Arial" w:hAnsi="Arial" w:cs="Arial"/>
                <w:color w:val="000000" w:themeColor="text1"/>
                <w:spacing w:val="-2"/>
                <w:u w:val="single"/>
              </w:rPr>
              <w:t xml:space="preserve"> </w:t>
            </w:r>
            <w:proofErr w:type="spellStart"/>
            <w:r w:rsidRPr="00442B1B">
              <w:rPr>
                <w:rFonts w:ascii="Arial" w:hAnsi="Arial" w:cs="Arial"/>
                <w:color w:val="000000" w:themeColor="text1"/>
                <w:spacing w:val="-2"/>
                <w:u w:val="single"/>
              </w:rPr>
              <w:t>Liability</w:t>
            </w:r>
            <w:proofErr w:type="spellEnd"/>
          </w:p>
        </w:tc>
      </w:tr>
      <w:tr w:rsidR="00442B1B" w:rsidRPr="009D6216" w14:paraId="47134DBF" w14:textId="77777777" w:rsidTr="00D31197">
        <w:trPr>
          <w:jc w:val="center"/>
        </w:trPr>
        <w:tc>
          <w:tcPr>
            <w:tcW w:w="4678" w:type="dxa"/>
          </w:tcPr>
          <w:p w14:paraId="1363C3CC" w14:textId="3ACFA847" w:rsidR="00442B1B" w:rsidRPr="00442B1B" w:rsidRDefault="00442B1B" w:rsidP="0018245D">
            <w:pPr>
              <w:pStyle w:val="Heading16pt"/>
              <w:numPr>
                <w:ilvl w:val="0"/>
                <w:numId w:val="96"/>
              </w:numPr>
              <w:spacing w:after="120" w:line="276" w:lineRule="auto"/>
              <w:ind w:left="591" w:hanging="591"/>
              <w:jc w:val="both"/>
              <w:rPr>
                <w:rFonts w:cs="Arial"/>
                <w:b w:val="0"/>
                <w:color w:val="000000" w:themeColor="text1"/>
                <w:spacing w:val="-2"/>
                <w:sz w:val="20"/>
              </w:rPr>
            </w:pPr>
            <w:r w:rsidRPr="00442B1B">
              <w:rPr>
                <w:rFonts w:cs="Arial"/>
                <w:b w:val="0"/>
                <w:color w:val="000000" w:themeColor="text1"/>
                <w:spacing w:val="-2"/>
                <w:sz w:val="20"/>
              </w:rPr>
              <w:t xml:space="preserve">Несмотря на любые другие положения настоящего Соглашения, ни при каких обстоятельствах Владелец не может предъявлять какие-либо Иски против DI или ее Аффилированных лиц, дочерних компаний, агентов или сотрудников в связи с любыми предполагаемыми ошибками в суждениях, сделанными добросовестно в связи с </w:t>
            </w:r>
            <w:r w:rsidRPr="00442B1B">
              <w:rPr>
                <w:rFonts w:cs="Arial"/>
                <w:b w:val="0"/>
                <w:color w:val="000000" w:themeColor="text1"/>
                <w:spacing w:val="-2"/>
                <w:sz w:val="20"/>
              </w:rPr>
              <w:lastRenderedPageBreak/>
              <w:t>предоставлением какой-либо Технической и проектной поддержки.</w:t>
            </w:r>
          </w:p>
        </w:tc>
        <w:tc>
          <w:tcPr>
            <w:tcW w:w="4678" w:type="dxa"/>
          </w:tcPr>
          <w:p w14:paraId="755B3529" w14:textId="79137493" w:rsidR="00442B1B" w:rsidRPr="00442B1B" w:rsidRDefault="00442B1B" w:rsidP="0018245D">
            <w:pPr>
              <w:pStyle w:val="Heading16pt"/>
              <w:numPr>
                <w:ilvl w:val="0"/>
                <w:numId w:val="97"/>
              </w:numPr>
              <w:tabs>
                <w:tab w:val="left" w:pos="1047"/>
              </w:tabs>
              <w:spacing w:after="120" w:line="276" w:lineRule="auto"/>
              <w:ind w:left="595" w:hanging="567"/>
              <w:jc w:val="both"/>
              <w:rPr>
                <w:rFonts w:cs="Arial"/>
                <w:b w:val="0"/>
                <w:color w:val="000000" w:themeColor="text1"/>
                <w:spacing w:val="-2"/>
                <w:sz w:val="20"/>
                <w:lang w:val="en-US"/>
              </w:rPr>
            </w:pPr>
            <w:r w:rsidRPr="00442B1B">
              <w:rPr>
                <w:rFonts w:cs="Arial"/>
                <w:b w:val="0"/>
                <w:color w:val="000000" w:themeColor="text1"/>
                <w:spacing w:val="-2"/>
                <w:sz w:val="20"/>
                <w:lang w:val="en-US"/>
              </w:rPr>
              <w:lastRenderedPageBreak/>
              <w:t>Notwithstanding any other provisions of this Agreement, in no event shall the Owner make any Claim against DI or its Affiliates, subsidiaries, agents or employees on account of any alleged errors of judgment made in good faith in connection with the provision of any of the Technical and Design Support.</w:t>
            </w:r>
          </w:p>
        </w:tc>
      </w:tr>
      <w:tr w:rsidR="00442B1B" w:rsidRPr="009D6216" w14:paraId="6055F0CC" w14:textId="77777777" w:rsidTr="00D31197">
        <w:trPr>
          <w:jc w:val="center"/>
        </w:trPr>
        <w:tc>
          <w:tcPr>
            <w:tcW w:w="4678" w:type="dxa"/>
          </w:tcPr>
          <w:p w14:paraId="2C4A95B4" w14:textId="7EFE7DBB" w:rsidR="00442B1B" w:rsidRPr="00442B1B" w:rsidRDefault="00442B1B" w:rsidP="0018245D">
            <w:pPr>
              <w:numPr>
                <w:ilvl w:val="0"/>
                <w:numId w:val="96"/>
              </w:numPr>
              <w:spacing w:line="276" w:lineRule="auto"/>
              <w:ind w:left="591" w:hanging="591"/>
              <w:jc w:val="both"/>
              <w:rPr>
                <w:rFonts w:ascii="Arial" w:hAnsi="Arial" w:cs="Arial"/>
                <w:color w:val="000000" w:themeColor="text1"/>
                <w:spacing w:val="-2"/>
              </w:rPr>
            </w:pPr>
            <w:r w:rsidRPr="00442B1B">
              <w:rPr>
                <w:rFonts w:ascii="Arial" w:hAnsi="Arial" w:cs="Arial"/>
                <w:color w:val="000000" w:themeColor="text1"/>
                <w:spacing w:val="-2"/>
              </w:rPr>
              <w:t xml:space="preserve">Несмотря на любые другие положения настоящего Соглашения, Стороны прямо соглашаются, что ни при каких обстоятельствах ни одна из Сторон не несет ответственности перед другой Стороной из нарушения договора, причинения </w:t>
            </w:r>
            <w:proofErr w:type="gramStart"/>
            <w:r w:rsidRPr="00442B1B">
              <w:rPr>
                <w:rFonts w:ascii="Arial" w:hAnsi="Arial" w:cs="Arial"/>
                <w:color w:val="000000" w:themeColor="text1"/>
                <w:spacing w:val="-2"/>
              </w:rPr>
              <w:t>вреда  (</w:t>
            </w:r>
            <w:proofErr w:type="gramEnd"/>
            <w:r w:rsidRPr="00442B1B">
              <w:rPr>
                <w:rFonts w:ascii="Arial" w:hAnsi="Arial" w:cs="Arial"/>
                <w:color w:val="000000" w:themeColor="text1"/>
                <w:spacing w:val="-2"/>
              </w:rPr>
              <w:t>включая халатность или нарушение установленных законом обязанностей) или иной ответственности, независимо от причины этого за любой:</w:t>
            </w:r>
          </w:p>
        </w:tc>
        <w:tc>
          <w:tcPr>
            <w:tcW w:w="4678" w:type="dxa"/>
          </w:tcPr>
          <w:p w14:paraId="445DDF8D" w14:textId="304931B1" w:rsidR="00442B1B" w:rsidRPr="00442B1B" w:rsidRDefault="00442B1B" w:rsidP="0018245D">
            <w:pPr>
              <w:numPr>
                <w:ilvl w:val="0"/>
                <w:numId w:val="97"/>
              </w:numPr>
              <w:tabs>
                <w:tab w:val="left" w:pos="1047"/>
              </w:tabs>
              <w:spacing w:line="276" w:lineRule="auto"/>
              <w:ind w:left="595" w:hanging="567"/>
              <w:jc w:val="both"/>
              <w:rPr>
                <w:rFonts w:ascii="Arial" w:hAnsi="Arial" w:cs="Arial"/>
                <w:color w:val="000000" w:themeColor="text1"/>
                <w:spacing w:val="-2"/>
                <w:lang w:val="en-US"/>
              </w:rPr>
            </w:pPr>
            <w:r w:rsidRPr="00442B1B">
              <w:rPr>
                <w:rFonts w:ascii="Arial" w:hAnsi="Arial" w:cs="Arial"/>
                <w:color w:val="000000" w:themeColor="text1"/>
                <w:spacing w:val="-2"/>
                <w:lang w:val="en-US"/>
              </w:rPr>
              <w:t xml:space="preserve">Notwithstanding any other provisions of this Agreement, </w:t>
            </w:r>
            <w:r w:rsidRPr="00442B1B">
              <w:rPr>
                <w:rFonts w:ascii="Arial" w:hAnsi="Arial" w:cs="Arial"/>
                <w:color w:val="000000" w:themeColor="text1"/>
                <w:lang w:val="en-US"/>
              </w:rPr>
              <w:t xml:space="preserve">the Parties expressly agree that </w:t>
            </w:r>
            <w:r w:rsidRPr="00442B1B">
              <w:rPr>
                <w:rFonts w:ascii="Arial" w:hAnsi="Arial" w:cs="Arial"/>
                <w:color w:val="000000" w:themeColor="text1"/>
                <w:spacing w:val="-2"/>
                <w:lang w:val="en-US"/>
              </w:rPr>
              <w:t>in no event shall either Party be liable to the other Party in contract, tort (including negligence or breach of statutory duty), or otherwise, howsoever and whatsoever the cause thereof, for any:</w:t>
            </w:r>
          </w:p>
        </w:tc>
      </w:tr>
      <w:tr w:rsidR="00442B1B" w:rsidRPr="009D6216" w14:paraId="1ED13385" w14:textId="77777777" w:rsidTr="00D31197">
        <w:trPr>
          <w:jc w:val="center"/>
        </w:trPr>
        <w:tc>
          <w:tcPr>
            <w:tcW w:w="4678" w:type="dxa"/>
          </w:tcPr>
          <w:p w14:paraId="02A3A924" w14:textId="23B2B993" w:rsidR="00442B1B" w:rsidRPr="009A05E0" w:rsidRDefault="00442B1B" w:rsidP="0018245D">
            <w:pPr>
              <w:pStyle w:val="Heading16pt"/>
              <w:numPr>
                <w:ilvl w:val="0"/>
                <w:numId w:val="98"/>
              </w:numPr>
              <w:spacing w:after="120" w:line="276" w:lineRule="auto"/>
              <w:ind w:left="1016" w:hanging="425"/>
              <w:jc w:val="both"/>
              <w:rPr>
                <w:rFonts w:cs="Arial"/>
                <w:b w:val="0"/>
                <w:color w:val="000000" w:themeColor="text1"/>
                <w:spacing w:val="-2"/>
                <w:sz w:val="20"/>
              </w:rPr>
            </w:pPr>
            <w:r w:rsidRPr="009A05E0">
              <w:rPr>
                <w:rFonts w:cs="Arial"/>
                <w:b w:val="0"/>
                <w:color w:val="000000" w:themeColor="text1"/>
                <w:spacing w:val="-2"/>
                <w:sz w:val="20"/>
              </w:rPr>
              <w:t>косвенный, специальный, последующий или случайный ущерб любого характера; или</w:t>
            </w:r>
          </w:p>
        </w:tc>
        <w:tc>
          <w:tcPr>
            <w:tcW w:w="4678" w:type="dxa"/>
          </w:tcPr>
          <w:p w14:paraId="5B9C8618" w14:textId="76980E15" w:rsidR="00442B1B" w:rsidRPr="009A05E0" w:rsidRDefault="00442B1B" w:rsidP="0018245D">
            <w:pPr>
              <w:pStyle w:val="Heading16pt"/>
              <w:numPr>
                <w:ilvl w:val="0"/>
                <w:numId w:val="99"/>
              </w:numPr>
              <w:spacing w:after="120" w:line="276" w:lineRule="auto"/>
              <w:ind w:left="1020" w:hanging="425"/>
              <w:jc w:val="both"/>
              <w:rPr>
                <w:rFonts w:cs="Arial"/>
                <w:b w:val="0"/>
                <w:color w:val="000000" w:themeColor="text1"/>
                <w:spacing w:val="-2"/>
                <w:sz w:val="20"/>
                <w:lang w:val="en-US"/>
              </w:rPr>
            </w:pPr>
            <w:r w:rsidRPr="009A05E0">
              <w:rPr>
                <w:rFonts w:cs="Arial"/>
                <w:b w:val="0"/>
                <w:color w:val="000000" w:themeColor="text1"/>
                <w:spacing w:val="-2"/>
                <w:sz w:val="20"/>
                <w:lang w:val="en-US"/>
              </w:rPr>
              <w:t>indirect, special, consequential, or incidental damag</w:t>
            </w:r>
            <w:r w:rsidR="009A05E0" w:rsidRPr="009A05E0">
              <w:rPr>
                <w:rFonts w:cs="Arial"/>
                <w:b w:val="0"/>
                <w:color w:val="000000" w:themeColor="text1"/>
                <w:spacing w:val="-2"/>
                <w:sz w:val="20"/>
                <w:lang w:val="en-US"/>
              </w:rPr>
              <w:t xml:space="preserve">e of any nature whatsoever; or </w:t>
            </w:r>
          </w:p>
        </w:tc>
      </w:tr>
      <w:tr w:rsidR="00442B1B" w:rsidRPr="009D6216" w14:paraId="57A9E68A" w14:textId="77777777" w:rsidTr="00D31197">
        <w:trPr>
          <w:jc w:val="center"/>
        </w:trPr>
        <w:tc>
          <w:tcPr>
            <w:tcW w:w="4678" w:type="dxa"/>
          </w:tcPr>
          <w:p w14:paraId="2C98287E" w14:textId="0703F001" w:rsidR="00442B1B" w:rsidRPr="009A05E0" w:rsidRDefault="00442B1B" w:rsidP="0018245D">
            <w:pPr>
              <w:numPr>
                <w:ilvl w:val="0"/>
                <w:numId w:val="98"/>
              </w:numPr>
              <w:spacing w:line="276" w:lineRule="auto"/>
              <w:ind w:left="1016" w:hanging="425"/>
              <w:jc w:val="both"/>
              <w:rPr>
                <w:rFonts w:ascii="Arial" w:hAnsi="Arial" w:cs="Arial"/>
                <w:color w:val="000000" w:themeColor="text1"/>
                <w:spacing w:val="-2"/>
              </w:rPr>
            </w:pPr>
            <w:r w:rsidRPr="009A05E0">
              <w:rPr>
                <w:rFonts w:ascii="Arial" w:hAnsi="Arial" w:cs="Arial"/>
                <w:color w:val="000000" w:themeColor="text1"/>
                <w:spacing w:val="-2"/>
              </w:rPr>
              <w:t>потерю ожидаемой прибыли, деловых возможностей, контрактов, доходов или деловой репутации или в связи с любыми расходами или принятыми обязательствами.</w:t>
            </w:r>
          </w:p>
        </w:tc>
        <w:tc>
          <w:tcPr>
            <w:tcW w:w="4678" w:type="dxa"/>
          </w:tcPr>
          <w:p w14:paraId="645623D7" w14:textId="08388139" w:rsidR="00442B1B" w:rsidRPr="009A05E0" w:rsidRDefault="00442B1B" w:rsidP="0018245D">
            <w:pPr>
              <w:numPr>
                <w:ilvl w:val="0"/>
                <w:numId w:val="99"/>
              </w:numPr>
              <w:spacing w:line="276" w:lineRule="auto"/>
              <w:ind w:left="1020" w:hanging="425"/>
              <w:jc w:val="both"/>
              <w:rPr>
                <w:rFonts w:ascii="Arial" w:hAnsi="Arial" w:cs="Arial"/>
                <w:color w:val="000000" w:themeColor="text1"/>
                <w:lang w:val="en-US"/>
              </w:rPr>
            </w:pPr>
            <w:r w:rsidRPr="009A05E0">
              <w:rPr>
                <w:rFonts w:ascii="Arial" w:hAnsi="Arial" w:cs="Arial"/>
                <w:color w:val="000000" w:themeColor="text1"/>
                <w:spacing w:val="-2"/>
                <w:lang w:val="en-US"/>
              </w:rPr>
              <w:t>loss of anticipated profits, business opportunity, contracts, revenues, or goodwill or on account of any expenditures or commitments made.</w:t>
            </w:r>
          </w:p>
        </w:tc>
      </w:tr>
      <w:tr w:rsidR="009A05E0" w:rsidRPr="00442B1B" w14:paraId="0F3AA26C" w14:textId="77777777" w:rsidTr="00D31197">
        <w:trPr>
          <w:jc w:val="center"/>
        </w:trPr>
        <w:tc>
          <w:tcPr>
            <w:tcW w:w="4678" w:type="dxa"/>
          </w:tcPr>
          <w:p w14:paraId="505679F6" w14:textId="7D3F52AB" w:rsidR="009A05E0" w:rsidRPr="009A05E0" w:rsidRDefault="009A05E0" w:rsidP="0018245D">
            <w:pPr>
              <w:numPr>
                <w:ilvl w:val="0"/>
                <w:numId w:val="47"/>
              </w:numPr>
              <w:spacing w:line="276" w:lineRule="auto"/>
              <w:ind w:left="591" w:hanging="591"/>
              <w:rPr>
                <w:rFonts w:ascii="Arial" w:hAnsi="Arial" w:cs="Arial"/>
                <w:b/>
                <w:color w:val="000000" w:themeColor="text1"/>
                <w:spacing w:val="-2"/>
              </w:rPr>
            </w:pPr>
            <w:r w:rsidRPr="009A05E0">
              <w:rPr>
                <w:rFonts w:ascii="Arial" w:hAnsi="Arial" w:cs="Arial"/>
                <w:b/>
                <w:color w:val="000000" w:themeColor="text1"/>
                <w:spacing w:val="-2"/>
              </w:rPr>
              <w:t>Уступка прав и обязанностей</w:t>
            </w:r>
          </w:p>
        </w:tc>
        <w:tc>
          <w:tcPr>
            <w:tcW w:w="4678" w:type="dxa"/>
          </w:tcPr>
          <w:p w14:paraId="2091AA2F" w14:textId="2CC9130D" w:rsidR="009A05E0" w:rsidRPr="009A05E0" w:rsidRDefault="009A05E0"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599" w:name="_Ref63746567"/>
            <w:r w:rsidRPr="009A05E0">
              <w:rPr>
                <w:rFonts w:ascii="Arial" w:hAnsi="Arial" w:cs="Arial"/>
                <w:b/>
                <w:color w:val="000000" w:themeColor="text1"/>
                <w:sz w:val="20"/>
                <w:lang w:val="en-US"/>
              </w:rPr>
              <w:t xml:space="preserve">Assignment </w:t>
            </w:r>
            <w:bookmarkEnd w:id="599"/>
          </w:p>
        </w:tc>
      </w:tr>
      <w:tr w:rsidR="00710552" w:rsidRPr="00710552" w14:paraId="741336FF" w14:textId="77777777" w:rsidTr="00D31197">
        <w:trPr>
          <w:jc w:val="center"/>
        </w:trPr>
        <w:tc>
          <w:tcPr>
            <w:tcW w:w="4678" w:type="dxa"/>
          </w:tcPr>
          <w:p w14:paraId="0A040000" w14:textId="43982502" w:rsidR="00D31197" w:rsidRPr="001C4A43" w:rsidRDefault="00D31197" w:rsidP="0018245D">
            <w:pPr>
              <w:pStyle w:val="Heading16pt"/>
              <w:numPr>
                <w:ilvl w:val="0"/>
                <w:numId w:val="101"/>
              </w:numPr>
              <w:spacing w:after="120" w:line="276" w:lineRule="auto"/>
              <w:ind w:left="591" w:hanging="591"/>
              <w:rPr>
                <w:rFonts w:cs="Arial"/>
                <w:b w:val="0"/>
                <w:color w:val="000000" w:themeColor="text1"/>
                <w:spacing w:val="-2"/>
                <w:sz w:val="20"/>
              </w:rPr>
            </w:pPr>
            <w:r w:rsidRPr="00710552">
              <w:rPr>
                <w:rFonts w:cs="Arial"/>
                <w:b w:val="0"/>
                <w:color w:val="000000" w:themeColor="text1"/>
                <w:spacing w:val="-2"/>
                <w:sz w:val="20"/>
                <w:u w:val="single"/>
              </w:rPr>
              <w:t>Уступка DI</w:t>
            </w:r>
          </w:p>
        </w:tc>
        <w:tc>
          <w:tcPr>
            <w:tcW w:w="4678" w:type="dxa"/>
          </w:tcPr>
          <w:p w14:paraId="19040000" w14:textId="2E9FF058" w:rsidR="00D31197" w:rsidRPr="001C4A43" w:rsidRDefault="00D31197" w:rsidP="0018245D">
            <w:pPr>
              <w:pStyle w:val="Heading16pt"/>
              <w:numPr>
                <w:ilvl w:val="0"/>
                <w:numId w:val="102"/>
              </w:numPr>
              <w:spacing w:after="120" w:line="276" w:lineRule="auto"/>
              <w:ind w:left="595" w:hanging="595"/>
              <w:rPr>
                <w:rFonts w:cs="Arial"/>
                <w:b w:val="0"/>
                <w:color w:val="000000" w:themeColor="text1"/>
                <w:spacing w:val="-2"/>
                <w:sz w:val="20"/>
                <w:u w:val="single"/>
              </w:rPr>
            </w:pPr>
            <w:bookmarkStart w:id="600" w:name="_Ref63746670"/>
            <w:proofErr w:type="spellStart"/>
            <w:r w:rsidRPr="00710552">
              <w:rPr>
                <w:rFonts w:cs="Arial"/>
                <w:b w:val="0"/>
                <w:color w:val="000000" w:themeColor="text1"/>
                <w:spacing w:val="-2"/>
                <w:sz w:val="20"/>
                <w:u w:val="single"/>
              </w:rPr>
              <w:t>Assignment</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by</w:t>
            </w:r>
            <w:proofErr w:type="spellEnd"/>
            <w:r w:rsidRPr="00710552">
              <w:rPr>
                <w:rFonts w:cs="Arial"/>
                <w:b w:val="0"/>
                <w:color w:val="000000" w:themeColor="text1"/>
                <w:spacing w:val="-2"/>
                <w:sz w:val="20"/>
                <w:u w:val="single"/>
              </w:rPr>
              <w:t xml:space="preserve"> DI</w:t>
            </w:r>
            <w:bookmarkEnd w:id="600"/>
          </w:p>
        </w:tc>
      </w:tr>
      <w:tr w:rsidR="001C4A43" w:rsidRPr="009D6216" w14:paraId="1CEE4424" w14:textId="77777777" w:rsidTr="00D31197">
        <w:trPr>
          <w:jc w:val="center"/>
        </w:trPr>
        <w:tc>
          <w:tcPr>
            <w:tcW w:w="4678" w:type="dxa"/>
          </w:tcPr>
          <w:p w14:paraId="71BD2D4C" w14:textId="2C1CEAE3" w:rsidR="001C4A43" w:rsidRPr="00710552" w:rsidRDefault="001C4A43" w:rsidP="0018245D">
            <w:pPr>
              <w:pStyle w:val="Heading16pt"/>
              <w:numPr>
                <w:ilvl w:val="0"/>
                <w:numId w:val="103"/>
              </w:numPr>
              <w:spacing w:after="120" w:line="276" w:lineRule="auto"/>
              <w:ind w:left="591" w:hanging="591"/>
              <w:jc w:val="both"/>
              <w:rPr>
                <w:rFonts w:cs="Arial"/>
                <w:b w:val="0"/>
                <w:color w:val="000000" w:themeColor="text1"/>
                <w:spacing w:val="-2"/>
                <w:sz w:val="20"/>
              </w:rPr>
            </w:pPr>
            <w:r w:rsidRPr="00710552">
              <w:rPr>
                <w:rFonts w:cs="Arial"/>
                <w:b w:val="0"/>
                <w:color w:val="000000" w:themeColor="text1"/>
                <w:sz w:val="20"/>
              </w:rPr>
              <w:t>В соответствии с разделом 10.1(b), DI имеет право переуступать или передавать все или часть своих прав и обязательств по настоящему Соглашению</w:t>
            </w:r>
            <w:r>
              <w:rPr>
                <w:rFonts w:cs="Arial"/>
                <w:b w:val="0"/>
                <w:color w:val="000000" w:themeColor="text1"/>
                <w:spacing w:val="-2"/>
                <w:sz w:val="20"/>
              </w:rPr>
              <w:t>:</w:t>
            </w:r>
          </w:p>
        </w:tc>
        <w:tc>
          <w:tcPr>
            <w:tcW w:w="4678" w:type="dxa"/>
          </w:tcPr>
          <w:p w14:paraId="017FBFD0" w14:textId="652EBD1A" w:rsidR="001C4A43" w:rsidRPr="001C4A43" w:rsidRDefault="001C4A43" w:rsidP="0018245D">
            <w:pPr>
              <w:pStyle w:val="Heading16pt"/>
              <w:numPr>
                <w:ilvl w:val="0"/>
                <w:numId w:val="104"/>
              </w:numPr>
              <w:spacing w:after="120" w:line="276" w:lineRule="auto"/>
              <w:ind w:left="595" w:hanging="595"/>
              <w:jc w:val="both"/>
              <w:rPr>
                <w:rFonts w:cs="Arial"/>
                <w:b w:val="0"/>
                <w:color w:val="000000" w:themeColor="text1"/>
                <w:spacing w:val="-2"/>
                <w:sz w:val="20"/>
                <w:lang w:val="en-US"/>
              </w:rPr>
            </w:pPr>
            <w:r w:rsidRPr="00710552">
              <w:rPr>
                <w:rFonts w:cs="Arial"/>
                <w:b w:val="0"/>
                <w:color w:val="000000" w:themeColor="text1"/>
                <w:spacing w:val="-2"/>
                <w:sz w:val="20"/>
                <w:lang w:val="en-US"/>
              </w:rPr>
              <w:t>Subject to Section 10.1 (b), DI shall have the right to assign or transfer all or any of its right, and ob</w:t>
            </w:r>
            <w:r>
              <w:rPr>
                <w:rFonts w:cs="Arial"/>
                <w:b w:val="0"/>
                <w:color w:val="000000" w:themeColor="text1"/>
                <w:spacing w:val="-2"/>
                <w:sz w:val="20"/>
                <w:lang w:val="en-US"/>
              </w:rPr>
              <w:t>ligations under this Agreement:</w:t>
            </w:r>
          </w:p>
        </w:tc>
      </w:tr>
      <w:tr w:rsidR="001C4A43" w:rsidRPr="009D6216" w14:paraId="23EA5AB4" w14:textId="77777777" w:rsidTr="00D31197">
        <w:trPr>
          <w:jc w:val="center"/>
        </w:trPr>
        <w:tc>
          <w:tcPr>
            <w:tcW w:w="4678" w:type="dxa"/>
          </w:tcPr>
          <w:p w14:paraId="1D5CC671" w14:textId="1BCE9B35" w:rsidR="001C4A43" w:rsidRPr="00CE137D" w:rsidRDefault="00CE137D" w:rsidP="0018245D">
            <w:pPr>
              <w:pStyle w:val="Heading16pt"/>
              <w:numPr>
                <w:ilvl w:val="0"/>
                <w:numId w:val="105"/>
              </w:numPr>
              <w:spacing w:after="120" w:line="276" w:lineRule="auto"/>
              <w:ind w:left="1016" w:hanging="425"/>
              <w:jc w:val="both"/>
              <w:rPr>
                <w:rFonts w:cs="Arial"/>
                <w:b w:val="0"/>
                <w:color w:val="000000" w:themeColor="text1"/>
                <w:spacing w:val="-2"/>
                <w:sz w:val="20"/>
              </w:rPr>
            </w:pPr>
            <w:r w:rsidRPr="00CE137D">
              <w:rPr>
                <w:rFonts w:cs="Arial"/>
                <w:b w:val="0"/>
                <w:color w:val="000000" w:themeColor="text1"/>
                <w:spacing w:val="-2"/>
                <w:sz w:val="20"/>
              </w:rPr>
              <w:t>Аффилированному лицу DI;</w:t>
            </w:r>
          </w:p>
        </w:tc>
        <w:tc>
          <w:tcPr>
            <w:tcW w:w="4678" w:type="dxa"/>
          </w:tcPr>
          <w:p w14:paraId="0B35A43C" w14:textId="16C68F5A" w:rsidR="001C4A43" w:rsidRPr="00CE137D" w:rsidRDefault="00CE137D" w:rsidP="0018245D">
            <w:pPr>
              <w:pStyle w:val="Heading16pt"/>
              <w:numPr>
                <w:ilvl w:val="0"/>
                <w:numId w:val="106"/>
              </w:numPr>
              <w:tabs>
                <w:tab w:val="left" w:pos="1497"/>
              </w:tabs>
              <w:spacing w:after="120" w:line="276" w:lineRule="auto"/>
              <w:ind w:left="1020" w:hanging="425"/>
              <w:jc w:val="both"/>
              <w:rPr>
                <w:rFonts w:cs="Arial"/>
                <w:b w:val="0"/>
                <w:color w:val="000000" w:themeColor="text1"/>
                <w:spacing w:val="-2"/>
                <w:sz w:val="20"/>
                <w:lang w:val="en-US"/>
              </w:rPr>
            </w:pPr>
            <w:r w:rsidRPr="00CE137D">
              <w:rPr>
                <w:rFonts w:cs="Arial"/>
                <w:b w:val="0"/>
                <w:color w:val="000000" w:themeColor="text1"/>
                <w:spacing w:val="-2"/>
                <w:sz w:val="20"/>
                <w:lang w:val="en-US"/>
              </w:rPr>
              <w:t>to an Affiliate of DI;</w:t>
            </w:r>
          </w:p>
        </w:tc>
      </w:tr>
      <w:tr w:rsidR="001C4A43" w:rsidRPr="009D6216" w14:paraId="70027A25" w14:textId="77777777" w:rsidTr="00D31197">
        <w:trPr>
          <w:jc w:val="center"/>
        </w:trPr>
        <w:tc>
          <w:tcPr>
            <w:tcW w:w="4678" w:type="dxa"/>
          </w:tcPr>
          <w:p w14:paraId="621CB13A" w14:textId="4CE3C3E7" w:rsidR="001C4A43" w:rsidRPr="00CE137D" w:rsidRDefault="001C4A43"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 xml:space="preserve">любому правопреемнику или цессионарию DI, </w:t>
            </w:r>
            <w:del w:id="601" w:author="Arina Dovzhenko" w:date="2025-11-28T17:00:00Z" w16du:dateUtc="2025-11-28T14:00:00Z">
              <w:r w:rsidRPr="00CE137D" w:rsidDel="00A65109">
                <w:rPr>
                  <w:rFonts w:ascii="Arial" w:hAnsi="Arial" w:cs="Arial"/>
                  <w:color w:val="000000" w:themeColor="text1"/>
                  <w:spacing w:val="-2"/>
                </w:rPr>
                <w:delText xml:space="preserve">которое </w:delText>
              </w:r>
            </w:del>
            <w:ins w:id="602" w:author="Arina Dovzhenko" w:date="2025-11-28T17:00:00Z" w16du:dateUtc="2025-11-28T14:00:00Z">
              <w:r w:rsidR="00A65109">
                <w:rPr>
                  <w:rFonts w:ascii="Arial" w:hAnsi="Arial" w:cs="Arial"/>
                  <w:color w:val="000000" w:themeColor="text1"/>
                  <w:spacing w:val="-2"/>
                </w:rPr>
                <w:t>что</w:t>
              </w:r>
              <w:r w:rsidR="00A65109" w:rsidRPr="00CE137D">
                <w:rPr>
                  <w:rFonts w:ascii="Arial" w:hAnsi="Arial" w:cs="Arial"/>
                  <w:color w:val="000000" w:themeColor="text1"/>
                  <w:spacing w:val="-2"/>
                </w:rPr>
                <w:t xml:space="preserve"> </w:t>
              </w:r>
            </w:ins>
            <w:r w:rsidRPr="00CE137D">
              <w:rPr>
                <w:rFonts w:ascii="Arial" w:hAnsi="Arial" w:cs="Arial"/>
                <w:color w:val="000000" w:themeColor="text1"/>
                <w:spacing w:val="-2"/>
              </w:rPr>
              <w:t>может возникнуть в результате любого слияния, консолидации активов или реорганизации;</w:t>
            </w:r>
          </w:p>
        </w:tc>
        <w:tc>
          <w:tcPr>
            <w:tcW w:w="4678" w:type="dxa"/>
          </w:tcPr>
          <w:p w14:paraId="01C7FB5B" w14:textId="02897FAE"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any successor or assignee of DI, which may result from any merger, consolidation or reorganization;</w:t>
            </w:r>
          </w:p>
        </w:tc>
      </w:tr>
      <w:tr w:rsidR="001C4A43" w:rsidRPr="009D6216" w14:paraId="761A7971" w14:textId="77777777" w:rsidTr="00D31197">
        <w:trPr>
          <w:jc w:val="center"/>
        </w:trPr>
        <w:tc>
          <w:tcPr>
            <w:tcW w:w="4678" w:type="dxa"/>
          </w:tcPr>
          <w:p w14:paraId="5B68D35A" w14:textId="68353E44" w:rsidR="001C4A43" w:rsidRPr="00CE137D" w:rsidRDefault="001C4A43"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другой корпорации, которая приобретает весь или практически весь бизнес и активы DI; или</w:t>
            </w:r>
          </w:p>
        </w:tc>
        <w:tc>
          <w:tcPr>
            <w:tcW w:w="4678" w:type="dxa"/>
          </w:tcPr>
          <w:p w14:paraId="5F811549" w14:textId="3781056D"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another corporation that acquires all or substantially all of the business and assets of DI; or</w:t>
            </w:r>
          </w:p>
        </w:tc>
      </w:tr>
      <w:tr w:rsidR="001C4A43" w:rsidRPr="009D6216" w14:paraId="38198A40" w14:textId="77777777" w:rsidTr="00D31197">
        <w:trPr>
          <w:jc w:val="center"/>
        </w:trPr>
        <w:tc>
          <w:tcPr>
            <w:tcW w:w="4678" w:type="dxa"/>
          </w:tcPr>
          <w:p w14:paraId="67707246" w14:textId="3C6DC448" w:rsidR="001C4A43" w:rsidRPr="00CE137D" w:rsidRDefault="00CE137D"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 xml:space="preserve">любому другому Лицу только с </w:t>
            </w:r>
            <w:r w:rsidR="001C4A43" w:rsidRPr="00CE137D">
              <w:rPr>
                <w:rFonts w:ascii="Arial" w:hAnsi="Arial" w:cs="Arial"/>
                <w:color w:val="000000" w:themeColor="text1"/>
                <w:spacing w:val="-2"/>
              </w:rPr>
              <w:t xml:space="preserve">письменного согласия </w:t>
            </w:r>
            <w:r w:rsidR="001C4A43" w:rsidRPr="00CE137D">
              <w:rPr>
                <w:rFonts w:ascii="Arial" w:hAnsi="Arial" w:cs="Arial"/>
                <w:color w:val="000000" w:themeColor="text1"/>
              </w:rPr>
              <w:t>Владельца</w:t>
            </w:r>
            <w:r w:rsidRPr="00CE137D">
              <w:rPr>
                <w:rFonts w:ascii="Arial" w:hAnsi="Arial" w:cs="Arial"/>
                <w:color w:val="000000" w:themeColor="text1"/>
              </w:rPr>
              <w:t>.</w:t>
            </w:r>
          </w:p>
        </w:tc>
        <w:tc>
          <w:tcPr>
            <w:tcW w:w="4678" w:type="dxa"/>
          </w:tcPr>
          <w:p w14:paraId="5FDCE3BC" w14:textId="7FA73A87"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any other Person with the written consent of the Owner.</w:t>
            </w:r>
          </w:p>
        </w:tc>
      </w:tr>
      <w:tr w:rsidR="001C4A43" w:rsidRPr="009D6216" w14:paraId="621E7B86" w14:textId="77777777" w:rsidTr="00D31197">
        <w:trPr>
          <w:jc w:val="center"/>
        </w:trPr>
        <w:tc>
          <w:tcPr>
            <w:tcW w:w="4678" w:type="dxa"/>
          </w:tcPr>
          <w:p w14:paraId="7AA32D8E" w14:textId="76580415" w:rsidR="001C4A43" w:rsidRPr="00CE137D" w:rsidRDefault="001C4A43" w:rsidP="0018245D">
            <w:pPr>
              <w:numPr>
                <w:ilvl w:val="0"/>
                <w:numId w:val="103"/>
              </w:numPr>
              <w:spacing w:line="276" w:lineRule="auto"/>
              <w:ind w:left="591" w:hanging="591"/>
              <w:jc w:val="both"/>
              <w:rPr>
                <w:rFonts w:ascii="Arial" w:hAnsi="Arial" w:cs="Arial"/>
                <w:color w:val="000000" w:themeColor="text1"/>
              </w:rPr>
            </w:pPr>
            <w:r w:rsidRPr="00CE137D">
              <w:rPr>
                <w:rFonts w:ascii="Arial" w:hAnsi="Arial" w:cs="Arial"/>
                <w:color w:val="000000" w:themeColor="text1"/>
              </w:rPr>
              <w:t>Любая уступка, передача или замена обязательства в соответствии с разделом 10.1 (a) регулируется следующим:</w:t>
            </w:r>
          </w:p>
        </w:tc>
        <w:tc>
          <w:tcPr>
            <w:tcW w:w="4678" w:type="dxa"/>
          </w:tcPr>
          <w:p w14:paraId="61179E3D" w14:textId="6412EEFA" w:rsidR="001C4A43" w:rsidRPr="00CE137D" w:rsidRDefault="001C4A43" w:rsidP="0018245D">
            <w:pPr>
              <w:numPr>
                <w:ilvl w:val="0"/>
                <w:numId w:val="104"/>
              </w:numPr>
              <w:spacing w:line="276" w:lineRule="auto"/>
              <w:ind w:left="595" w:hanging="595"/>
              <w:jc w:val="both"/>
              <w:rPr>
                <w:rFonts w:ascii="Arial" w:hAnsi="Arial" w:cs="Arial"/>
                <w:color w:val="000000" w:themeColor="text1"/>
                <w:spacing w:val="-2"/>
                <w:lang w:val="en-US"/>
              </w:rPr>
            </w:pPr>
            <w:r w:rsidRPr="00CE137D">
              <w:rPr>
                <w:rFonts w:ascii="Arial" w:hAnsi="Arial" w:cs="Arial"/>
                <w:color w:val="000000" w:themeColor="text1"/>
                <w:spacing w:val="-2"/>
                <w:lang w:val="en-US"/>
              </w:rPr>
              <w:t>Any assignment, transfer or novation under Section 10.1 (a) shall be subject to the followings:</w:t>
            </w:r>
          </w:p>
        </w:tc>
      </w:tr>
      <w:tr w:rsidR="001C4A43" w:rsidRPr="009D6216" w14:paraId="4F8D917E" w14:textId="77777777" w:rsidTr="00D31197">
        <w:trPr>
          <w:jc w:val="center"/>
        </w:trPr>
        <w:tc>
          <w:tcPr>
            <w:tcW w:w="4678" w:type="dxa"/>
          </w:tcPr>
          <w:p w14:paraId="477887CF" w14:textId="615E5EBE" w:rsidR="001C4A43" w:rsidRPr="00CE137D" w:rsidRDefault="001C4A43" w:rsidP="0018245D">
            <w:pPr>
              <w:pStyle w:val="Heading16pt"/>
              <w:numPr>
                <w:ilvl w:val="3"/>
                <w:numId w:val="100"/>
              </w:numPr>
              <w:tabs>
                <w:tab w:val="clear" w:pos="1134"/>
              </w:tabs>
              <w:spacing w:after="120" w:line="276" w:lineRule="auto"/>
              <w:ind w:left="1016" w:hanging="425"/>
              <w:jc w:val="both"/>
              <w:rPr>
                <w:rFonts w:cs="Arial"/>
                <w:b w:val="0"/>
                <w:color w:val="000000" w:themeColor="text1"/>
                <w:spacing w:val="-2"/>
                <w:sz w:val="20"/>
              </w:rPr>
            </w:pPr>
            <w:r w:rsidRPr="00710552">
              <w:rPr>
                <w:rFonts w:cs="Arial"/>
                <w:b w:val="0"/>
                <w:color w:val="000000" w:themeColor="text1"/>
                <w:spacing w:val="-2"/>
                <w:sz w:val="20"/>
              </w:rPr>
              <w:t xml:space="preserve">правопреемник, цессионарий или Лицо, которому настоящее Соглашение переуступлено, </w:t>
            </w:r>
            <w:del w:id="603" w:author="Arina Dovzhenko" w:date="2025-11-28T17:00:00Z" w16du:dateUtc="2025-11-28T14:00:00Z">
              <w:r w:rsidRPr="00710552" w:rsidDel="00A65109">
                <w:rPr>
                  <w:rFonts w:cs="Arial"/>
                  <w:b w:val="0"/>
                  <w:color w:val="000000" w:themeColor="text1"/>
                  <w:spacing w:val="-2"/>
                  <w:sz w:val="20"/>
                </w:rPr>
                <w:delText>передано в</w:delText>
              </w:r>
              <w:r w:rsidR="00CE137D" w:rsidDel="00A65109">
                <w:rPr>
                  <w:rFonts w:cs="Arial"/>
                  <w:b w:val="0"/>
                  <w:color w:val="000000" w:themeColor="text1"/>
                  <w:spacing w:val="-2"/>
                  <w:sz w:val="20"/>
                </w:rPr>
                <w:delText xml:space="preserve"> результате новации, </w:delText>
              </w:r>
            </w:del>
            <w:r w:rsidR="00CE137D">
              <w:rPr>
                <w:rFonts w:cs="Arial"/>
                <w:b w:val="0"/>
                <w:color w:val="000000" w:themeColor="text1"/>
                <w:spacing w:val="-2"/>
                <w:sz w:val="20"/>
              </w:rPr>
              <w:lastRenderedPageBreak/>
              <w:t xml:space="preserve">принимает </w:t>
            </w:r>
            <w:r w:rsidRPr="00710552">
              <w:rPr>
                <w:rFonts w:cs="Arial"/>
                <w:b w:val="0"/>
                <w:color w:val="000000" w:themeColor="text1"/>
                <w:spacing w:val="-2"/>
                <w:sz w:val="20"/>
              </w:rPr>
              <w:t xml:space="preserve">на себя и </w:t>
            </w:r>
            <w:proofErr w:type="gramStart"/>
            <w:r w:rsidRPr="00710552">
              <w:rPr>
                <w:rFonts w:cs="Arial"/>
                <w:b w:val="0"/>
                <w:color w:val="000000" w:themeColor="text1"/>
                <w:spacing w:val="-2"/>
                <w:sz w:val="20"/>
              </w:rPr>
              <w:t>обязуется  соблюдать</w:t>
            </w:r>
            <w:proofErr w:type="gramEnd"/>
            <w:r w:rsidRPr="00710552">
              <w:rPr>
                <w:rFonts w:cs="Arial"/>
                <w:b w:val="0"/>
                <w:color w:val="000000" w:themeColor="text1"/>
                <w:spacing w:val="-2"/>
                <w:sz w:val="20"/>
              </w:rPr>
              <w:t xml:space="preserve"> все условия и положения настоящего Соглашения вместо DI, в той степени, в которой они остаются в полной силе и действии;</w:t>
            </w:r>
          </w:p>
        </w:tc>
        <w:tc>
          <w:tcPr>
            <w:tcW w:w="4678" w:type="dxa"/>
          </w:tcPr>
          <w:p w14:paraId="75FEEB16" w14:textId="3685AA3C" w:rsidR="001C4A43" w:rsidRPr="00CE137D" w:rsidRDefault="001C4A43" w:rsidP="0018245D">
            <w:pPr>
              <w:pStyle w:val="Heading16pt"/>
              <w:numPr>
                <w:ilvl w:val="0"/>
                <w:numId w:val="107"/>
              </w:numPr>
              <w:spacing w:after="120" w:line="276" w:lineRule="auto"/>
              <w:ind w:left="1020" w:hanging="425"/>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the assignee, transferee or Person to whom this Agreement is assigned, transferred must assume and agree to be bound by all the terms and provisions </w:t>
            </w:r>
            <w:r w:rsidRPr="00710552">
              <w:rPr>
                <w:rFonts w:cs="Arial"/>
                <w:b w:val="0"/>
                <w:color w:val="000000" w:themeColor="text1"/>
                <w:spacing w:val="-2"/>
                <w:sz w:val="20"/>
                <w:lang w:val="en-US"/>
              </w:rPr>
              <w:lastRenderedPageBreak/>
              <w:t>of this Agreement in place of DI, to the extent that they remain in full force and effect;</w:t>
            </w:r>
          </w:p>
        </w:tc>
      </w:tr>
      <w:tr w:rsidR="009A05E0" w:rsidRPr="007B6CAE" w14:paraId="3C863D5F" w14:textId="77777777" w:rsidTr="00D31197">
        <w:trPr>
          <w:jc w:val="center"/>
        </w:trPr>
        <w:tc>
          <w:tcPr>
            <w:tcW w:w="4678" w:type="dxa"/>
          </w:tcPr>
          <w:p w14:paraId="47425851" w14:textId="3270418F" w:rsidR="009A05E0" w:rsidRPr="0069104A" w:rsidRDefault="001C4A43"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lastRenderedPageBreak/>
              <w:t>правопреемник, цессионарий или Лицо, которому настоящее Соглашение уступлено, передано, не является неплатежеспособным, не находится под санкциями, не внесено в черный список какого-либо финансового учреждения или организации по российскому законодательству, не является лицом, находящимся под контролем недружественного государства в значении российского законодательства, не квалифицировано как какое-либо преступное сообщество (преступная организация) или не связано с ней;</w:t>
            </w:r>
          </w:p>
        </w:tc>
        <w:tc>
          <w:tcPr>
            <w:tcW w:w="4678" w:type="dxa"/>
          </w:tcPr>
          <w:p w14:paraId="5742E634" w14:textId="335F2B95" w:rsidR="009A05E0" w:rsidRPr="0069104A" w:rsidRDefault="001C4A43"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the assignee, transferee or Person to whom this Agreement is assigned, transferred is not insolvent, sanctioned, blacklisted by any financial institution or organization under the Russian law, is not a </w:t>
            </w:r>
            <w:proofErr w:type="gramStart"/>
            <w:r w:rsidRPr="0069104A">
              <w:rPr>
                <w:rFonts w:ascii="Arial" w:hAnsi="Arial" w:cs="Arial"/>
                <w:color w:val="000000" w:themeColor="text1"/>
                <w:spacing w:val="-2"/>
                <w:lang w:val="en-US"/>
              </w:rPr>
              <w:t>persons</w:t>
            </w:r>
            <w:proofErr w:type="gramEnd"/>
            <w:r w:rsidRPr="0069104A">
              <w:rPr>
                <w:rFonts w:ascii="Arial" w:hAnsi="Arial" w:cs="Arial"/>
                <w:color w:val="000000" w:themeColor="text1"/>
                <w:spacing w:val="-2"/>
                <w:lang w:val="en-US"/>
              </w:rPr>
              <w:t xml:space="preserve"> under the control of unfriendly states under the meaning of the Russian law</w:t>
            </w:r>
            <w:ins w:id="604" w:author="Arina Dovzhenko" w:date="2025-11-28T16:24:00Z" w16du:dateUtc="2025-11-28T13:24:00Z">
              <w:r w:rsidR="00C82FC1">
                <w:rPr>
                  <w:rFonts w:ascii="Arial" w:hAnsi="Arial" w:cs="Arial"/>
                  <w:color w:val="000000" w:themeColor="text1"/>
                  <w:spacing w:val="-2"/>
                  <w:lang w:val="en-US"/>
                </w:rPr>
                <w:t xml:space="preserve"> </w:t>
              </w:r>
            </w:ins>
            <w:r w:rsidRPr="0069104A">
              <w:rPr>
                <w:rFonts w:ascii="Arial" w:hAnsi="Arial" w:cs="Arial"/>
                <w:color w:val="000000" w:themeColor="text1"/>
                <w:spacing w:val="-2"/>
                <w:lang w:val="en-US"/>
              </w:rPr>
              <w:t>or qualified as or involved with any criminal community (Organized Crime Group);</w:t>
            </w:r>
          </w:p>
        </w:tc>
      </w:tr>
      <w:tr w:rsidR="009A05E0" w:rsidRPr="009D6216" w14:paraId="0D488E8C" w14:textId="77777777" w:rsidTr="00D31197">
        <w:trPr>
          <w:jc w:val="center"/>
        </w:trPr>
        <w:tc>
          <w:tcPr>
            <w:tcW w:w="4678" w:type="dxa"/>
          </w:tcPr>
          <w:p w14:paraId="5AC9A678" w14:textId="386737A2"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правопреемник, получатель или Лицо, которому настоящее Соглашение переуступлено, передано, должно предоставить Владельцу оформленный экземпляр соглашения о переуступке и принятии прав и обязательств по настоящему Соглашению</w:t>
            </w:r>
            <w:del w:id="605" w:author="Arina Dovzhenko" w:date="2025-11-28T17:01:00Z" w16du:dateUtc="2025-11-28T14:01:00Z">
              <w:r w:rsidRPr="0069104A" w:rsidDel="00A65109">
                <w:rPr>
                  <w:rFonts w:ascii="Arial" w:hAnsi="Arial" w:cs="Arial"/>
                  <w:color w:val="000000" w:themeColor="text1"/>
                  <w:spacing w:val="-2"/>
                </w:rPr>
                <w:delText xml:space="preserve"> или о новации настоящего Соглашения</w:delText>
              </w:r>
            </w:del>
            <w:r w:rsidRPr="0069104A">
              <w:rPr>
                <w:rFonts w:ascii="Arial" w:hAnsi="Arial" w:cs="Arial"/>
                <w:color w:val="000000" w:themeColor="text1"/>
                <w:spacing w:val="-2"/>
              </w:rPr>
              <w:t>; и</w:t>
            </w:r>
          </w:p>
        </w:tc>
        <w:tc>
          <w:tcPr>
            <w:tcW w:w="4678" w:type="dxa"/>
          </w:tcPr>
          <w:p w14:paraId="050433EC" w14:textId="6137E113"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must deliver to the Owner an executed counterpart of an instrument of assignment and assumption of the rights and obligat</w:t>
            </w:r>
            <w:r w:rsidR="0069104A" w:rsidRPr="0069104A">
              <w:rPr>
                <w:rFonts w:ascii="Arial" w:hAnsi="Arial" w:cs="Arial"/>
                <w:color w:val="000000" w:themeColor="text1"/>
                <w:spacing w:val="-2"/>
                <w:lang w:val="en-US"/>
              </w:rPr>
              <w:t>ions under, this Agreement; and</w:t>
            </w:r>
          </w:p>
        </w:tc>
      </w:tr>
      <w:tr w:rsidR="009A05E0" w:rsidRPr="009D6216" w14:paraId="73F61A7E" w14:textId="77777777" w:rsidTr="00D31197">
        <w:trPr>
          <w:jc w:val="center"/>
        </w:trPr>
        <w:tc>
          <w:tcPr>
            <w:tcW w:w="4678" w:type="dxa"/>
          </w:tcPr>
          <w:p w14:paraId="2157ACC4" w14:textId="543724C9"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письменное уведомление о любой уступке, разрешенной настоящим Соглашением, вместе со всей соответствующей документацией и информацией о правопреемнике, цессионарии или Лице, которому настоящее Соглашение переуступлено, передано, а также о его связи с DI, должно быть предоставлено Владельцу</w:t>
            </w:r>
            <w:r w:rsidR="0069104A">
              <w:rPr>
                <w:rFonts w:ascii="Arial" w:hAnsi="Arial" w:cs="Arial"/>
                <w:color w:val="000000" w:themeColor="text1"/>
                <w:spacing w:val="-2"/>
              </w:rPr>
              <w:t xml:space="preserve"> за тридцать (</w:t>
            </w:r>
            <w:r w:rsidRPr="0069104A">
              <w:rPr>
                <w:rFonts w:ascii="Arial" w:hAnsi="Arial" w:cs="Arial"/>
                <w:color w:val="000000" w:themeColor="text1"/>
                <w:spacing w:val="-2"/>
              </w:rPr>
              <w:t>30) Рабочих дней до даты такой уступки;</w:t>
            </w:r>
          </w:p>
        </w:tc>
        <w:tc>
          <w:tcPr>
            <w:tcW w:w="4678" w:type="dxa"/>
          </w:tcPr>
          <w:p w14:paraId="3B8B8EE7" w14:textId="7A44E3BB"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written notice of any assignment permitted by this Agreement, together with all relevant documentation and information on the assignee, transferee or Person to whom this Agreement is assigned, transferred and its relation with DI, shall be provided to Owner thirty (30) Business Days prior to the date of such a</w:t>
            </w:r>
            <w:r w:rsidR="0069104A" w:rsidRPr="0069104A">
              <w:rPr>
                <w:rFonts w:ascii="Arial" w:hAnsi="Arial" w:cs="Arial"/>
                <w:color w:val="000000" w:themeColor="text1"/>
                <w:spacing w:val="-2"/>
                <w:lang w:val="en-US"/>
              </w:rPr>
              <w:t>ssignment;</w:t>
            </w:r>
          </w:p>
        </w:tc>
      </w:tr>
      <w:tr w:rsidR="009A05E0" w:rsidRPr="009D6216" w14:paraId="27FB45A0" w14:textId="77777777" w:rsidTr="00D31197">
        <w:trPr>
          <w:jc w:val="center"/>
        </w:trPr>
        <w:tc>
          <w:tcPr>
            <w:tcW w:w="4678" w:type="dxa"/>
          </w:tcPr>
          <w:p w14:paraId="4C10838D" w14:textId="39613A80"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 xml:space="preserve">правопреемник, получатель или Лицо, которому настоящее Соглашение переуступлено, передано, обладает подтвержденным опытом оказания услуг, соответствующих услугам по настоящему Соглашению, и вправе оказывать услуги на </w:t>
            </w:r>
            <w:r w:rsidR="0069104A" w:rsidRPr="0069104A">
              <w:rPr>
                <w:rFonts w:ascii="Arial" w:hAnsi="Arial" w:cs="Arial"/>
                <w:color w:val="000000" w:themeColor="text1"/>
                <w:spacing w:val="-2"/>
              </w:rPr>
              <w:t>Территории</w:t>
            </w:r>
            <w:r w:rsidR="0069104A">
              <w:rPr>
                <w:rFonts w:ascii="Arial" w:hAnsi="Arial" w:cs="Arial"/>
                <w:color w:val="000000" w:themeColor="text1"/>
                <w:spacing w:val="-2"/>
              </w:rPr>
              <w:t>.</w:t>
            </w:r>
          </w:p>
        </w:tc>
        <w:tc>
          <w:tcPr>
            <w:tcW w:w="4678" w:type="dxa"/>
          </w:tcPr>
          <w:p w14:paraId="30938FAA" w14:textId="03BA82B3"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has proven experience in providing services corresponding to the services under this Agreement and is entitled to r</w:t>
            </w:r>
            <w:r w:rsidR="0069104A" w:rsidRPr="0069104A">
              <w:rPr>
                <w:rFonts w:ascii="Arial" w:hAnsi="Arial" w:cs="Arial"/>
                <w:color w:val="000000" w:themeColor="text1"/>
                <w:spacing w:val="-2"/>
                <w:lang w:val="en-US"/>
              </w:rPr>
              <w:t>ender services on the Territory.</w:t>
            </w:r>
          </w:p>
        </w:tc>
      </w:tr>
      <w:tr w:rsidR="009A05E0" w:rsidRPr="009D6216" w14:paraId="6695E883" w14:textId="77777777" w:rsidTr="00D31197">
        <w:trPr>
          <w:jc w:val="center"/>
        </w:trPr>
        <w:tc>
          <w:tcPr>
            <w:tcW w:w="4678" w:type="dxa"/>
          </w:tcPr>
          <w:p w14:paraId="7C96FD85" w14:textId="6D053E9C" w:rsidR="009A05E0" w:rsidRPr="0069104A" w:rsidRDefault="009A05E0" w:rsidP="0018245D">
            <w:pPr>
              <w:numPr>
                <w:ilvl w:val="0"/>
                <w:numId w:val="103"/>
              </w:numPr>
              <w:spacing w:line="276" w:lineRule="auto"/>
              <w:ind w:left="591" w:hanging="591"/>
              <w:jc w:val="both"/>
              <w:rPr>
                <w:rFonts w:ascii="Arial" w:hAnsi="Arial" w:cs="Arial"/>
                <w:color w:val="000000" w:themeColor="text1"/>
              </w:rPr>
            </w:pPr>
            <w:r w:rsidRPr="0069104A">
              <w:rPr>
                <w:rFonts w:ascii="Arial" w:hAnsi="Arial" w:cs="Arial"/>
                <w:color w:val="000000" w:themeColor="text1"/>
              </w:rPr>
              <w:lastRenderedPageBreak/>
              <w:t xml:space="preserve">Если DI уступает или передает все или некоторые из своих прав, </w:t>
            </w:r>
            <w:del w:id="606" w:author="Arina Dovzhenko" w:date="2025-11-28T17:01:00Z" w16du:dateUtc="2025-11-28T14:01:00Z">
              <w:r w:rsidRPr="0069104A" w:rsidDel="00A65109">
                <w:rPr>
                  <w:rFonts w:ascii="Arial" w:hAnsi="Arial" w:cs="Arial"/>
                  <w:color w:val="000000" w:themeColor="text1"/>
                </w:rPr>
                <w:delText xml:space="preserve">долей </w:delText>
              </w:r>
            </w:del>
            <w:ins w:id="607" w:author="Arina Dovzhenko" w:date="2025-11-28T17:01:00Z" w16du:dateUtc="2025-11-28T14:01:00Z">
              <w:r w:rsidR="00A65109">
                <w:rPr>
                  <w:rFonts w:ascii="Arial" w:hAnsi="Arial" w:cs="Arial"/>
                  <w:color w:val="000000" w:themeColor="text1"/>
                </w:rPr>
                <w:t>интересов</w:t>
              </w:r>
              <w:r w:rsidR="00A65109" w:rsidRPr="0069104A">
                <w:rPr>
                  <w:rFonts w:ascii="Arial" w:hAnsi="Arial" w:cs="Arial"/>
                  <w:color w:val="000000" w:themeColor="text1"/>
                </w:rPr>
                <w:t xml:space="preserve"> </w:t>
              </w:r>
            </w:ins>
            <w:del w:id="608" w:author="Arina Dovzhenko" w:date="2025-11-28T17:01:00Z" w16du:dateUtc="2025-11-28T14:01:00Z">
              <w:r w:rsidRPr="0069104A" w:rsidDel="00A65109">
                <w:rPr>
                  <w:rFonts w:ascii="Arial" w:hAnsi="Arial" w:cs="Arial"/>
                  <w:color w:val="000000" w:themeColor="text1"/>
                </w:rPr>
                <w:delText xml:space="preserve">владения </w:delText>
              </w:r>
            </w:del>
            <w:r w:rsidRPr="0069104A">
              <w:rPr>
                <w:rFonts w:ascii="Arial" w:hAnsi="Arial" w:cs="Arial"/>
                <w:color w:val="000000" w:themeColor="text1"/>
              </w:rPr>
              <w:t xml:space="preserve">и обязательств по настоящему Соглашению </w:t>
            </w:r>
            <w:del w:id="609" w:author="Arina Dovzhenko" w:date="2025-11-28T17:02:00Z" w16du:dateUtc="2025-11-28T14:02:00Z">
              <w:r w:rsidRPr="0069104A" w:rsidDel="00A65109">
                <w:rPr>
                  <w:rFonts w:ascii="Arial" w:hAnsi="Arial" w:cs="Arial"/>
                  <w:color w:val="000000" w:themeColor="text1"/>
                </w:rPr>
                <w:delText xml:space="preserve">или обновляет настоящее Соглашение </w:delText>
              </w:r>
            </w:del>
            <w:r w:rsidRPr="0069104A">
              <w:rPr>
                <w:rFonts w:ascii="Arial" w:hAnsi="Arial" w:cs="Arial"/>
                <w:color w:val="000000" w:themeColor="text1"/>
              </w:rPr>
              <w:t>в соответствии с настоящим Разделом, DI не несет ответственности за любые обязательства, возникающие по настоящему Соглашению после даты такой уступки, передачи, за исключением таких обязательств или предшествующих нарушений договора, которые могли возникнуть до даты такой уступки, передачи.</w:t>
            </w:r>
          </w:p>
        </w:tc>
        <w:tc>
          <w:tcPr>
            <w:tcW w:w="4678" w:type="dxa"/>
          </w:tcPr>
          <w:p w14:paraId="4788CFBA" w14:textId="3D026BEC" w:rsidR="009A05E0" w:rsidRPr="0069104A" w:rsidRDefault="009A05E0" w:rsidP="0018245D">
            <w:pPr>
              <w:numPr>
                <w:ilvl w:val="0"/>
                <w:numId w:val="104"/>
              </w:numPr>
              <w:spacing w:line="276" w:lineRule="auto"/>
              <w:ind w:left="595" w:hanging="595"/>
              <w:jc w:val="both"/>
              <w:rPr>
                <w:rFonts w:ascii="Arial" w:hAnsi="Arial" w:cs="Arial"/>
                <w:color w:val="000000" w:themeColor="text1"/>
                <w:spacing w:val="-2"/>
                <w:lang w:val="en-US"/>
              </w:rPr>
            </w:pPr>
            <w:r w:rsidRPr="0069104A">
              <w:rPr>
                <w:rFonts w:ascii="Arial" w:hAnsi="Arial" w:cs="Arial"/>
                <w:color w:val="000000" w:themeColor="text1"/>
                <w:spacing w:val="-2"/>
                <w:lang w:val="en-US"/>
              </w:rPr>
              <w:t>If DI assigns or transfers all or any of its rights, interests and obligations under this Agreement under and in accordance with this Section, DI shall not be liable for any obligations arising under this Agreement after the date of such assignment, transfer or novation, except for such obligations or antecedent breaches of contract as may have arisen before the date of such assignment, transfer.</w:t>
            </w:r>
          </w:p>
        </w:tc>
      </w:tr>
      <w:tr w:rsidR="0069104A" w:rsidRPr="009A05E0" w14:paraId="0154EC16" w14:textId="77777777" w:rsidTr="00D31197">
        <w:trPr>
          <w:jc w:val="center"/>
        </w:trPr>
        <w:tc>
          <w:tcPr>
            <w:tcW w:w="4678" w:type="dxa"/>
          </w:tcPr>
          <w:p w14:paraId="32A985C9" w14:textId="376D58A4" w:rsidR="0069104A" w:rsidRPr="0069104A" w:rsidRDefault="00A273B1" w:rsidP="0018245D">
            <w:pPr>
              <w:numPr>
                <w:ilvl w:val="0"/>
                <w:numId w:val="101"/>
              </w:numPr>
              <w:spacing w:line="276" w:lineRule="auto"/>
              <w:ind w:left="591" w:hanging="591"/>
              <w:rPr>
                <w:rFonts w:ascii="Arial" w:hAnsi="Arial" w:cs="Arial"/>
                <w:color w:val="000000" w:themeColor="text1"/>
                <w:spacing w:val="-2"/>
                <w:u w:val="single"/>
              </w:rPr>
            </w:pPr>
            <w:r>
              <w:rPr>
                <w:rFonts w:ascii="Arial" w:hAnsi="Arial" w:cs="Arial"/>
                <w:color w:val="000000" w:themeColor="text1"/>
                <w:spacing w:val="-2"/>
                <w:u w:val="single"/>
              </w:rPr>
              <w:t>Уступка Владель</w:t>
            </w:r>
            <w:r w:rsidR="0069104A" w:rsidRPr="0069104A">
              <w:rPr>
                <w:rFonts w:ascii="Arial" w:hAnsi="Arial" w:cs="Arial"/>
                <w:color w:val="000000" w:themeColor="text1"/>
                <w:spacing w:val="-2"/>
                <w:u w:val="single"/>
              </w:rPr>
              <w:t>ц</w:t>
            </w:r>
            <w:r>
              <w:rPr>
                <w:rFonts w:ascii="Arial" w:hAnsi="Arial" w:cs="Arial"/>
                <w:color w:val="000000" w:themeColor="text1"/>
                <w:spacing w:val="-2"/>
                <w:u w:val="single"/>
              </w:rPr>
              <w:t>а</w:t>
            </w:r>
          </w:p>
        </w:tc>
        <w:tc>
          <w:tcPr>
            <w:tcW w:w="4678" w:type="dxa"/>
          </w:tcPr>
          <w:p w14:paraId="2C7E38C7" w14:textId="3DCE5B6A" w:rsidR="0069104A" w:rsidRPr="0069104A" w:rsidRDefault="0069104A" w:rsidP="0018245D">
            <w:pPr>
              <w:numPr>
                <w:ilvl w:val="0"/>
                <w:numId w:val="102"/>
              </w:numPr>
              <w:spacing w:line="276" w:lineRule="auto"/>
              <w:ind w:left="595" w:hanging="595"/>
              <w:rPr>
                <w:rFonts w:ascii="Arial" w:hAnsi="Arial" w:cs="Arial"/>
                <w:color w:val="000000" w:themeColor="text1"/>
                <w:spacing w:val="-2"/>
                <w:u w:val="single"/>
              </w:rPr>
            </w:pPr>
            <w:proofErr w:type="spellStart"/>
            <w:r w:rsidRPr="0069104A">
              <w:rPr>
                <w:rFonts w:ascii="Arial" w:hAnsi="Arial" w:cs="Arial"/>
                <w:color w:val="000000" w:themeColor="text1"/>
                <w:spacing w:val="-2"/>
                <w:u w:val="single"/>
              </w:rPr>
              <w:t>Assignment</w:t>
            </w:r>
            <w:proofErr w:type="spellEnd"/>
            <w:r w:rsidRPr="0069104A">
              <w:rPr>
                <w:rFonts w:ascii="Arial" w:hAnsi="Arial" w:cs="Arial"/>
                <w:color w:val="000000" w:themeColor="text1"/>
                <w:spacing w:val="-2"/>
                <w:u w:val="single"/>
              </w:rPr>
              <w:t xml:space="preserve"> </w:t>
            </w:r>
            <w:proofErr w:type="spellStart"/>
            <w:r w:rsidRPr="0069104A">
              <w:rPr>
                <w:rFonts w:ascii="Arial" w:hAnsi="Arial" w:cs="Arial"/>
                <w:color w:val="000000" w:themeColor="text1"/>
                <w:spacing w:val="-2"/>
                <w:u w:val="single"/>
              </w:rPr>
              <w:t>by</w:t>
            </w:r>
            <w:proofErr w:type="spellEnd"/>
            <w:r w:rsidRPr="0069104A">
              <w:rPr>
                <w:rFonts w:ascii="Arial" w:hAnsi="Arial" w:cs="Arial"/>
                <w:color w:val="000000" w:themeColor="text1"/>
                <w:spacing w:val="-2"/>
                <w:u w:val="single"/>
              </w:rPr>
              <w:t xml:space="preserve"> The </w:t>
            </w:r>
            <w:proofErr w:type="spellStart"/>
            <w:r w:rsidRPr="0069104A">
              <w:rPr>
                <w:rFonts w:ascii="Arial" w:hAnsi="Arial" w:cs="Arial"/>
                <w:color w:val="000000" w:themeColor="text1"/>
                <w:spacing w:val="-2"/>
                <w:u w:val="single"/>
              </w:rPr>
              <w:t>Owner</w:t>
            </w:r>
            <w:proofErr w:type="spellEnd"/>
          </w:p>
        </w:tc>
      </w:tr>
      <w:tr w:rsidR="00710552" w:rsidRPr="00710552" w14:paraId="0C3D8C08" w14:textId="77777777" w:rsidTr="00D31197">
        <w:trPr>
          <w:jc w:val="center"/>
        </w:trPr>
        <w:tc>
          <w:tcPr>
            <w:tcW w:w="4678" w:type="dxa"/>
          </w:tcPr>
          <w:p w14:paraId="28040000" w14:textId="5BDCFD34" w:rsidR="00D31197" w:rsidRPr="0069104A" w:rsidRDefault="0069104A" w:rsidP="0018245D">
            <w:pPr>
              <w:pStyle w:val="a3"/>
              <w:numPr>
                <w:ilvl w:val="0"/>
                <w:numId w:val="109"/>
              </w:numPr>
              <w:tabs>
                <w:tab w:val="left" w:pos="1440"/>
              </w:tabs>
              <w:spacing w:line="276" w:lineRule="auto"/>
              <w:ind w:hanging="720"/>
              <w:contextualSpacing w:val="0"/>
              <w:jc w:val="both"/>
              <w:rPr>
                <w:rFonts w:ascii="Arial" w:hAnsi="Arial" w:cs="Arial"/>
                <w:color w:val="000000" w:themeColor="text1"/>
              </w:rPr>
            </w:pPr>
            <w:r w:rsidRPr="0069104A">
              <w:rPr>
                <w:rFonts w:ascii="Arial" w:hAnsi="Arial" w:cs="Arial"/>
                <w:color w:val="000000" w:themeColor="text1"/>
              </w:rPr>
              <w:t>Аффилированному лицу или Лицу</w:t>
            </w:r>
          </w:p>
        </w:tc>
        <w:tc>
          <w:tcPr>
            <w:tcW w:w="4678" w:type="dxa"/>
          </w:tcPr>
          <w:p w14:paraId="36040000" w14:textId="18393083" w:rsidR="00D31197" w:rsidRPr="0069104A" w:rsidRDefault="00D31197" w:rsidP="0018245D">
            <w:pPr>
              <w:pStyle w:val="Heading16pt"/>
              <w:numPr>
                <w:ilvl w:val="0"/>
                <w:numId w:val="110"/>
              </w:numPr>
              <w:spacing w:after="120" w:line="276" w:lineRule="auto"/>
              <w:ind w:left="595" w:hanging="595"/>
              <w:jc w:val="both"/>
              <w:rPr>
                <w:rFonts w:cs="Arial"/>
                <w:b w:val="0"/>
                <w:color w:val="000000" w:themeColor="text1"/>
                <w:spacing w:val="-2"/>
                <w:sz w:val="20"/>
              </w:rPr>
            </w:pPr>
            <w:bookmarkStart w:id="610" w:name="_Hlk62725287"/>
            <w:r w:rsidRPr="00710552">
              <w:rPr>
                <w:rFonts w:cs="Arial"/>
                <w:b w:val="0"/>
                <w:color w:val="000000" w:themeColor="text1"/>
                <w:spacing w:val="-2"/>
                <w:sz w:val="20"/>
              </w:rPr>
              <w:t xml:space="preserve">To </w:t>
            </w:r>
            <w:proofErr w:type="spellStart"/>
            <w:r w:rsidRPr="00710552">
              <w:rPr>
                <w:rFonts w:cs="Arial"/>
                <w:b w:val="0"/>
                <w:color w:val="000000" w:themeColor="text1"/>
                <w:spacing w:val="-2"/>
                <w:sz w:val="20"/>
              </w:rPr>
              <w:t>Affiliate</w:t>
            </w:r>
            <w:proofErr w:type="spellEnd"/>
            <w:r w:rsidRPr="00710552">
              <w:rPr>
                <w:rFonts w:cs="Arial"/>
                <w:b w:val="0"/>
                <w:color w:val="000000" w:themeColor="text1"/>
                <w:spacing w:val="-2"/>
                <w:sz w:val="20"/>
              </w:rPr>
              <w:t xml:space="preserve"> </w:t>
            </w:r>
            <w:proofErr w:type="spellStart"/>
            <w:r w:rsidRPr="00710552">
              <w:rPr>
                <w:rFonts w:cs="Arial"/>
                <w:b w:val="0"/>
                <w:color w:val="000000" w:themeColor="text1"/>
                <w:spacing w:val="-2"/>
                <w:sz w:val="20"/>
              </w:rPr>
              <w:t>or</w:t>
            </w:r>
            <w:proofErr w:type="spellEnd"/>
            <w:r w:rsidRPr="00710552">
              <w:rPr>
                <w:rFonts w:cs="Arial"/>
                <w:b w:val="0"/>
                <w:color w:val="000000" w:themeColor="text1"/>
                <w:spacing w:val="-2"/>
                <w:sz w:val="20"/>
              </w:rPr>
              <w:t xml:space="preserve"> </w:t>
            </w:r>
            <w:proofErr w:type="spellStart"/>
            <w:r w:rsidRPr="00710552">
              <w:rPr>
                <w:rFonts w:cs="Arial"/>
                <w:b w:val="0"/>
                <w:color w:val="000000" w:themeColor="text1"/>
                <w:spacing w:val="-2"/>
                <w:sz w:val="20"/>
              </w:rPr>
              <w:t>Person</w:t>
            </w:r>
            <w:bookmarkEnd w:id="610"/>
            <w:proofErr w:type="spellEnd"/>
          </w:p>
        </w:tc>
      </w:tr>
      <w:tr w:rsidR="0069104A" w:rsidRPr="009D6216" w14:paraId="7C2E539A" w14:textId="77777777" w:rsidTr="00D31197">
        <w:trPr>
          <w:jc w:val="center"/>
        </w:trPr>
        <w:tc>
          <w:tcPr>
            <w:tcW w:w="4678" w:type="dxa"/>
          </w:tcPr>
          <w:p w14:paraId="795A1AC5" w14:textId="5C4CD918" w:rsidR="0069104A" w:rsidRPr="0069104A" w:rsidRDefault="0069104A" w:rsidP="0018245D">
            <w:pPr>
              <w:pStyle w:val="a3"/>
              <w:numPr>
                <w:ilvl w:val="0"/>
                <w:numId w:val="111"/>
              </w:numPr>
              <w:tabs>
                <w:tab w:val="left" w:pos="1440"/>
              </w:tabs>
              <w:spacing w:line="276" w:lineRule="auto"/>
              <w:ind w:left="591" w:hanging="591"/>
              <w:contextualSpacing w:val="0"/>
              <w:jc w:val="both"/>
              <w:rPr>
                <w:rFonts w:ascii="Arial" w:hAnsi="Arial" w:cs="Arial"/>
                <w:color w:val="000000" w:themeColor="text1"/>
              </w:rPr>
            </w:pPr>
            <w:r w:rsidRPr="0069104A">
              <w:rPr>
                <w:rFonts w:ascii="Arial" w:hAnsi="Arial" w:cs="Arial"/>
                <w:color w:val="000000" w:themeColor="text1"/>
              </w:rPr>
              <w:t>В соответствии с разделом 10.2.1(b), Владелец имеет право переуступить или передать все или часть своих прав или интересов по настоящему Соглашению:</w:t>
            </w:r>
          </w:p>
        </w:tc>
        <w:tc>
          <w:tcPr>
            <w:tcW w:w="4678" w:type="dxa"/>
          </w:tcPr>
          <w:p w14:paraId="10C1F706" w14:textId="51D9F2CC" w:rsidR="0069104A" w:rsidRPr="0069104A" w:rsidRDefault="0069104A" w:rsidP="0018245D">
            <w:pPr>
              <w:pStyle w:val="Heading16pt"/>
              <w:numPr>
                <w:ilvl w:val="0"/>
                <w:numId w:val="112"/>
              </w:numPr>
              <w:tabs>
                <w:tab w:val="left" w:pos="1047"/>
              </w:tabs>
              <w:spacing w:after="120" w:line="276" w:lineRule="auto"/>
              <w:ind w:left="595" w:hanging="595"/>
              <w:jc w:val="both"/>
              <w:rPr>
                <w:rFonts w:cs="Arial"/>
                <w:b w:val="0"/>
                <w:color w:val="000000" w:themeColor="text1"/>
                <w:spacing w:val="-2"/>
                <w:sz w:val="20"/>
                <w:lang w:val="en-US"/>
              </w:rPr>
            </w:pPr>
            <w:r w:rsidRPr="00710552">
              <w:rPr>
                <w:rFonts w:cs="Arial"/>
                <w:b w:val="0"/>
                <w:color w:val="000000" w:themeColor="text1"/>
                <w:spacing w:val="-2"/>
                <w:sz w:val="20"/>
                <w:lang w:val="en-US"/>
              </w:rPr>
              <w:t>Subject to Section 10.2.1 (b), the Owner shall have the right to assign or transfer all or any of its rights o</w:t>
            </w:r>
            <w:r>
              <w:rPr>
                <w:rFonts w:cs="Arial"/>
                <w:b w:val="0"/>
                <w:color w:val="000000" w:themeColor="text1"/>
                <w:spacing w:val="-2"/>
                <w:sz w:val="20"/>
                <w:lang w:val="en-US"/>
              </w:rPr>
              <w:t>r interest under this Agreement</w:t>
            </w:r>
            <w:r w:rsidRPr="00710552">
              <w:rPr>
                <w:rFonts w:cs="Arial"/>
                <w:b w:val="0"/>
                <w:color w:val="000000" w:themeColor="text1"/>
                <w:spacing w:val="-2"/>
                <w:sz w:val="20"/>
                <w:lang w:val="en-US"/>
              </w:rPr>
              <w:t>:</w:t>
            </w:r>
          </w:p>
        </w:tc>
      </w:tr>
      <w:tr w:rsidR="0069104A" w:rsidRPr="009D6216" w14:paraId="5D5A2D28" w14:textId="77777777" w:rsidTr="00D31197">
        <w:trPr>
          <w:jc w:val="center"/>
        </w:trPr>
        <w:tc>
          <w:tcPr>
            <w:tcW w:w="4678" w:type="dxa"/>
          </w:tcPr>
          <w:p w14:paraId="599020AE" w14:textId="6652B331"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Аффилированному лицу Владельца;</w:t>
            </w:r>
          </w:p>
        </w:tc>
        <w:tc>
          <w:tcPr>
            <w:tcW w:w="4678" w:type="dxa"/>
          </w:tcPr>
          <w:p w14:paraId="0942A900" w14:textId="485B05C7" w:rsidR="0069104A" w:rsidRPr="0069104A" w:rsidRDefault="0069104A" w:rsidP="0018245D">
            <w:pPr>
              <w:pStyle w:val="Heading16pt"/>
              <w:numPr>
                <w:ilvl w:val="8"/>
                <w:numId w:val="17"/>
              </w:numPr>
              <w:spacing w:after="120" w:line="276" w:lineRule="auto"/>
              <w:ind w:left="1020" w:hanging="425"/>
              <w:jc w:val="both"/>
              <w:rPr>
                <w:rFonts w:cs="Arial"/>
                <w:b w:val="0"/>
                <w:color w:val="000000" w:themeColor="text1"/>
                <w:spacing w:val="-2"/>
                <w:sz w:val="20"/>
                <w:lang w:val="en-US"/>
              </w:rPr>
            </w:pPr>
            <w:r w:rsidRPr="0069104A">
              <w:rPr>
                <w:rFonts w:cs="Arial"/>
                <w:b w:val="0"/>
                <w:color w:val="000000" w:themeColor="text1"/>
                <w:spacing w:val="-2"/>
                <w:sz w:val="20"/>
                <w:lang w:val="en-US"/>
              </w:rPr>
              <w:t>to an Affiliate of the Owner;</w:t>
            </w:r>
          </w:p>
        </w:tc>
      </w:tr>
      <w:tr w:rsidR="0069104A" w:rsidRPr="009D6216" w14:paraId="14E05101" w14:textId="77777777" w:rsidTr="00D31197">
        <w:trPr>
          <w:jc w:val="center"/>
        </w:trPr>
        <w:tc>
          <w:tcPr>
            <w:tcW w:w="4678" w:type="dxa"/>
          </w:tcPr>
          <w:p w14:paraId="719CD351" w14:textId="19EFC26F"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любому преемнику или правопреемнику Владельца, что может возникнуть в результате любого слияния, консолидации активов или реорганизации; или</w:t>
            </w:r>
          </w:p>
        </w:tc>
        <w:tc>
          <w:tcPr>
            <w:tcW w:w="4678" w:type="dxa"/>
          </w:tcPr>
          <w:p w14:paraId="2863B9EC" w14:textId="5524558A" w:rsidR="0069104A" w:rsidRPr="0069104A" w:rsidRDefault="0069104A" w:rsidP="0018245D">
            <w:pPr>
              <w:numPr>
                <w:ilvl w:val="8"/>
                <w:numId w:val="1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to any successor or assignee of the Owner, which may result from any merger, consolidation or </w:t>
            </w:r>
            <w:proofErr w:type="spellStart"/>
            <w:r w:rsidRPr="0069104A">
              <w:rPr>
                <w:rFonts w:ascii="Arial" w:hAnsi="Arial" w:cs="Arial"/>
                <w:color w:val="000000" w:themeColor="text1"/>
                <w:spacing w:val="-2"/>
                <w:lang w:val="en-US"/>
              </w:rPr>
              <w:t>reorganisation</w:t>
            </w:r>
            <w:proofErr w:type="spellEnd"/>
            <w:r w:rsidRPr="0069104A">
              <w:rPr>
                <w:rFonts w:ascii="Arial" w:hAnsi="Arial" w:cs="Arial"/>
                <w:color w:val="000000" w:themeColor="text1"/>
                <w:spacing w:val="-2"/>
                <w:lang w:val="en-US"/>
              </w:rPr>
              <w:t>; or</w:t>
            </w:r>
          </w:p>
        </w:tc>
      </w:tr>
      <w:tr w:rsidR="0069104A" w:rsidRPr="009D6216" w14:paraId="2F4AEE6C" w14:textId="77777777" w:rsidTr="00D31197">
        <w:trPr>
          <w:jc w:val="center"/>
        </w:trPr>
        <w:tc>
          <w:tcPr>
            <w:tcW w:w="4678" w:type="dxa"/>
          </w:tcPr>
          <w:p w14:paraId="0F0AD31C" w14:textId="2B481A0D"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любому другому Лицу с согласия DI.</w:t>
            </w:r>
          </w:p>
        </w:tc>
        <w:tc>
          <w:tcPr>
            <w:tcW w:w="4678" w:type="dxa"/>
          </w:tcPr>
          <w:p w14:paraId="2D519EEE" w14:textId="073B6CC4" w:rsidR="0069104A" w:rsidRPr="0069104A" w:rsidRDefault="0069104A" w:rsidP="0018245D">
            <w:pPr>
              <w:numPr>
                <w:ilvl w:val="8"/>
                <w:numId w:val="1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to any other Person with the consent of DI.</w:t>
            </w:r>
          </w:p>
        </w:tc>
      </w:tr>
      <w:tr w:rsidR="0069104A" w:rsidRPr="009D6216" w14:paraId="69E4F25A" w14:textId="77777777" w:rsidTr="00D31197">
        <w:trPr>
          <w:jc w:val="center"/>
        </w:trPr>
        <w:tc>
          <w:tcPr>
            <w:tcW w:w="4678" w:type="dxa"/>
          </w:tcPr>
          <w:p w14:paraId="1D841E00" w14:textId="645D12D5" w:rsidR="0069104A" w:rsidRPr="00710552" w:rsidRDefault="0069104A" w:rsidP="0018245D">
            <w:pPr>
              <w:pStyle w:val="a3"/>
              <w:numPr>
                <w:ilvl w:val="0"/>
                <w:numId w:val="111"/>
              </w:numPr>
              <w:tabs>
                <w:tab w:val="left" w:pos="1440"/>
              </w:tabs>
              <w:spacing w:line="276" w:lineRule="auto"/>
              <w:ind w:left="591" w:hanging="591"/>
              <w:contextualSpacing w:val="0"/>
              <w:jc w:val="both"/>
              <w:rPr>
                <w:rFonts w:ascii="Arial" w:hAnsi="Arial" w:cs="Arial"/>
                <w:color w:val="000000" w:themeColor="text1"/>
              </w:rPr>
            </w:pPr>
            <w:r w:rsidRPr="00710552">
              <w:rPr>
                <w:rFonts w:ascii="Arial" w:hAnsi="Arial" w:cs="Arial"/>
                <w:color w:val="000000" w:themeColor="text1"/>
              </w:rPr>
              <w:t>Любая уступка, передача в соответствии с разделом 10.</w:t>
            </w:r>
            <w:r>
              <w:rPr>
                <w:rFonts w:ascii="Arial" w:hAnsi="Arial" w:cs="Arial"/>
                <w:color w:val="000000" w:themeColor="text1"/>
              </w:rPr>
              <w:t>2.1 (a) регулируется следующим:</w:t>
            </w:r>
          </w:p>
        </w:tc>
        <w:tc>
          <w:tcPr>
            <w:tcW w:w="4678" w:type="dxa"/>
          </w:tcPr>
          <w:p w14:paraId="707F9786" w14:textId="6EB76096" w:rsidR="0069104A" w:rsidRPr="0069104A" w:rsidRDefault="0069104A" w:rsidP="0018245D">
            <w:pPr>
              <w:numPr>
                <w:ilvl w:val="0"/>
                <w:numId w:val="112"/>
              </w:numPr>
              <w:tabs>
                <w:tab w:val="left" w:pos="1047"/>
              </w:tabs>
              <w:spacing w:line="276" w:lineRule="auto"/>
              <w:ind w:left="595" w:hanging="595"/>
              <w:jc w:val="both"/>
              <w:rPr>
                <w:rFonts w:ascii="Arial" w:hAnsi="Arial" w:cs="Arial"/>
                <w:color w:val="000000" w:themeColor="text1"/>
                <w:spacing w:val="-2"/>
                <w:lang w:val="en-US"/>
              </w:rPr>
            </w:pPr>
            <w:r w:rsidRPr="0069104A">
              <w:rPr>
                <w:rFonts w:ascii="Arial" w:hAnsi="Arial" w:cs="Arial"/>
                <w:color w:val="000000" w:themeColor="text1"/>
                <w:spacing w:val="-2"/>
                <w:lang w:val="en-US"/>
              </w:rPr>
              <w:t>Any assignment, transfer under Section 10.2.1 (a) shall be subject to the followings:</w:t>
            </w:r>
          </w:p>
        </w:tc>
      </w:tr>
      <w:tr w:rsidR="0069104A" w:rsidRPr="009D6216" w14:paraId="00FAC093" w14:textId="77777777" w:rsidTr="00D31197">
        <w:trPr>
          <w:jc w:val="center"/>
        </w:trPr>
        <w:tc>
          <w:tcPr>
            <w:tcW w:w="4678" w:type="dxa"/>
          </w:tcPr>
          <w:p w14:paraId="123B83FD" w14:textId="2068C075" w:rsidR="0069104A" w:rsidRPr="0069104A"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 xml:space="preserve">правопреемник, цессионарий или лицо, которому настоящее Соглашение переуступлено, передано, должно принять на себя и согласиться соблюдать все условия и положения настоящего Соглашения вместо </w:t>
            </w:r>
            <w:r w:rsidRPr="0069104A">
              <w:rPr>
                <w:rFonts w:ascii="Arial" w:hAnsi="Arial" w:cs="Arial"/>
                <w:bCs/>
                <w:color w:val="000000" w:themeColor="text1"/>
              </w:rPr>
              <w:t>Владельца</w:t>
            </w:r>
            <w:r w:rsidRPr="0069104A">
              <w:rPr>
                <w:rFonts w:ascii="Arial" w:hAnsi="Arial" w:cs="Arial"/>
                <w:color w:val="000000" w:themeColor="text1"/>
              </w:rPr>
              <w:t>, в той степени, в которой они остаются в полной силе и действии;</w:t>
            </w:r>
          </w:p>
        </w:tc>
        <w:tc>
          <w:tcPr>
            <w:tcW w:w="4678" w:type="dxa"/>
          </w:tcPr>
          <w:p w14:paraId="10434D57" w14:textId="314BA833" w:rsidR="0069104A" w:rsidRPr="0069104A" w:rsidRDefault="0069104A" w:rsidP="0018245D">
            <w:pPr>
              <w:pStyle w:val="Heading16pt"/>
              <w:numPr>
                <w:ilvl w:val="8"/>
                <w:numId w:val="108"/>
              </w:numPr>
              <w:spacing w:after="120" w:line="276" w:lineRule="auto"/>
              <w:ind w:left="1020" w:hanging="425"/>
              <w:jc w:val="both"/>
              <w:rPr>
                <w:rFonts w:cs="Arial"/>
                <w:b w:val="0"/>
                <w:color w:val="000000" w:themeColor="text1"/>
                <w:spacing w:val="-2"/>
                <w:sz w:val="20"/>
                <w:lang w:val="en-US"/>
              </w:rPr>
            </w:pPr>
            <w:r w:rsidRPr="00710552">
              <w:rPr>
                <w:rFonts w:cs="Arial"/>
                <w:b w:val="0"/>
                <w:color w:val="000000" w:themeColor="text1"/>
                <w:spacing w:val="-2"/>
                <w:sz w:val="20"/>
                <w:lang w:val="en-US"/>
              </w:rPr>
              <w:t>the assignee, transferee or Person to whom this Agreement is assigned, transferred must assume and agree to be bound by all the terms and provisions of this Agreement in place of the Owner, to the extent that they remain in full force and effect;</w:t>
            </w:r>
          </w:p>
        </w:tc>
      </w:tr>
      <w:tr w:rsidR="0069104A" w:rsidRPr="007B6CAE" w14:paraId="69BCF93C" w14:textId="77777777" w:rsidTr="00D31197">
        <w:trPr>
          <w:jc w:val="center"/>
        </w:trPr>
        <w:tc>
          <w:tcPr>
            <w:tcW w:w="4678" w:type="dxa"/>
          </w:tcPr>
          <w:p w14:paraId="76DE7E2B" w14:textId="4B1DA5D6"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получатель или Лицо, которому настоящее Соглашение уступлено, передано, не является неплатежеспособным, не находится под санкциями, не внесено в черный список какого-либо финансового учреждения или организации по российскому </w:t>
            </w:r>
            <w:r w:rsidRPr="00710552">
              <w:rPr>
                <w:rFonts w:ascii="Arial" w:hAnsi="Arial" w:cs="Arial"/>
                <w:color w:val="000000" w:themeColor="text1"/>
              </w:rPr>
              <w:lastRenderedPageBreak/>
              <w:t xml:space="preserve">законодательству, не является лицом, находящимся под контролем недружественного государства в значении российского законодательства, не квалифицировано как какое-либо преступное сообщество (преступная </w:t>
            </w:r>
            <w:proofErr w:type="gramStart"/>
            <w:r w:rsidRPr="00710552">
              <w:rPr>
                <w:rFonts w:ascii="Arial" w:hAnsi="Arial" w:cs="Arial"/>
                <w:color w:val="000000" w:themeColor="text1"/>
              </w:rPr>
              <w:t>организация)ил</w:t>
            </w:r>
            <w:r>
              <w:rPr>
                <w:rFonts w:ascii="Arial" w:hAnsi="Arial" w:cs="Arial"/>
                <w:color w:val="000000" w:themeColor="text1"/>
              </w:rPr>
              <w:t>и</w:t>
            </w:r>
            <w:proofErr w:type="gramEnd"/>
            <w:r>
              <w:rPr>
                <w:rFonts w:ascii="Arial" w:hAnsi="Arial" w:cs="Arial"/>
                <w:color w:val="000000" w:themeColor="text1"/>
              </w:rPr>
              <w:t xml:space="preserve">  связанная с ней организация;</w:t>
            </w:r>
          </w:p>
        </w:tc>
        <w:tc>
          <w:tcPr>
            <w:tcW w:w="4678" w:type="dxa"/>
          </w:tcPr>
          <w:p w14:paraId="509B1D39" w14:textId="42B27F64"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lastRenderedPageBreak/>
              <w:t xml:space="preserve">the assignee, transferee or Person to whom this Agreement is assigned, transferred is not insolvent, sanctioned, blacklisted by any financial institution or organization under the Russian law, is not a </w:t>
            </w:r>
            <w:proofErr w:type="gramStart"/>
            <w:r w:rsidRPr="0069104A">
              <w:rPr>
                <w:rFonts w:ascii="Arial" w:hAnsi="Arial" w:cs="Arial"/>
                <w:color w:val="000000" w:themeColor="text1"/>
                <w:spacing w:val="-2"/>
                <w:lang w:val="en-US"/>
              </w:rPr>
              <w:t>persons</w:t>
            </w:r>
            <w:proofErr w:type="gramEnd"/>
            <w:r w:rsidRPr="0069104A">
              <w:rPr>
                <w:rFonts w:ascii="Arial" w:hAnsi="Arial" w:cs="Arial"/>
                <w:color w:val="000000" w:themeColor="text1"/>
                <w:spacing w:val="-2"/>
                <w:lang w:val="en-US"/>
              </w:rPr>
              <w:t xml:space="preserve"> under the control of unfriendly states under the meaning of the Russian law or qualified as or </w:t>
            </w:r>
            <w:r w:rsidRPr="0069104A">
              <w:rPr>
                <w:rFonts w:ascii="Arial" w:hAnsi="Arial" w:cs="Arial"/>
                <w:color w:val="000000" w:themeColor="text1"/>
                <w:spacing w:val="-2"/>
                <w:lang w:val="en-US"/>
              </w:rPr>
              <w:lastRenderedPageBreak/>
              <w:t>involved with any criminal community (Organized Crime Group);</w:t>
            </w:r>
          </w:p>
        </w:tc>
      </w:tr>
      <w:tr w:rsidR="0069104A" w:rsidRPr="007B6CAE" w14:paraId="24488284" w14:textId="77777777" w:rsidTr="00D31197">
        <w:trPr>
          <w:jc w:val="center"/>
        </w:trPr>
        <w:tc>
          <w:tcPr>
            <w:tcW w:w="4678" w:type="dxa"/>
          </w:tcPr>
          <w:p w14:paraId="5BCE90BE" w14:textId="7940776F"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lastRenderedPageBreak/>
              <w:t>правопреемник, цессионарий или Лицо, которому настоящее Соглашение переуступлено, передано или заменено в результате новации, должно предоставить DI оформленный экземпляр соглашения о переуступке и принятии прав и обязатель</w:t>
            </w:r>
            <w:r>
              <w:rPr>
                <w:rFonts w:ascii="Arial" w:hAnsi="Arial" w:cs="Arial"/>
                <w:color w:val="000000" w:themeColor="text1"/>
              </w:rPr>
              <w:t>ств по настоящему Соглашению; и</w:t>
            </w:r>
          </w:p>
        </w:tc>
        <w:tc>
          <w:tcPr>
            <w:tcW w:w="4678" w:type="dxa"/>
          </w:tcPr>
          <w:p w14:paraId="1E93B9B8" w14:textId="2979583C"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the assignee, transferee or Person to whom this Agreement is assigned, transferred must deliver to DI an executed counterpart of an instrument of assignment and assumption of the rights and obligations </w:t>
            </w:r>
            <w:proofErr w:type="gramStart"/>
            <w:r w:rsidRPr="0069104A">
              <w:rPr>
                <w:rFonts w:ascii="Arial" w:hAnsi="Arial" w:cs="Arial"/>
                <w:color w:val="000000" w:themeColor="text1"/>
                <w:spacing w:val="-2"/>
                <w:lang w:val="en-US"/>
              </w:rPr>
              <w:t>under,;</w:t>
            </w:r>
            <w:proofErr w:type="gramEnd"/>
            <w:r w:rsidRPr="0069104A">
              <w:rPr>
                <w:rFonts w:ascii="Arial" w:hAnsi="Arial" w:cs="Arial"/>
                <w:color w:val="000000" w:themeColor="text1"/>
                <w:spacing w:val="-2"/>
                <w:lang w:val="en-US"/>
              </w:rPr>
              <w:t xml:space="preserve"> and</w:t>
            </w:r>
          </w:p>
        </w:tc>
      </w:tr>
      <w:tr w:rsidR="0069104A" w:rsidRPr="009D6216" w14:paraId="44522CF7" w14:textId="77777777" w:rsidTr="00D31197">
        <w:trPr>
          <w:jc w:val="center"/>
        </w:trPr>
        <w:tc>
          <w:tcPr>
            <w:tcW w:w="4678" w:type="dxa"/>
          </w:tcPr>
          <w:p w14:paraId="45D9A73A" w14:textId="29FB5A6F"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письменное уведомление о любой уступке, разрешенной настоящим Соглашением, вместе со всей соответствующей документацией и информацией о правопреемнике, цессионарии или Лице, которому настоящее Соглашение переуступлено, передано, а также его отношениях с </w:t>
            </w:r>
            <w:r w:rsidRPr="00710552">
              <w:rPr>
                <w:rFonts w:ascii="Arial" w:hAnsi="Arial" w:cs="Arial"/>
                <w:bCs/>
                <w:color w:val="000000" w:themeColor="text1"/>
              </w:rPr>
              <w:t>Владельцем</w:t>
            </w:r>
            <w:r w:rsidRPr="00710552">
              <w:rPr>
                <w:rFonts w:ascii="Arial" w:hAnsi="Arial" w:cs="Arial"/>
                <w:color w:val="000000" w:themeColor="text1"/>
              </w:rPr>
              <w:t>, должно быть предоставлено DI за тридцать (30) Рабочих дней до даты такой ус</w:t>
            </w:r>
            <w:r>
              <w:rPr>
                <w:rFonts w:ascii="Arial" w:hAnsi="Arial" w:cs="Arial"/>
                <w:color w:val="000000" w:themeColor="text1"/>
              </w:rPr>
              <w:t>тупки.</w:t>
            </w:r>
          </w:p>
        </w:tc>
        <w:tc>
          <w:tcPr>
            <w:tcW w:w="4678" w:type="dxa"/>
          </w:tcPr>
          <w:p w14:paraId="49F12CD8" w14:textId="45C1D13C"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written notice of any assignment permitted by this Agreement, together with all relevant documentation and information on the assignee, transferee or Person to whom this Agreement is assigned, transferred and its relation with the Owner, shall be provided to DI thirty (30) Business Days prior to the date of such assignment.</w:t>
            </w:r>
          </w:p>
        </w:tc>
      </w:tr>
      <w:tr w:rsidR="0069104A" w:rsidRPr="009D6216" w14:paraId="26E40045" w14:textId="77777777" w:rsidTr="00D31197">
        <w:trPr>
          <w:jc w:val="center"/>
        </w:trPr>
        <w:tc>
          <w:tcPr>
            <w:tcW w:w="4678" w:type="dxa"/>
          </w:tcPr>
          <w:p w14:paraId="139B1F39" w14:textId="2651F80D"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цессионарий или Лицо, которому настоящее Соглашение переуступлено, передано, и Стороны должны оформить и зарегистрировать соответствующие изменения к Соглашению зарегистрированного пользователя в соответствии с положениями Раздела 1.5.3 Приложения I Договора управления отелями Владелец несет все расходы, </w:t>
            </w:r>
            <w:r>
              <w:rPr>
                <w:rFonts w:ascii="Arial" w:hAnsi="Arial" w:cs="Arial"/>
                <w:color w:val="000000" w:themeColor="text1"/>
              </w:rPr>
              <w:t>связанные с такой регистрацией.</w:t>
            </w:r>
          </w:p>
        </w:tc>
        <w:tc>
          <w:tcPr>
            <w:tcW w:w="4678" w:type="dxa"/>
          </w:tcPr>
          <w:p w14:paraId="41098FF2" w14:textId="2F61DBBA"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and the Parties shall execute and register the respective amendments to the Registered User Agreement in accordance with the provisions of Section 1.5.3 of Schedule I of the Hotel Management Agreement. The Owner shall bear any cost incur from such registration.</w:t>
            </w:r>
          </w:p>
        </w:tc>
      </w:tr>
      <w:tr w:rsidR="0069104A" w:rsidRPr="00710552" w14:paraId="6CB53CAF" w14:textId="77777777" w:rsidTr="00D31197">
        <w:trPr>
          <w:jc w:val="center"/>
        </w:trPr>
        <w:tc>
          <w:tcPr>
            <w:tcW w:w="4678" w:type="dxa"/>
          </w:tcPr>
          <w:p w14:paraId="77DAED59" w14:textId="430D939F" w:rsidR="0069104A" w:rsidRPr="00933A66" w:rsidRDefault="0069104A" w:rsidP="0018245D">
            <w:pPr>
              <w:pStyle w:val="a3"/>
              <w:numPr>
                <w:ilvl w:val="0"/>
                <w:numId w:val="109"/>
              </w:numPr>
              <w:tabs>
                <w:tab w:val="left" w:pos="1440"/>
              </w:tabs>
              <w:spacing w:line="276" w:lineRule="auto"/>
              <w:ind w:hanging="720"/>
              <w:contextualSpacing w:val="0"/>
              <w:jc w:val="both"/>
              <w:rPr>
                <w:rFonts w:ascii="Arial" w:hAnsi="Arial" w:cs="Arial"/>
                <w:color w:val="000000" w:themeColor="text1"/>
              </w:rPr>
            </w:pPr>
            <w:r w:rsidRPr="00933A66">
              <w:rPr>
                <w:rFonts w:ascii="Arial" w:hAnsi="Arial" w:cs="Arial"/>
                <w:color w:val="000000" w:themeColor="text1"/>
              </w:rPr>
              <w:t>Кредитору в качестве обеспечения</w:t>
            </w:r>
          </w:p>
        </w:tc>
        <w:tc>
          <w:tcPr>
            <w:tcW w:w="4678" w:type="dxa"/>
          </w:tcPr>
          <w:p w14:paraId="24D078C1" w14:textId="2BA45B79" w:rsidR="0069104A" w:rsidRPr="00933A66" w:rsidRDefault="0069104A" w:rsidP="0018245D">
            <w:pPr>
              <w:numPr>
                <w:ilvl w:val="0"/>
                <w:numId w:val="110"/>
              </w:numPr>
              <w:spacing w:line="276" w:lineRule="auto"/>
              <w:ind w:left="595" w:hanging="595"/>
              <w:jc w:val="both"/>
              <w:rPr>
                <w:rFonts w:ascii="Arial" w:hAnsi="Arial" w:cs="Arial"/>
                <w:color w:val="000000" w:themeColor="text1"/>
                <w:spacing w:val="-2"/>
              </w:rPr>
            </w:pPr>
            <w:r w:rsidRPr="00933A66">
              <w:rPr>
                <w:rFonts w:ascii="Arial" w:hAnsi="Arial" w:cs="Arial"/>
                <w:color w:val="000000" w:themeColor="text1"/>
                <w:spacing w:val="-2"/>
              </w:rPr>
              <w:t xml:space="preserve">To </w:t>
            </w:r>
            <w:proofErr w:type="spellStart"/>
            <w:r w:rsidRPr="00933A66">
              <w:rPr>
                <w:rFonts w:ascii="Arial" w:hAnsi="Arial" w:cs="Arial"/>
                <w:color w:val="000000" w:themeColor="text1"/>
                <w:spacing w:val="-2"/>
              </w:rPr>
              <w:t>Lender</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as</w:t>
            </w:r>
            <w:proofErr w:type="spellEnd"/>
            <w:r w:rsidRPr="00933A66">
              <w:rPr>
                <w:rFonts w:ascii="Arial" w:hAnsi="Arial" w:cs="Arial"/>
                <w:color w:val="000000" w:themeColor="text1"/>
                <w:spacing w:val="-2"/>
              </w:rPr>
              <w:t xml:space="preserve"> Security</w:t>
            </w:r>
          </w:p>
        </w:tc>
      </w:tr>
      <w:tr w:rsidR="0069104A" w:rsidRPr="009D6216" w14:paraId="760CA625" w14:textId="77777777" w:rsidTr="00D31197">
        <w:trPr>
          <w:jc w:val="center"/>
        </w:trPr>
        <w:tc>
          <w:tcPr>
            <w:tcW w:w="4678" w:type="dxa"/>
          </w:tcPr>
          <w:p w14:paraId="41DE6674" w14:textId="34A0FFA7" w:rsidR="0069104A" w:rsidRPr="00933A66" w:rsidRDefault="0069104A" w:rsidP="00933A66">
            <w:pPr>
              <w:spacing w:line="276" w:lineRule="auto"/>
              <w:ind w:left="733"/>
              <w:jc w:val="both"/>
              <w:rPr>
                <w:rFonts w:ascii="Arial" w:hAnsi="Arial" w:cs="Arial"/>
                <w:color w:val="000000" w:themeColor="text1"/>
              </w:rPr>
            </w:pPr>
            <w:r w:rsidRPr="00933A66">
              <w:rPr>
                <w:rFonts w:ascii="Arial" w:hAnsi="Arial" w:cs="Arial"/>
                <w:color w:val="000000" w:themeColor="text1"/>
              </w:rPr>
              <w:t xml:space="preserve">Владелец не должен передавать </w:t>
            </w:r>
            <w:del w:id="611" w:author="Arina Dovzhenko" w:date="2025-11-28T17:02:00Z" w16du:dateUtc="2025-11-28T14:02:00Z">
              <w:r w:rsidRPr="00933A66" w:rsidDel="00A65109">
                <w:rPr>
                  <w:rFonts w:ascii="Arial" w:hAnsi="Arial" w:cs="Arial"/>
                  <w:color w:val="000000" w:themeColor="text1"/>
                </w:rPr>
                <w:delText>свои выгоды</w:delText>
              </w:r>
            </w:del>
            <w:ins w:id="612" w:author="Arina Dovzhenko" w:date="2025-11-28T17:02:00Z" w16du:dateUtc="2025-11-28T14:02:00Z">
              <w:r w:rsidR="00A65109">
                <w:rPr>
                  <w:rFonts w:ascii="Arial" w:hAnsi="Arial" w:cs="Arial"/>
                  <w:color w:val="000000" w:themeColor="text1"/>
                </w:rPr>
                <w:t>полученное</w:t>
              </w:r>
            </w:ins>
            <w:r w:rsidRPr="00933A66">
              <w:rPr>
                <w:rFonts w:ascii="Arial" w:hAnsi="Arial" w:cs="Arial"/>
                <w:color w:val="000000" w:themeColor="text1"/>
              </w:rPr>
              <w:t xml:space="preserve"> по настоящему Соглашению кредитору (который оказывает финансовую помощь в </w:t>
            </w:r>
            <w:del w:id="613" w:author="Arina Dovzhenko" w:date="2025-11-28T17:03:00Z" w16du:dateUtc="2025-11-28T14:03:00Z">
              <w:r w:rsidRPr="00933A66" w:rsidDel="00A65109">
                <w:rPr>
                  <w:rFonts w:ascii="Arial" w:hAnsi="Arial" w:cs="Arial"/>
                  <w:color w:val="000000" w:themeColor="text1"/>
                </w:rPr>
                <w:delText xml:space="preserve">развитии </w:delText>
              </w:r>
            </w:del>
            <w:ins w:id="614" w:author="Arina Dovzhenko" w:date="2025-11-28T17:03:00Z" w16du:dateUtc="2025-11-28T14:03:00Z">
              <w:r w:rsidR="00A65109">
                <w:rPr>
                  <w:rFonts w:ascii="Arial" w:hAnsi="Arial" w:cs="Arial"/>
                  <w:color w:val="000000" w:themeColor="text1"/>
                </w:rPr>
                <w:t>строительстве</w:t>
              </w:r>
              <w:r w:rsidR="00A65109" w:rsidRPr="00933A66">
                <w:rPr>
                  <w:rFonts w:ascii="Arial" w:hAnsi="Arial" w:cs="Arial"/>
                  <w:color w:val="000000" w:themeColor="text1"/>
                </w:rPr>
                <w:t xml:space="preserve"> </w:t>
              </w:r>
            </w:ins>
            <w:r w:rsidRPr="00933A66">
              <w:rPr>
                <w:rFonts w:ascii="Arial" w:hAnsi="Arial" w:cs="Arial"/>
                <w:color w:val="000000" w:themeColor="text1"/>
              </w:rPr>
              <w:t>Отел</w:t>
            </w:r>
            <w:del w:id="615" w:author="Arina Dovzhenko" w:date="2025-11-28T17:03:00Z" w16du:dateUtc="2025-11-28T14:03:00Z">
              <w:r w:rsidRPr="00933A66" w:rsidDel="00A65109">
                <w:rPr>
                  <w:rFonts w:ascii="Arial" w:hAnsi="Arial" w:cs="Arial"/>
                  <w:color w:val="000000" w:themeColor="text1"/>
                </w:rPr>
                <w:delText>ей</w:delText>
              </w:r>
            </w:del>
            <w:ins w:id="616" w:author="Arina Dovzhenko" w:date="2025-11-28T17:03:00Z" w16du:dateUtc="2025-11-28T14:03:00Z">
              <w:r w:rsidR="00A65109">
                <w:rPr>
                  <w:rFonts w:ascii="Arial" w:hAnsi="Arial" w:cs="Arial"/>
                  <w:color w:val="000000" w:themeColor="text1"/>
                </w:rPr>
                <w:t>я</w:t>
              </w:r>
            </w:ins>
            <w:r w:rsidRPr="00933A66">
              <w:rPr>
                <w:rFonts w:ascii="Arial" w:hAnsi="Arial" w:cs="Arial"/>
                <w:color w:val="000000" w:themeColor="text1"/>
              </w:rPr>
              <w:t xml:space="preserve">) в качестве обеспечения в связи с любой </w:t>
            </w:r>
            <w:r w:rsidRPr="00933A66">
              <w:rPr>
                <w:rFonts w:ascii="Arial" w:hAnsi="Arial" w:cs="Arial"/>
                <w:color w:val="000000" w:themeColor="text1"/>
              </w:rPr>
              <w:lastRenderedPageBreak/>
              <w:t>разрешенной задолж</w:t>
            </w:r>
            <w:r w:rsidR="00933A66" w:rsidRPr="00933A66">
              <w:rPr>
                <w:rFonts w:ascii="Arial" w:hAnsi="Arial" w:cs="Arial"/>
                <w:color w:val="000000" w:themeColor="text1"/>
              </w:rPr>
              <w:t>енностью, полученной Владельцем.</w:t>
            </w:r>
          </w:p>
        </w:tc>
        <w:tc>
          <w:tcPr>
            <w:tcW w:w="4678" w:type="dxa"/>
          </w:tcPr>
          <w:p w14:paraId="0C0D51ED" w14:textId="6A109758" w:rsidR="0069104A" w:rsidRPr="00933A66" w:rsidRDefault="0069104A" w:rsidP="00933A66">
            <w:pPr>
              <w:pStyle w:val="Heading16pt"/>
              <w:spacing w:after="120" w:line="276" w:lineRule="auto"/>
              <w:ind w:left="737" w:hanging="2"/>
              <w:jc w:val="both"/>
              <w:rPr>
                <w:rFonts w:cs="Arial"/>
                <w:b w:val="0"/>
                <w:color w:val="000000" w:themeColor="text1"/>
                <w:spacing w:val="-2"/>
                <w:sz w:val="20"/>
                <w:lang w:val="en-US"/>
              </w:rPr>
            </w:pPr>
            <w:r w:rsidRPr="00933A66">
              <w:rPr>
                <w:rFonts w:cs="Arial"/>
                <w:b w:val="0"/>
                <w:color w:val="000000" w:themeColor="text1"/>
                <w:sz w:val="20"/>
                <w:lang w:val="en-US"/>
              </w:rPr>
              <w:lastRenderedPageBreak/>
              <w:t xml:space="preserve">The Owner shall not assign its benefit of this Agreement to a lender (who provides financial assistance with respect to the development of the Hotel) as security in </w:t>
            </w:r>
            <w:r w:rsidRPr="00933A66">
              <w:rPr>
                <w:rFonts w:cs="Arial"/>
                <w:b w:val="0"/>
                <w:color w:val="000000" w:themeColor="text1"/>
                <w:sz w:val="20"/>
                <w:lang w:val="en-US"/>
              </w:rPr>
              <w:lastRenderedPageBreak/>
              <w:t>connection with any permitted indebtedness obtained by the Owner.</w:t>
            </w:r>
          </w:p>
        </w:tc>
      </w:tr>
      <w:tr w:rsidR="00933A66" w:rsidRPr="0069104A" w14:paraId="1D2628B3" w14:textId="77777777" w:rsidTr="00D31197">
        <w:trPr>
          <w:jc w:val="center"/>
        </w:trPr>
        <w:tc>
          <w:tcPr>
            <w:tcW w:w="4678" w:type="dxa"/>
          </w:tcPr>
          <w:p w14:paraId="47281A3E" w14:textId="6274D1AF" w:rsidR="00933A66" w:rsidRPr="00933A66" w:rsidRDefault="00933A66" w:rsidP="0018245D">
            <w:pPr>
              <w:numPr>
                <w:ilvl w:val="0"/>
                <w:numId w:val="47"/>
              </w:numPr>
              <w:spacing w:line="276" w:lineRule="auto"/>
              <w:ind w:left="591" w:hanging="591"/>
              <w:rPr>
                <w:rFonts w:ascii="Arial" w:hAnsi="Arial" w:cs="Arial"/>
                <w:b/>
                <w:color w:val="000000" w:themeColor="text1"/>
                <w:spacing w:val="-2"/>
              </w:rPr>
            </w:pPr>
            <w:r w:rsidRPr="00933A66">
              <w:rPr>
                <w:rFonts w:ascii="Arial" w:hAnsi="Arial" w:cs="Arial"/>
                <w:b/>
                <w:color w:val="000000" w:themeColor="text1"/>
                <w:spacing w:val="-2"/>
              </w:rPr>
              <w:lastRenderedPageBreak/>
              <w:t>Разрешение споров</w:t>
            </w:r>
          </w:p>
        </w:tc>
        <w:tc>
          <w:tcPr>
            <w:tcW w:w="4678" w:type="dxa"/>
          </w:tcPr>
          <w:p w14:paraId="6883A38C" w14:textId="4E4F8F8E" w:rsidR="00933A66" w:rsidRPr="00933A66" w:rsidRDefault="00933A66"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617" w:name="_Ref63746813"/>
            <w:bookmarkStart w:id="618" w:name="_Ref63746988"/>
            <w:r w:rsidRPr="00933A66">
              <w:rPr>
                <w:rFonts w:ascii="Arial" w:hAnsi="Arial" w:cs="Arial"/>
                <w:b/>
                <w:color w:val="000000" w:themeColor="text1"/>
                <w:sz w:val="20"/>
                <w:lang w:val="en-US"/>
              </w:rPr>
              <w:t>Dispute</w:t>
            </w:r>
            <w:bookmarkEnd w:id="617"/>
            <w:bookmarkEnd w:id="618"/>
            <w:r w:rsidRPr="00933A66">
              <w:rPr>
                <w:rFonts w:ascii="Arial" w:hAnsi="Arial" w:cs="Arial"/>
                <w:b/>
                <w:color w:val="000000" w:themeColor="text1"/>
                <w:sz w:val="20"/>
                <w:lang w:val="en-US"/>
              </w:rPr>
              <w:t xml:space="preserve"> Resolution</w:t>
            </w:r>
          </w:p>
        </w:tc>
      </w:tr>
      <w:tr w:rsidR="00710552" w:rsidRPr="00710552" w14:paraId="09DF7EDA" w14:textId="77777777" w:rsidTr="00D31197">
        <w:trPr>
          <w:jc w:val="center"/>
        </w:trPr>
        <w:tc>
          <w:tcPr>
            <w:tcW w:w="4678" w:type="dxa"/>
          </w:tcPr>
          <w:p w14:paraId="3C040000" w14:textId="54D114CF" w:rsidR="00D31197" w:rsidRPr="00710552" w:rsidRDefault="00D31197" w:rsidP="0018245D">
            <w:pPr>
              <w:pStyle w:val="Heading16pt"/>
              <w:numPr>
                <w:ilvl w:val="0"/>
                <w:numId w:val="116"/>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Внесудебное мирное урегулирование</w:t>
            </w:r>
          </w:p>
        </w:tc>
        <w:tc>
          <w:tcPr>
            <w:tcW w:w="4678" w:type="dxa"/>
          </w:tcPr>
          <w:p w14:paraId="40040000" w14:textId="0407D878" w:rsidR="00D31197" w:rsidRPr="00933A66" w:rsidRDefault="00D31197"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710552">
              <w:rPr>
                <w:rFonts w:ascii="Arial" w:hAnsi="Arial" w:cs="Arial"/>
                <w:color w:val="000000" w:themeColor="text1"/>
                <w:u w:val="single"/>
              </w:rPr>
              <w:t>Amicable</w:t>
            </w:r>
            <w:proofErr w:type="spellEnd"/>
            <w:r w:rsidRPr="00710552">
              <w:rPr>
                <w:rFonts w:ascii="Arial" w:hAnsi="Arial" w:cs="Arial"/>
                <w:color w:val="000000" w:themeColor="text1"/>
                <w:u w:val="single"/>
              </w:rPr>
              <w:t xml:space="preserve"> Solution</w:t>
            </w:r>
          </w:p>
        </w:tc>
      </w:tr>
      <w:tr w:rsidR="00933A66" w:rsidRPr="009D6216" w14:paraId="26D22FA7" w14:textId="77777777" w:rsidTr="00D31197">
        <w:trPr>
          <w:jc w:val="center"/>
        </w:trPr>
        <w:tc>
          <w:tcPr>
            <w:tcW w:w="4678" w:type="dxa"/>
          </w:tcPr>
          <w:p w14:paraId="1ADE4960" w14:textId="193A4FBB" w:rsidR="00933A66" w:rsidRPr="00933A66" w:rsidRDefault="00933A66" w:rsidP="0018245D">
            <w:pPr>
              <w:pStyle w:val="Heading16pt"/>
              <w:numPr>
                <w:ilvl w:val="0"/>
                <w:numId w:val="117"/>
              </w:numPr>
              <w:spacing w:after="120" w:line="276" w:lineRule="auto"/>
              <w:ind w:left="591" w:hanging="591"/>
              <w:jc w:val="both"/>
              <w:rPr>
                <w:rFonts w:cs="Arial"/>
                <w:b w:val="0"/>
                <w:color w:val="000000" w:themeColor="text1"/>
                <w:spacing w:val="-2"/>
                <w:sz w:val="20"/>
              </w:rPr>
            </w:pPr>
            <w:r w:rsidRPr="00933A66">
              <w:rPr>
                <w:rFonts w:cs="Arial"/>
                <w:b w:val="0"/>
                <w:color w:val="000000" w:themeColor="text1"/>
                <w:spacing w:val="-2"/>
                <w:sz w:val="20"/>
              </w:rPr>
              <w:t xml:space="preserve">Любой спор, возникающий между </w:t>
            </w:r>
            <w:r w:rsidRPr="00933A66">
              <w:rPr>
                <w:rFonts w:cs="Arial"/>
                <w:b w:val="0"/>
                <w:color w:val="000000" w:themeColor="text1"/>
                <w:sz w:val="20"/>
              </w:rPr>
              <w:t>Владельцем</w:t>
            </w:r>
            <w:r w:rsidRPr="00933A66">
              <w:rPr>
                <w:rFonts w:cs="Arial"/>
                <w:b w:val="0"/>
                <w:color w:val="000000" w:themeColor="text1"/>
                <w:spacing w:val="-2"/>
                <w:sz w:val="20"/>
              </w:rPr>
              <w:t xml:space="preserve"> и DI в соответствии с настоящим Соглашением или в связи с ним («Спор»), путем письменного уведомления, направленного одной из Сторон другой, передается на рассмотрение комитета, состоящего из двух (2) старших руководителей компании каждой Стороны от </w:t>
            </w:r>
            <w:r w:rsidRPr="00933A66">
              <w:rPr>
                <w:rFonts w:cs="Arial"/>
                <w:b w:val="0"/>
                <w:color w:val="000000" w:themeColor="text1"/>
                <w:sz w:val="20"/>
              </w:rPr>
              <w:t>Владельца</w:t>
            </w:r>
            <w:r w:rsidRPr="00933A66">
              <w:rPr>
                <w:rFonts w:cs="Arial"/>
                <w:b w:val="0"/>
                <w:color w:val="000000" w:themeColor="text1"/>
                <w:spacing w:val="-2"/>
                <w:sz w:val="20"/>
              </w:rPr>
              <w:t xml:space="preserve"> и DI, которые должны добросовестно стремиться к мирному разрешению Спора.</w:t>
            </w:r>
          </w:p>
        </w:tc>
        <w:tc>
          <w:tcPr>
            <w:tcW w:w="4678" w:type="dxa"/>
          </w:tcPr>
          <w:p w14:paraId="5CB1A9F6" w14:textId="6B77DA6F" w:rsidR="00933A66" w:rsidRPr="00933A66" w:rsidRDefault="00933A66" w:rsidP="0018245D">
            <w:pPr>
              <w:pStyle w:val="a3"/>
              <w:numPr>
                <w:ilvl w:val="2"/>
                <w:numId w:val="115"/>
              </w:numPr>
              <w:spacing w:line="276" w:lineRule="auto"/>
              <w:ind w:left="595" w:hanging="595"/>
              <w:contextualSpacing w:val="0"/>
              <w:jc w:val="both"/>
              <w:rPr>
                <w:rFonts w:ascii="Arial" w:hAnsi="Arial" w:cs="Arial"/>
                <w:color w:val="000000" w:themeColor="text1"/>
                <w:lang w:val="en-US"/>
              </w:rPr>
            </w:pPr>
            <w:r w:rsidRPr="00933A66">
              <w:rPr>
                <w:rFonts w:ascii="Arial" w:hAnsi="Arial" w:cs="Arial"/>
                <w:color w:val="000000" w:themeColor="text1"/>
                <w:lang w:val="en-US"/>
              </w:rPr>
              <w:t xml:space="preserve">Any dispute arising between the Owner and </w:t>
            </w:r>
            <w:r w:rsidRPr="00933A66">
              <w:rPr>
                <w:rFonts w:ascii="Arial" w:hAnsi="Arial" w:cs="Arial"/>
                <w:color w:val="000000" w:themeColor="text1"/>
                <w:spacing w:val="-2"/>
                <w:lang w:val="en-US"/>
              </w:rPr>
              <w:t xml:space="preserve">DI </w:t>
            </w:r>
            <w:r w:rsidRPr="00933A66">
              <w:rPr>
                <w:rFonts w:ascii="Arial" w:hAnsi="Arial" w:cs="Arial"/>
                <w:color w:val="000000" w:themeColor="text1"/>
                <w:lang w:val="en-US"/>
              </w:rPr>
              <w:t xml:space="preserve">under or in connection with this Agreement (“Dispute”) shall, by written notice delivered by either Party to the other, be referred to a committee comprised of two (2) senior executives of each of the Owner and </w:t>
            </w:r>
            <w:r w:rsidRPr="00933A66">
              <w:rPr>
                <w:rFonts w:ascii="Arial" w:hAnsi="Arial" w:cs="Arial"/>
                <w:color w:val="000000" w:themeColor="text1"/>
                <w:spacing w:val="-2"/>
                <w:lang w:val="en-US"/>
              </w:rPr>
              <w:t xml:space="preserve">DI </w:t>
            </w:r>
            <w:r w:rsidRPr="00933A66">
              <w:rPr>
                <w:rFonts w:ascii="Arial" w:hAnsi="Arial" w:cs="Arial"/>
                <w:color w:val="000000" w:themeColor="text1"/>
                <w:lang w:val="en-US"/>
              </w:rPr>
              <w:t>who shall in good faith seek an amicable resolution to the Dispute.</w:t>
            </w:r>
          </w:p>
        </w:tc>
      </w:tr>
      <w:tr w:rsidR="00933A66" w:rsidRPr="009D6216" w14:paraId="7D7B7BB2" w14:textId="77777777" w:rsidTr="00D31197">
        <w:trPr>
          <w:jc w:val="center"/>
        </w:trPr>
        <w:tc>
          <w:tcPr>
            <w:tcW w:w="4678" w:type="dxa"/>
          </w:tcPr>
          <w:p w14:paraId="7038EDBA" w14:textId="22033835" w:rsidR="00933A66" w:rsidRPr="00933A66" w:rsidRDefault="00933A66" w:rsidP="0018245D">
            <w:pPr>
              <w:numPr>
                <w:ilvl w:val="0"/>
                <w:numId w:val="117"/>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Комитет, сформированный в соответствии с настоящим разделом, должен собраться в течение тридцати (30) дней после получения упомянутого уведомления посредством видеоконференции, по телефону или лично.</w:t>
            </w:r>
          </w:p>
        </w:tc>
        <w:tc>
          <w:tcPr>
            <w:tcW w:w="4678" w:type="dxa"/>
          </w:tcPr>
          <w:p w14:paraId="5304E2BE" w14:textId="2A123AF8" w:rsidR="00933A66" w:rsidRPr="00933A66" w:rsidRDefault="00933A66" w:rsidP="0018245D">
            <w:pPr>
              <w:pStyle w:val="a3"/>
              <w:numPr>
                <w:ilvl w:val="2"/>
                <w:numId w:val="115"/>
              </w:numPr>
              <w:spacing w:line="276" w:lineRule="auto"/>
              <w:ind w:left="595" w:hanging="595"/>
              <w:contextualSpacing w:val="0"/>
              <w:jc w:val="both"/>
              <w:rPr>
                <w:rFonts w:ascii="Arial" w:hAnsi="Arial" w:cs="Arial"/>
                <w:color w:val="000000" w:themeColor="text1"/>
                <w:u w:val="single"/>
                <w:lang w:val="en-US"/>
              </w:rPr>
            </w:pPr>
            <w:r w:rsidRPr="00933A66">
              <w:rPr>
                <w:rFonts w:ascii="Arial" w:hAnsi="Arial" w:cs="Arial"/>
                <w:color w:val="000000" w:themeColor="text1"/>
                <w:lang w:val="en-US"/>
              </w:rPr>
              <w:t>The committee formed in accordance with this Section shall meet within thirty (30) days upon receipt of the notice referred to, by video-conference, by telephone or in person.</w:t>
            </w:r>
          </w:p>
        </w:tc>
      </w:tr>
      <w:tr w:rsidR="00933A66" w:rsidRPr="00933A66" w14:paraId="796F3DAE" w14:textId="77777777" w:rsidTr="00D31197">
        <w:trPr>
          <w:jc w:val="center"/>
        </w:trPr>
        <w:tc>
          <w:tcPr>
            <w:tcW w:w="4678" w:type="dxa"/>
          </w:tcPr>
          <w:p w14:paraId="3FB116DE" w14:textId="143BDCEA" w:rsidR="00933A66" w:rsidRPr="00933A66" w:rsidRDefault="00933A66" w:rsidP="0018245D">
            <w:pPr>
              <w:numPr>
                <w:ilvl w:val="0"/>
                <w:numId w:val="116"/>
              </w:numPr>
              <w:spacing w:line="276" w:lineRule="auto"/>
              <w:ind w:left="591" w:hanging="591"/>
              <w:jc w:val="both"/>
              <w:rPr>
                <w:rFonts w:ascii="Arial" w:hAnsi="Arial" w:cs="Arial"/>
                <w:color w:val="000000" w:themeColor="text1"/>
                <w:spacing w:val="-2"/>
                <w:u w:val="single"/>
              </w:rPr>
            </w:pPr>
            <w:r w:rsidRPr="00933A66">
              <w:rPr>
                <w:rFonts w:ascii="Arial" w:hAnsi="Arial" w:cs="Arial"/>
                <w:color w:val="000000" w:themeColor="text1"/>
                <w:spacing w:val="-2"/>
                <w:u w:val="single"/>
              </w:rPr>
              <w:t>Арбитраж</w:t>
            </w:r>
          </w:p>
        </w:tc>
        <w:tc>
          <w:tcPr>
            <w:tcW w:w="4678" w:type="dxa"/>
          </w:tcPr>
          <w:p w14:paraId="07C70749" w14:textId="466ADFD1" w:rsidR="00933A66" w:rsidRPr="00933A66" w:rsidRDefault="00933A66"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710552">
              <w:rPr>
                <w:rFonts w:ascii="Arial" w:hAnsi="Arial" w:cs="Arial"/>
                <w:color w:val="000000" w:themeColor="text1"/>
                <w:u w:val="single"/>
              </w:rPr>
              <w:t>Arbitration</w:t>
            </w:r>
            <w:proofErr w:type="spellEnd"/>
          </w:p>
        </w:tc>
      </w:tr>
      <w:tr w:rsidR="00710552" w:rsidRPr="009D6216" w14:paraId="72AF45EC" w14:textId="77777777" w:rsidTr="00D31197">
        <w:trPr>
          <w:jc w:val="center"/>
        </w:trPr>
        <w:tc>
          <w:tcPr>
            <w:tcW w:w="4678" w:type="dxa"/>
          </w:tcPr>
          <w:p w14:paraId="46040000" w14:textId="4925435F" w:rsidR="00D31197" w:rsidRPr="00933A66" w:rsidRDefault="00D31197" w:rsidP="0018245D">
            <w:pPr>
              <w:pStyle w:val="Heading16pt"/>
              <w:numPr>
                <w:ilvl w:val="0"/>
                <w:numId w:val="19"/>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Если комитет, организованный в соответствии с разделом 11.1, не может прийти к разрешению </w:t>
            </w:r>
            <w:proofErr w:type="gramStart"/>
            <w:r w:rsidRPr="00710552">
              <w:rPr>
                <w:rFonts w:cs="Arial"/>
                <w:b w:val="0"/>
                <w:color w:val="000000" w:themeColor="text1"/>
                <w:spacing w:val="-2"/>
                <w:sz w:val="20"/>
              </w:rPr>
              <w:t>Спора,  должны</w:t>
            </w:r>
            <w:proofErr w:type="gramEnd"/>
            <w:r w:rsidRPr="00710552">
              <w:rPr>
                <w:rFonts w:cs="Arial"/>
                <w:b w:val="0"/>
                <w:color w:val="000000" w:themeColor="text1"/>
                <w:spacing w:val="-2"/>
                <w:sz w:val="20"/>
              </w:rPr>
              <w:t xml:space="preserve"> быть переданы на рассмотрение и окончательно разрешены арбитражем, администрируемым Международным арбитражным центром Гонконга (HKIAC) в соответствии с Правилами администрируемого арбитража HKIAC, действующими на момент п</w:t>
            </w:r>
            <w:r w:rsidR="00933A66">
              <w:rPr>
                <w:rFonts w:cs="Arial"/>
                <w:b w:val="0"/>
                <w:color w:val="000000" w:themeColor="text1"/>
                <w:spacing w:val="-2"/>
                <w:sz w:val="20"/>
              </w:rPr>
              <w:t>одачи уведомления об арбитраже.</w:t>
            </w:r>
          </w:p>
        </w:tc>
        <w:tc>
          <w:tcPr>
            <w:tcW w:w="4678" w:type="dxa"/>
          </w:tcPr>
          <w:p w14:paraId="4D040000" w14:textId="2CE2234E" w:rsidR="00D31197" w:rsidRPr="00933A66" w:rsidRDefault="00D31197"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lang w:val="en-US"/>
              </w:rPr>
              <w:t>If the committee as arranged under Section 11.1 is unable to reach a resolution to the Dispute, it shall be referred to and finally resolved by arbitration administered by the Hong Kong International Arbitration Centre (HKIAC) under the HKIAC Administered Arbitration Rules in force when the notice of arbitration is submitted.</w:t>
            </w:r>
          </w:p>
        </w:tc>
      </w:tr>
      <w:tr w:rsidR="00933A66" w:rsidRPr="009D6216" w14:paraId="6B89DF1D" w14:textId="77777777" w:rsidTr="00D31197">
        <w:trPr>
          <w:jc w:val="center"/>
        </w:trPr>
        <w:tc>
          <w:tcPr>
            <w:tcW w:w="4678" w:type="dxa"/>
          </w:tcPr>
          <w:p w14:paraId="5C19040E" w14:textId="2D68A8E6" w:rsidR="00933A66" w:rsidRPr="00710552" w:rsidRDefault="00933A66" w:rsidP="00933A66">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Каждая Сторона гарантирует другой, что ее представитель(и), подписавший настоящее Соглашение, был прямо уполномочен(ы) обязать соответствующую Сторону соблюдать настоящий Раздел.</w:t>
            </w:r>
          </w:p>
        </w:tc>
        <w:tc>
          <w:tcPr>
            <w:tcW w:w="4678" w:type="dxa"/>
          </w:tcPr>
          <w:p w14:paraId="46BD699F" w14:textId="46B4A7D0" w:rsidR="00933A66" w:rsidRPr="00933A66" w:rsidRDefault="00933A66" w:rsidP="00933A66">
            <w:pPr>
              <w:pStyle w:val="a3"/>
              <w:tabs>
                <w:tab w:val="left" w:pos="1049"/>
              </w:tabs>
              <w:spacing w:line="276" w:lineRule="auto"/>
              <w:ind w:left="599"/>
              <w:contextualSpacing w:val="0"/>
              <w:jc w:val="both"/>
              <w:rPr>
                <w:rFonts w:ascii="Arial" w:hAnsi="Arial" w:cs="Arial"/>
                <w:color w:val="000000" w:themeColor="text1"/>
                <w:lang w:val="en-US"/>
              </w:rPr>
            </w:pPr>
            <w:r w:rsidRPr="00710552">
              <w:rPr>
                <w:rFonts w:ascii="Arial" w:hAnsi="Arial" w:cs="Arial"/>
                <w:color w:val="000000" w:themeColor="text1"/>
                <w:lang w:val="en-US"/>
              </w:rPr>
              <w:t xml:space="preserve">Each Party warrants to the other that its representative(s) signing this Agreement has been expressly </w:t>
            </w:r>
            <w:proofErr w:type="spellStart"/>
            <w:r w:rsidRPr="00710552">
              <w:rPr>
                <w:rFonts w:ascii="Arial" w:hAnsi="Arial" w:cs="Arial"/>
                <w:color w:val="000000" w:themeColor="text1"/>
                <w:lang w:val="en-US"/>
              </w:rPr>
              <w:t>authorised</w:t>
            </w:r>
            <w:proofErr w:type="spellEnd"/>
            <w:r w:rsidRPr="00710552">
              <w:rPr>
                <w:rFonts w:ascii="Arial" w:hAnsi="Arial" w:cs="Arial"/>
                <w:color w:val="000000" w:themeColor="text1"/>
                <w:lang w:val="en-US"/>
              </w:rPr>
              <w:t xml:space="preserve"> to bind its respective Party to this Section.</w:t>
            </w:r>
          </w:p>
        </w:tc>
      </w:tr>
      <w:tr w:rsidR="00933A66" w:rsidRPr="009D6216" w14:paraId="417A4DBB" w14:textId="77777777" w:rsidTr="00D31197">
        <w:trPr>
          <w:jc w:val="center"/>
        </w:trPr>
        <w:tc>
          <w:tcPr>
            <w:tcW w:w="4678" w:type="dxa"/>
          </w:tcPr>
          <w:p w14:paraId="15352C62" w14:textId="1DF045D7"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Местом арбитража (</w:t>
            </w:r>
            <w:proofErr w:type="spellStart"/>
            <w:r w:rsidRPr="00933A66">
              <w:rPr>
                <w:rFonts w:ascii="Arial" w:hAnsi="Arial" w:cs="Arial"/>
                <w:color w:val="000000" w:themeColor="text1"/>
                <w:spacing w:val="-2"/>
              </w:rPr>
              <w:t>seat</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of</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arbitration</w:t>
            </w:r>
            <w:proofErr w:type="spellEnd"/>
            <w:r w:rsidRPr="00933A66">
              <w:rPr>
                <w:rFonts w:ascii="Arial" w:hAnsi="Arial" w:cs="Arial"/>
                <w:color w:val="000000" w:themeColor="text1"/>
                <w:spacing w:val="-2"/>
              </w:rPr>
              <w:t>) является Гонконг.</w:t>
            </w:r>
          </w:p>
        </w:tc>
        <w:tc>
          <w:tcPr>
            <w:tcW w:w="4678" w:type="dxa"/>
          </w:tcPr>
          <w:p w14:paraId="33F462AD" w14:textId="1BCB48A2"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lang w:val="en-US"/>
              </w:rPr>
              <w:t>The seat of arbitration shall be in Hong Kong.</w:t>
            </w:r>
          </w:p>
        </w:tc>
      </w:tr>
      <w:tr w:rsidR="00933A66" w:rsidRPr="009D6216" w14:paraId="0BA8C197" w14:textId="77777777" w:rsidTr="00D31197">
        <w:trPr>
          <w:jc w:val="center"/>
        </w:trPr>
        <w:tc>
          <w:tcPr>
            <w:tcW w:w="4678" w:type="dxa"/>
          </w:tcPr>
          <w:p w14:paraId="187CA28B" w14:textId="0E070467"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 xml:space="preserve">Должно быть три (3) арбитра, один (1) арбитр назначается </w:t>
            </w:r>
            <w:proofErr w:type="gramStart"/>
            <w:r w:rsidRPr="00933A66">
              <w:rPr>
                <w:rFonts w:ascii="Arial" w:hAnsi="Arial" w:cs="Arial"/>
                <w:color w:val="000000" w:themeColor="text1"/>
                <w:spacing w:val="-2"/>
              </w:rPr>
              <w:t>DI</w:t>
            </w:r>
            <w:proofErr w:type="gramEnd"/>
            <w:r w:rsidRPr="00933A66">
              <w:rPr>
                <w:rFonts w:ascii="Arial" w:hAnsi="Arial" w:cs="Arial"/>
                <w:color w:val="000000" w:themeColor="text1"/>
                <w:spacing w:val="-2"/>
              </w:rPr>
              <w:t xml:space="preserve"> и один (1) арбитр назначается Владельцем. Третий арбитр назначается совместно обеими </w:t>
            </w:r>
            <w:r w:rsidRPr="00933A66">
              <w:rPr>
                <w:rFonts w:ascii="Arial" w:hAnsi="Arial" w:cs="Arial"/>
                <w:color w:val="000000" w:themeColor="text1"/>
                <w:spacing w:val="-2"/>
              </w:rPr>
              <w:lastRenderedPageBreak/>
              <w:t>Сторонами и не может быть гражданином страны Сторон.</w:t>
            </w:r>
          </w:p>
        </w:tc>
        <w:tc>
          <w:tcPr>
            <w:tcW w:w="4678" w:type="dxa"/>
          </w:tcPr>
          <w:p w14:paraId="0074608D" w14:textId="7B882F60"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lastRenderedPageBreak/>
              <w:t xml:space="preserve">There shall be three (3) arbitrators, one (1) arbitrator shall be appointed by DI and one (1) arbitrator shall be appointed by the Owner. The third arbitrator shall be jointly </w:t>
            </w:r>
            <w:r w:rsidRPr="00933A66">
              <w:rPr>
                <w:rFonts w:ascii="Arial" w:hAnsi="Arial" w:cs="Arial"/>
                <w:color w:val="000000" w:themeColor="text1"/>
                <w:lang w:val="en-US"/>
              </w:rPr>
              <w:lastRenderedPageBreak/>
              <w:t>appointed by both Parties and shall not be of the Parties’ nationalities.</w:t>
            </w:r>
          </w:p>
        </w:tc>
      </w:tr>
      <w:tr w:rsidR="00933A66" w:rsidRPr="009D6216" w14:paraId="72E2A7F6" w14:textId="77777777" w:rsidTr="00D31197">
        <w:trPr>
          <w:jc w:val="center"/>
        </w:trPr>
        <w:tc>
          <w:tcPr>
            <w:tcW w:w="4678" w:type="dxa"/>
          </w:tcPr>
          <w:p w14:paraId="2D13F978" w14:textId="7C46F415"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lastRenderedPageBreak/>
              <w:t>Решение является окончательным и обязательным для Сторон.</w:t>
            </w:r>
          </w:p>
        </w:tc>
        <w:tc>
          <w:tcPr>
            <w:tcW w:w="4678" w:type="dxa"/>
          </w:tcPr>
          <w:p w14:paraId="725646AF" w14:textId="204D0120"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 award is final and binding upon the Parties.</w:t>
            </w:r>
          </w:p>
        </w:tc>
      </w:tr>
      <w:tr w:rsidR="00933A66" w:rsidRPr="009D6216" w14:paraId="32F82F03" w14:textId="77777777" w:rsidTr="00D31197">
        <w:trPr>
          <w:jc w:val="center"/>
        </w:trPr>
        <w:tc>
          <w:tcPr>
            <w:tcW w:w="4678" w:type="dxa"/>
          </w:tcPr>
          <w:p w14:paraId="685D7FE4" w14:textId="054BB74D" w:rsidR="00933A66" w:rsidRPr="00933A66" w:rsidRDefault="00933A66" w:rsidP="0018245D">
            <w:pPr>
              <w:numPr>
                <w:ilvl w:val="0"/>
                <w:numId w:val="19"/>
              </w:numPr>
              <w:spacing w:after="240" w:line="276" w:lineRule="auto"/>
              <w:jc w:val="both"/>
              <w:rPr>
                <w:rFonts w:ascii="Arial" w:hAnsi="Arial" w:cs="Arial"/>
                <w:color w:val="000000" w:themeColor="text1"/>
                <w:spacing w:val="-2"/>
              </w:rPr>
            </w:pPr>
            <w:r w:rsidRPr="00933A66">
              <w:rPr>
                <w:rFonts w:ascii="Arial" w:hAnsi="Arial" w:cs="Arial"/>
                <w:color w:val="000000" w:themeColor="text1"/>
                <w:spacing w:val="-2"/>
              </w:rPr>
              <w:t>Языком арбитражного разбирательства является английский.</w:t>
            </w:r>
          </w:p>
        </w:tc>
        <w:tc>
          <w:tcPr>
            <w:tcW w:w="4678" w:type="dxa"/>
          </w:tcPr>
          <w:p w14:paraId="66004231" w14:textId="19C45AEC"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 language to be used in arbitration proceedings shall be English.</w:t>
            </w:r>
          </w:p>
        </w:tc>
      </w:tr>
      <w:tr w:rsidR="00710552" w:rsidRPr="00710552" w14:paraId="32B32AE8" w14:textId="77777777" w:rsidTr="00D31197">
        <w:trPr>
          <w:jc w:val="center"/>
        </w:trPr>
        <w:tc>
          <w:tcPr>
            <w:tcW w:w="4678" w:type="dxa"/>
          </w:tcPr>
          <w:p w14:paraId="53040000" w14:textId="56497452" w:rsidR="00D31197" w:rsidRPr="00933A66" w:rsidRDefault="00933A66" w:rsidP="0018245D">
            <w:pPr>
              <w:numPr>
                <w:ilvl w:val="0"/>
                <w:numId w:val="116"/>
              </w:numPr>
              <w:spacing w:line="276" w:lineRule="auto"/>
              <w:ind w:left="591" w:hanging="591"/>
              <w:jc w:val="both"/>
              <w:rPr>
                <w:rFonts w:ascii="Arial" w:hAnsi="Arial" w:cs="Arial"/>
                <w:color w:val="000000" w:themeColor="text1"/>
                <w:spacing w:val="-2"/>
                <w:u w:val="single"/>
              </w:rPr>
            </w:pPr>
            <w:r w:rsidRPr="00933A66">
              <w:rPr>
                <w:rFonts w:ascii="Arial" w:hAnsi="Arial" w:cs="Arial"/>
                <w:color w:val="000000" w:themeColor="text1"/>
                <w:spacing w:val="-2"/>
                <w:u w:val="single"/>
              </w:rPr>
              <w:t>Заверения</w:t>
            </w:r>
          </w:p>
        </w:tc>
        <w:tc>
          <w:tcPr>
            <w:tcW w:w="4678" w:type="dxa"/>
          </w:tcPr>
          <w:p w14:paraId="57040000" w14:textId="76EA4867" w:rsidR="00D31197" w:rsidRPr="00933A66" w:rsidRDefault="00D31197"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710552">
              <w:rPr>
                <w:rFonts w:ascii="Arial" w:hAnsi="Arial" w:cs="Arial"/>
                <w:color w:val="000000" w:themeColor="text1"/>
                <w:u w:val="single"/>
              </w:rPr>
              <w:t>Acknowledgement</w:t>
            </w:r>
            <w:proofErr w:type="spellEnd"/>
            <w:r w:rsidRPr="00710552">
              <w:rPr>
                <w:rFonts w:ascii="Arial" w:hAnsi="Arial" w:cs="Arial"/>
                <w:color w:val="000000" w:themeColor="text1"/>
                <w:u w:val="single"/>
              </w:rPr>
              <w:t xml:space="preserve"> </w:t>
            </w:r>
          </w:p>
        </w:tc>
      </w:tr>
      <w:tr w:rsidR="00933A66" w:rsidRPr="009D6216" w14:paraId="66B15C59" w14:textId="77777777" w:rsidTr="00D31197">
        <w:trPr>
          <w:jc w:val="center"/>
        </w:trPr>
        <w:tc>
          <w:tcPr>
            <w:tcW w:w="4678" w:type="dxa"/>
          </w:tcPr>
          <w:p w14:paraId="0BCEA7A2" w14:textId="5B9C315A"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t>Проектирование и/или реконструкция.</w:t>
            </w:r>
            <w:r w:rsidRPr="00710552">
              <w:rPr>
                <w:rFonts w:ascii="Arial" w:hAnsi="Arial" w:cs="Arial"/>
                <w:color w:val="000000" w:themeColor="text1"/>
              </w:rPr>
              <w:t xml:space="preserve"> Владелец должен полагаться на своих собственных консультантов и подрядчиков, а не на компанию DI и ее Аффилированные лица в отношении проектирования, ремонта или других работ в </w:t>
            </w:r>
            <w:del w:id="619" w:author="Arina Dovzhenko" w:date="2025-11-28T16:05:00Z" w16du:dateUtc="2025-11-28T13:05:00Z">
              <w:r w:rsidRPr="00710552" w:rsidDel="00FD7DE6">
                <w:rPr>
                  <w:rFonts w:ascii="Arial" w:hAnsi="Arial" w:cs="Arial"/>
                  <w:bCs/>
                  <w:color w:val="000000" w:themeColor="text1"/>
                  <w:spacing w:val="-2"/>
                </w:rPr>
                <w:delText>Гостиниц</w:delText>
              </w:r>
              <w:r w:rsidRPr="00710552" w:rsidDel="00FD7DE6">
                <w:rPr>
                  <w:rFonts w:ascii="Arial" w:hAnsi="Arial" w:cs="Arial"/>
                  <w:color w:val="000000" w:themeColor="text1"/>
                </w:rPr>
                <w:delText xml:space="preserve">е </w:delText>
              </w:r>
            </w:del>
            <w:ins w:id="620" w:author="Arina Dovzhenko" w:date="2025-11-28T16:05:00Z" w16du:dateUtc="2025-11-28T13:05:00Z">
              <w:r w:rsidR="00FD7DE6">
                <w:rPr>
                  <w:rFonts w:ascii="Arial" w:hAnsi="Arial" w:cs="Arial"/>
                  <w:bCs/>
                  <w:color w:val="000000" w:themeColor="text1"/>
                  <w:spacing w:val="-2"/>
                </w:rPr>
                <w:t>Отеле</w:t>
              </w:r>
              <w:r w:rsidR="00FD7DE6" w:rsidRPr="00710552">
                <w:rPr>
                  <w:rFonts w:ascii="Arial" w:hAnsi="Arial" w:cs="Arial"/>
                  <w:color w:val="000000" w:themeColor="text1"/>
                </w:rPr>
                <w:t xml:space="preserve"> </w:t>
              </w:r>
            </w:ins>
            <w:r w:rsidRPr="00710552">
              <w:rPr>
                <w:rFonts w:ascii="Arial" w:hAnsi="Arial" w:cs="Arial"/>
                <w:color w:val="000000" w:themeColor="text1"/>
              </w:rPr>
              <w:t xml:space="preserve">или помещениях. Соответственно, DI и ее Аффилированные лица не несут никакой ответственности перед </w:t>
            </w:r>
            <w:r w:rsidRPr="00710552">
              <w:rPr>
                <w:rFonts w:ascii="Arial" w:hAnsi="Arial" w:cs="Arial"/>
                <w:bCs/>
                <w:color w:val="000000" w:themeColor="text1"/>
              </w:rPr>
              <w:t>Владельцем</w:t>
            </w:r>
            <w:r w:rsidRPr="00710552">
              <w:rPr>
                <w:rFonts w:ascii="Arial" w:hAnsi="Arial" w:cs="Arial"/>
                <w:color w:val="000000" w:themeColor="text1"/>
              </w:rPr>
              <w:t xml:space="preserve"> или любым другим Лицом за любые (i) ошибки в каких-либо планах или сметах, (</w:t>
            </w:r>
            <w:proofErr w:type="spellStart"/>
            <w:r w:rsidRPr="00710552">
              <w:rPr>
                <w:rFonts w:ascii="Arial" w:hAnsi="Arial" w:cs="Arial"/>
                <w:color w:val="000000" w:themeColor="text1"/>
              </w:rPr>
              <w:t>ii</w:t>
            </w:r>
            <w:proofErr w:type="spellEnd"/>
            <w:r w:rsidRPr="00710552">
              <w:rPr>
                <w:rFonts w:ascii="Arial" w:hAnsi="Arial" w:cs="Arial"/>
                <w:color w:val="000000" w:themeColor="text1"/>
              </w:rPr>
              <w:t xml:space="preserve">) дефекты в </w:t>
            </w:r>
            <w:del w:id="621" w:author="Arina Dovzhenko" w:date="2025-11-28T17:03:00Z" w16du:dateUtc="2025-11-28T14:03:00Z">
              <w:r w:rsidRPr="00710552" w:rsidDel="007B3C47">
                <w:rPr>
                  <w:rFonts w:ascii="Arial" w:hAnsi="Arial" w:cs="Arial"/>
                  <w:color w:val="000000" w:themeColor="text1"/>
                </w:rPr>
                <w:delText>дизайне</w:delText>
              </w:r>
            </w:del>
            <w:ins w:id="622" w:author="Arina Dovzhenko" w:date="2025-11-28T17:03:00Z" w16du:dateUtc="2025-11-28T14:03:00Z">
              <w:r w:rsidR="007B3C47">
                <w:rPr>
                  <w:rFonts w:ascii="Arial" w:hAnsi="Arial" w:cs="Arial"/>
                  <w:color w:val="000000" w:themeColor="text1"/>
                </w:rPr>
                <w:t>проектировании</w:t>
              </w:r>
            </w:ins>
            <w:r w:rsidRPr="00710552">
              <w:rPr>
                <w:rFonts w:ascii="Arial" w:hAnsi="Arial" w:cs="Arial"/>
                <w:color w:val="000000" w:themeColor="text1"/>
              </w:rPr>
              <w:t xml:space="preserve">, ремонте или других улучшениях в </w:t>
            </w:r>
            <w:del w:id="623" w:author="Arina Dovzhenko" w:date="2025-11-28T16:05:00Z" w16du:dateUtc="2025-11-28T13:05:00Z">
              <w:r w:rsidRPr="00710552" w:rsidDel="00FD7DE6">
                <w:rPr>
                  <w:rFonts w:ascii="Arial" w:hAnsi="Arial" w:cs="Arial"/>
                  <w:bCs/>
                  <w:color w:val="000000" w:themeColor="text1"/>
                  <w:spacing w:val="-2"/>
                </w:rPr>
                <w:delText>Гостинице</w:delText>
              </w:r>
              <w:r w:rsidRPr="00710552" w:rsidDel="00FD7DE6">
                <w:rPr>
                  <w:rFonts w:ascii="Arial" w:hAnsi="Arial" w:cs="Arial"/>
                  <w:color w:val="000000" w:themeColor="text1"/>
                </w:rPr>
                <w:delText xml:space="preserve"> </w:delText>
              </w:r>
            </w:del>
            <w:ins w:id="624" w:author="Arina Dovzhenko" w:date="2025-11-28T16:05:00Z" w16du:dateUtc="2025-11-28T13:05:00Z">
              <w:r w:rsidR="00FD7DE6">
                <w:rPr>
                  <w:rFonts w:ascii="Arial" w:hAnsi="Arial" w:cs="Arial"/>
                  <w:bCs/>
                  <w:color w:val="000000" w:themeColor="text1"/>
                  <w:spacing w:val="-2"/>
                </w:rPr>
                <w:t>Отеле</w:t>
              </w:r>
              <w:r w:rsidR="00FD7DE6" w:rsidRPr="00710552">
                <w:rPr>
                  <w:rFonts w:ascii="Arial" w:hAnsi="Arial" w:cs="Arial"/>
                  <w:color w:val="000000" w:themeColor="text1"/>
                </w:rPr>
                <w:t xml:space="preserve"> </w:t>
              </w:r>
            </w:ins>
            <w:r w:rsidRPr="00710552">
              <w:rPr>
                <w:rFonts w:ascii="Arial" w:hAnsi="Arial" w:cs="Arial"/>
                <w:color w:val="000000" w:themeColor="text1"/>
              </w:rPr>
              <w:t xml:space="preserve">или помещениях или установке любых строительных систем или </w:t>
            </w:r>
            <w:proofErr w:type="spellStart"/>
            <w:r w:rsidRPr="00710552">
              <w:rPr>
                <w:rFonts w:ascii="Arial" w:hAnsi="Arial" w:cs="Arial"/>
                <w:color w:val="000000" w:themeColor="text1"/>
              </w:rPr>
              <w:t>МПиО</w:t>
            </w:r>
            <w:proofErr w:type="spellEnd"/>
            <w:r w:rsidRPr="00710552">
              <w:rPr>
                <w:rFonts w:ascii="Arial" w:hAnsi="Arial" w:cs="Arial"/>
                <w:color w:val="000000" w:themeColor="text1"/>
              </w:rPr>
              <w:t>, или (</w:t>
            </w:r>
            <w:proofErr w:type="spellStart"/>
            <w:r w:rsidRPr="00710552">
              <w:rPr>
                <w:rFonts w:ascii="Arial" w:hAnsi="Arial" w:cs="Arial"/>
                <w:color w:val="000000" w:themeColor="text1"/>
              </w:rPr>
              <w:t>iii</w:t>
            </w:r>
            <w:proofErr w:type="spellEnd"/>
            <w:r w:rsidRPr="00710552">
              <w:rPr>
                <w:rFonts w:ascii="Arial" w:hAnsi="Arial" w:cs="Arial"/>
                <w:color w:val="000000" w:themeColor="text1"/>
              </w:rPr>
              <w:t>) несоблюдение стандартов пожарной безопасности, безопасности жизнедеятельности, инженерного или структурного проектирования или Применимого законодательства.</w:t>
            </w:r>
          </w:p>
        </w:tc>
        <w:tc>
          <w:tcPr>
            <w:tcW w:w="4678" w:type="dxa"/>
          </w:tcPr>
          <w:p w14:paraId="1201B60A" w14:textId="092AC5D3" w:rsidR="00933A66" w:rsidRPr="00072582"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lang w:val="en-US"/>
              </w:rPr>
            </w:pPr>
            <w:bookmarkStart w:id="625" w:name="_Ref268245573"/>
            <w:r w:rsidRPr="00710552">
              <w:rPr>
                <w:rFonts w:ascii="Arial" w:hAnsi="Arial" w:cs="Arial"/>
                <w:color w:val="000000" w:themeColor="text1"/>
                <w:u w:val="single"/>
                <w:lang w:val="en-US"/>
              </w:rPr>
              <w:t>Design and/or Renovation</w:t>
            </w:r>
            <w:r w:rsidRPr="00710552">
              <w:rPr>
                <w:rFonts w:ascii="Arial" w:hAnsi="Arial" w:cs="Arial"/>
                <w:color w:val="000000" w:themeColor="text1"/>
                <w:lang w:val="en-US"/>
              </w:rPr>
              <w:t xml:space="preserve">. The Owner shall rely on its own consultants and contractors, not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and its Affiliates, with respect to the design, renovation or other works at, the Hotel or the premises. Accordingly,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and its Affiliates shall not have any liability to Owner or any other Person for any (</w:t>
            </w:r>
            <w:proofErr w:type="spellStart"/>
            <w:r w:rsidRPr="00710552">
              <w:rPr>
                <w:rFonts w:ascii="Arial" w:hAnsi="Arial" w:cs="Arial"/>
                <w:color w:val="000000" w:themeColor="text1"/>
                <w:lang w:val="en-US"/>
              </w:rPr>
              <w:t>i</w:t>
            </w:r>
            <w:proofErr w:type="spellEnd"/>
            <w:r w:rsidRPr="00710552">
              <w:rPr>
                <w:rFonts w:ascii="Arial" w:hAnsi="Arial" w:cs="Arial"/>
                <w:color w:val="000000" w:themeColor="text1"/>
                <w:lang w:val="en-US"/>
              </w:rPr>
              <w:t>) errors in any plans or specifications, (ii) defects in the design, renovation or other improvements at, the Hotel or premises or installation of any building systems or FF&amp;E, or (iii) noncompliance with fire, life safety, engineering or structural design standards or Applicable Laws.</w:t>
            </w:r>
            <w:bookmarkEnd w:id="625"/>
          </w:p>
        </w:tc>
      </w:tr>
      <w:tr w:rsidR="00933A66" w:rsidRPr="009D6216" w14:paraId="0680CD2C" w14:textId="77777777" w:rsidTr="00D31197">
        <w:trPr>
          <w:jc w:val="center"/>
        </w:trPr>
        <w:tc>
          <w:tcPr>
            <w:tcW w:w="4678" w:type="dxa"/>
          </w:tcPr>
          <w:p w14:paraId="36A1B8CE" w14:textId="4EB11221"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t>Претензии по Соглашению.</w:t>
            </w:r>
            <w:r w:rsidRPr="00710552">
              <w:rPr>
                <w:rFonts w:ascii="Arial" w:hAnsi="Arial" w:cs="Arial"/>
                <w:color w:val="000000" w:themeColor="text1"/>
              </w:rPr>
              <w:t xml:space="preserve"> Ответственность Сторон основывается исключительно на принципах договорного права и четких условиях настоящего Соглашения. Стороны не могут предъявлять другой Стороне какие-либо Претензии, вытекающие из настоящего Соглашения или относящиеся к нему, за исключением случаев, когда Претензия основана на явных условиях настоящего Соглашения и не направлена на изменение или противоречие этим явным условиям. Настоящее Соглашение должно толковаться исключительно в соответствии с принципами договорного права без учета каких-либо принципов агентского права и в той степени, в которой любые фидуциарные или другие права или </w:t>
            </w:r>
            <w:r w:rsidRPr="00710552">
              <w:rPr>
                <w:rFonts w:ascii="Arial" w:hAnsi="Arial" w:cs="Arial"/>
                <w:color w:val="000000" w:themeColor="text1"/>
              </w:rPr>
              <w:lastRenderedPageBreak/>
              <w:t>обязанности в соответствии с Применимым законодательством несовместимы или расширяют, изменяют или ограничивают любое из условиях настоящего Соглашения, явные условия настоящего Соглашения имеют преимущественную силу. Каждая Сторона безоговорочно и безотзывно отказывается от своего имени и от имени своих представителей, в максимальной степени, разрешенной Применимым законодательством, от всех явных или подразумеваемых фидуциарных и других аналогичных прав или обязательств в соответствии с Применимым законодательством.</w:t>
            </w:r>
          </w:p>
        </w:tc>
        <w:tc>
          <w:tcPr>
            <w:tcW w:w="4678" w:type="dxa"/>
          </w:tcPr>
          <w:p w14:paraId="753B7EEA" w14:textId="1A182FDF" w:rsidR="00933A66" w:rsidRPr="00072582"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u w:val="single"/>
                <w:lang w:val="en-US"/>
              </w:rPr>
              <w:lastRenderedPageBreak/>
              <w:t>Claims Limited to Contract</w:t>
            </w:r>
            <w:r w:rsidRPr="00710552">
              <w:rPr>
                <w:rFonts w:ascii="Arial" w:hAnsi="Arial" w:cs="Arial"/>
                <w:color w:val="000000" w:themeColor="text1"/>
                <w:lang w:val="en-US"/>
              </w:rPr>
              <w:t xml:space="preserve">. The liability of the Parties shall be based solely on principles of contract law and the express terms of this Agreement. The Parties shall not assert against the other Party any Claim arising from or relating to this Agreement, unless the Claim is based upon the express terms of this Agreement nor seek to vary, nor in conflict with, those express terms. This Agreement shall be interpreted solely in accordance with principles of contract law without regard to any principles of agency law and, to the extent any fiduciary duties or other rights or obligations under Applicable Laws are inconsistent with, or would expand, modify or restrict any of the terms of this Agreement, the express terms of this Agreement shall prevail. Each Party unconditionally and irrevocably waives and disclaims for itself and its representatives, to </w:t>
            </w:r>
            <w:r w:rsidRPr="00710552">
              <w:rPr>
                <w:rFonts w:ascii="Arial" w:hAnsi="Arial" w:cs="Arial"/>
                <w:color w:val="000000" w:themeColor="text1"/>
                <w:lang w:val="en-US"/>
              </w:rPr>
              <w:lastRenderedPageBreak/>
              <w:t>the fullest extent permitted under Applicable Laws, all express or implied fiduciary and other similar rights or obligations under Applicable Laws.</w:t>
            </w:r>
          </w:p>
        </w:tc>
      </w:tr>
      <w:tr w:rsidR="00933A66" w:rsidRPr="009D6216" w14:paraId="37A55BB1" w14:textId="77777777" w:rsidTr="00D31197">
        <w:trPr>
          <w:jc w:val="center"/>
        </w:trPr>
        <w:tc>
          <w:tcPr>
            <w:tcW w:w="4678" w:type="dxa"/>
          </w:tcPr>
          <w:p w14:paraId="32BF077C" w14:textId="445D67E7"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lastRenderedPageBreak/>
              <w:t>Ограничение ущерба</w:t>
            </w:r>
            <w:r w:rsidRPr="00710552">
              <w:rPr>
                <w:rFonts w:ascii="Arial" w:hAnsi="Arial" w:cs="Arial"/>
                <w:color w:val="000000" w:themeColor="text1"/>
              </w:rPr>
              <w:t xml:space="preserve">. Несмотря на какие-либо положения об обратном в настоящем Соглашении, каждая Сторона безоговорочно и безотзывно отказывается от своего имени и от имени своих представителей, в максимальной степени, разрешенной Применимым законодательством, от всех прав на любые штрафные убытки или косвенные убытки. Права и средства правовой защиты, предусмотренные в настоящем Соглашении, будут адекватными при любых обстоятельствах для любых Претензий, которые могут возникнуть у Сторон в отношении настоящего Соглашения. Несмотря на какие-либо положения об обратном в настоящем Соглашении или в соответствии с Применимым законодательством, совокупная ответственность DI и ее Аффилированных лиц в связи с </w:t>
            </w:r>
            <w:del w:id="626" w:author="Arina Dovzhenko" w:date="2025-11-28T16:05:00Z" w16du:dateUtc="2025-11-28T13:05:00Z">
              <w:r w:rsidRPr="00710552" w:rsidDel="00FD7DE6">
                <w:rPr>
                  <w:rFonts w:ascii="Arial" w:hAnsi="Arial" w:cs="Arial"/>
                  <w:bCs/>
                  <w:color w:val="000000" w:themeColor="text1"/>
                  <w:spacing w:val="-2"/>
                </w:rPr>
                <w:delText>Гостиницей</w:delText>
              </w:r>
              <w:r w:rsidRPr="00710552" w:rsidDel="00FD7DE6">
                <w:rPr>
                  <w:rFonts w:ascii="Arial" w:hAnsi="Arial" w:cs="Arial"/>
                  <w:color w:val="000000" w:themeColor="text1"/>
                </w:rPr>
                <w:delText xml:space="preserve"> </w:delText>
              </w:r>
            </w:del>
            <w:ins w:id="627" w:author="Arina Dovzhenko" w:date="2025-11-28T16:05:00Z" w16du:dateUtc="2025-11-28T13:05:00Z">
              <w:r w:rsidR="00FD7DE6">
                <w:rPr>
                  <w:rFonts w:ascii="Arial" w:hAnsi="Arial" w:cs="Arial"/>
                  <w:bCs/>
                  <w:color w:val="000000" w:themeColor="text1"/>
                  <w:spacing w:val="-2"/>
                </w:rPr>
                <w:t>Отелем</w:t>
              </w:r>
              <w:r w:rsidR="00FD7DE6" w:rsidRPr="00710552">
                <w:rPr>
                  <w:rFonts w:ascii="Arial" w:hAnsi="Arial" w:cs="Arial"/>
                  <w:color w:val="000000" w:themeColor="text1"/>
                </w:rPr>
                <w:t xml:space="preserve"> </w:t>
              </w:r>
            </w:ins>
            <w:r w:rsidRPr="00710552">
              <w:rPr>
                <w:rFonts w:ascii="Arial" w:hAnsi="Arial" w:cs="Arial"/>
                <w:color w:val="000000" w:themeColor="text1"/>
              </w:rPr>
              <w:t>и/или помещениями, возникшая по договору в результате, халатности или иным образом, ограничивается совокупной суммой Платы за техническую и проектную поддержку.</w:t>
            </w:r>
          </w:p>
        </w:tc>
        <w:tc>
          <w:tcPr>
            <w:tcW w:w="4678" w:type="dxa"/>
          </w:tcPr>
          <w:p w14:paraId="658EF04B" w14:textId="10A51F9A" w:rsidR="00933A66" w:rsidRPr="00553CAF"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u w:val="single"/>
                <w:lang w:val="en-US"/>
              </w:rPr>
            </w:pPr>
            <w:bookmarkStart w:id="628" w:name="_Hlk187721317"/>
            <w:r w:rsidRPr="00710552">
              <w:rPr>
                <w:rFonts w:ascii="Arial" w:hAnsi="Arial" w:cs="Arial"/>
                <w:color w:val="000000" w:themeColor="text1"/>
                <w:u w:val="single"/>
                <w:lang w:val="en-US"/>
              </w:rPr>
              <w:t>Limitation on Damages</w:t>
            </w:r>
            <w:bookmarkEnd w:id="628"/>
            <w:r w:rsidRPr="00710552">
              <w:rPr>
                <w:rFonts w:ascii="Arial" w:hAnsi="Arial" w:cs="Arial"/>
                <w:color w:val="000000" w:themeColor="text1"/>
                <w:lang w:val="en-US"/>
              </w:rPr>
              <w:t xml:space="preserve">. Notwithstanding anything to the contrary in this Agreement, each Party unconditionally and irrevocably waives and disclaims for itself and its representatives, to the fullest extent permitted under Applicable Laws, all rights to any punitive damages or damages for indirect or consequential losses. The rights and remedies in this Agreement will be adequate in all circumstances for any Claims the Parties might have with respect hereto. Notwithstanding anything to the contrary in this Agreement, or under Applicable Laws, the aggregate liability of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and its Affiliates in connection with the Hotel and/or premises, whether arising from contract, negligence or otherwise, shall be limited to the aggregate amount of the Technical and Design Support Fee.</w:t>
            </w:r>
          </w:p>
        </w:tc>
      </w:tr>
      <w:tr w:rsidR="00072582" w:rsidRPr="00710552" w14:paraId="403D79FA" w14:textId="77777777" w:rsidTr="00D31197">
        <w:trPr>
          <w:jc w:val="center"/>
        </w:trPr>
        <w:tc>
          <w:tcPr>
            <w:tcW w:w="4678" w:type="dxa"/>
          </w:tcPr>
          <w:p w14:paraId="777C6BDA" w14:textId="00B5492B" w:rsidR="00072582" w:rsidRPr="00072582" w:rsidRDefault="00072582" w:rsidP="0018245D">
            <w:pPr>
              <w:numPr>
                <w:ilvl w:val="0"/>
                <w:numId w:val="116"/>
              </w:numPr>
              <w:spacing w:line="276" w:lineRule="auto"/>
              <w:ind w:left="591" w:hanging="591"/>
              <w:jc w:val="both"/>
              <w:rPr>
                <w:rFonts w:ascii="Arial" w:hAnsi="Arial" w:cs="Arial"/>
                <w:color w:val="000000" w:themeColor="text1"/>
                <w:spacing w:val="-2"/>
                <w:u w:val="single"/>
              </w:rPr>
            </w:pPr>
            <w:r w:rsidRPr="00072582">
              <w:rPr>
                <w:rFonts w:ascii="Arial" w:hAnsi="Arial" w:cs="Arial"/>
                <w:color w:val="000000" w:themeColor="text1"/>
                <w:spacing w:val="-2"/>
                <w:u w:val="single"/>
              </w:rPr>
              <w:t>Судебный запрет</w:t>
            </w:r>
          </w:p>
        </w:tc>
        <w:tc>
          <w:tcPr>
            <w:tcW w:w="4678" w:type="dxa"/>
          </w:tcPr>
          <w:p w14:paraId="7B427989" w14:textId="510B52DF" w:rsidR="00072582" w:rsidRPr="00072582" w:rsidRDefault="00072582"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072582">
              <w:rPr>
                <w:rFonts w:ascii="Arial" w:hAnsi="Arial" w:cs="Arial"/>
                <w:color w:val="000000" w:themeColor="text1"/>
                <w:u w:val="single"/>
              </w:rPr>
              <w:t>Injunctive</w:t>
            </w:r>
            <w:proofErr w:type="spellEnd"/>
            <w:r w:rsidRPr="00072582">
              <w:rPr>
                <w:rFonts w:ascii="Arial" w:hAnsi="Arial" w:cs="Arial"/>
                <w:color w:val="000000" w:themeColor="text1"/>
                <w:u w:val="single"/>
              </w:rPr>
              <w:t xml:space="preserve"> </w:t>
            </w:r>
            <w:proofErr w:type="spellStart"/>
            <w:r w:rsidRPr="00072582">
              <w:rPr>
                <w:rFonts w:ascii="Arial" w:hAnsi="Arial" w:cs="Arial"/>
                <w:color w:val="000000" w:themeColor="text1"/>
                <w:u w:val="single"/>
              </w:rPr>
              <w:t>Relief</w:t>
            </w:r>
            <w:proofErr w:type="spellEnd"/>
          </w:p>
        </w:tc>
      </w:tr>
      <w:tr w:rsidR="00710552" w:rsidRPr="009D6216" w14:paraId="763ED8B8" w14:textId="77777777" w:rsidTr="00D31197">
        <w:trPr>
          <w:jc w:val="center"/>
        </w:trPr>
        <w:tc>
          <w:tcPr>
            <w:tcW w:w="4678" w:type="dxa"/>
          </w:tcPr>
          <w:p w14:paraId="5D040000" w14:textId="58C2CCA0" w:rsidR="00D31197" w:rsidRPr="00072582" w:rsidRDefault="00D31197" w:rsidP="00072582">
            <w:pPr>
              <w:pStyle w:val="Heading16pt"/>
              <w:spacing w:after="120" w:line="276" w:lineRule="auto"/>
              <w:ind w:left="591"/>
              <w:jc w:val="both"/>
              <w:rPr>
                <w:rFonts w:cs="Arial"/>
                <w:b w:val="0"/>
                <w:color w:val="000000" w:themeColor="text1"/>
                <w:spacing w:val="-2"/>
                <w:sz w:val="20"/>
              </w:rPr>
            </w:pPr>
            <w:r w:rsidRPr="00072582">
              <w:rPr>
                <w:rFonts w:cs="Arial"/>
                <w:b w:val="0"/>
                <w:color w:val="000000" w:themeColor="text1"/>
                <w:spacing w:val="-2"/>
                <w:sz w:val="20"/>
              </w:rPr>
              <w:t>Несмотря на какие-либо положения настоящего Соглашения, DI может возбудить судебный процесс или иное судебное разбирательство в отношении</w:t>
            </w:r>
            <w:r w:rsidR="00072582" w:rsidRPr="00072582">
              <w:rPr>
                <w:rFonts w:cs="Arial"/>
                <w:b w:val="0"/>
                <w:color w:val="000000" w:themeColor="text1"/>
                <w:spacing w:val="-2"/>
                <w:sz w:val="20"/>
              </w:rPr>
              <w:t>:</w:t>
            </w:r>
          </w:p>
        </w:tc>
        <w:tc>
          <w:tcPr>
            <w:tcW w:w="4678" w:type="dxa"/>
          </w:tcPr>
          <w:p w14:paraId="62040000" w14:textId="0B34D26F" w:rsidR="00D31197" w:rsidRPr="00072582" w:rsidRDefault="00D31197" w:rsidP="00072582">
            <w:pPr>
              <w:spacing w:line="276" w:lineRule="auto"/>
              <w:ind w:left="599"/>
              <w:jc w:val="both"/>
              <w:rPr>
                <w:rFonts w:ascii="Arial" w:hAnsi="Arial" w:cs="Arial"/>
                <w:color w:val="000000" w:themeColor="text1"/>
                <w:lang w:val="en-US"/>
              </w:rPr>
            </w:pPr>
            <w:r w:rsidRPr="00072582">
              <w:rPr>
                <w:rFonts w:ascii="Arial" w:hAnsi="Arial" w:cs="Arial"/>
                <w:color w:val="000000" w:themeColor="text1"/>
                <w:lang w:val="en-US"/>
              </w:rPr>
              <w:t>Notwithstanding any provisions hereunder, DI may commence litigation or other legal proceedings for:</w:t>
            </w:r>
          </w:p>
        </w:tc>
      </w:tr>
      <w:tr w:rsidR="00072582" w:rsidRPr="009D6216" w14:paraId="43BCA636" w14:textId="77777777" w:rsidTr="00D31197">
        <w:trPr>
          <w:jc w:val="center"/>
        </w:trPr>
        <w:tc>
          <w:tcPr>
            <w:tcW w:w="4678" w:type="dxa"/>
          </w:tcPr>
          <w:p w14:paraId="5E03B93B" w14:textId="353156B5" w:rsidR="00072582" w:rsidRPr="00072582" w:rsidRDefault="00072582" w:rsidP="0018245D">
            <w:pPr>
              <w:pStyle w:val="Heading16pt"/>
              <w:numPr>
                <w:ilvl w:val="0"/>
                <w:numId w:val="119"/>
              </w:numPr>
              <w:spacing w:after="120" w:line="276" w:lineRule="auto"/>
              <w:ind w:left="1016" w:hanging="425"/>
              <w:jc w:val="both"/>
              <w:rPr>
                <w:rFonts w:cs="Arial"/>
                <w:b w:val="0"/>
                <w:color w:val="000000" w:themeColor="text1"/>
                <w:spacing w:val="-2"/>
                <w:sz w:val="20"/>
              </w:rPr>
            </w:pPr>
            <w:r w:rsidRPr="00072582">
              <w:rPr>
                <w:rFonts w:cs="Arial"/>
                <w:b w:val="0"/>
                <w:color w:val="000000" w:themeColor="text1"/>
                <w:spacing w:val="-2"/>
                <w:sz w:val="20"/>
              </w:rPr>
              <w:lastRenderedPageBreak/>
              <w:t>сохранении или защиты своей репутации и /</w:t>
            </w:r>
            <w:proofErr w:type="gramStart"/>
            <w:r w:rsidRPr="00072582">
              <w:rPr>
                <w:rFonts w:cs="Arial"/>
                <w:b w:val="0"/>
                <w:color w:val="000000" w:themeColor="text1"/>
                <w:spacing w:val="-2"/>
                <w:sz w:val="20"/>
              </w:rPr>
              <w:t>или)  интеллектуальной</w:t>
            </w:r>
            <w:proofErr w:type="gramEnd"/>
            <w:r w:rsidRPr="00072582">
              <w:rPr>
                <w:rFonts w:cs="Arial"/>
                <w:b w:val="0"/>
                <w:color w:val="000000" w:themeColor="text1"/>
                <w:spacing w:val="-2"/>
                <w:sz w:val="20"/>
              </w:rPr>
              <w:t xml:space="preserve"> собственности (включая Бренды </w:t>
            </w:r>
            <w:proofErr w:type="spellStart"/>
            <w:r w:rsidRPr="00072582">
              <w:rPr>
                <w:rFonts w:cs="Arial"/>
                <w:b w:val="0"/>
                <w:color w:val="000000" w:themeColor="text1"/>
                <w:spacing w:val="-2"/>
                <w:sz w:val="20"/>
              </w:rPr>
              <w:t>Dusit</w:t>
            </w:r>
            <w:proofErr w:type="spellEnd"/>
            <w:r w:rsidRPr="00072582">
              <w:rPr>
                <w:rFonts w:cs="Arial"/>
                <w:b w:val="0"/>
                <w:color w:val="000000" w:themeColor="text1"/>
                <w:spacing w:val="-2"/>
                <w:sz w:val="20"/>
              </w:rPr>
              <w:t>);</w:t>
            </w:r>
          </w:p>
        </w:tc>
        <w:tc>
          <w:tcPr>
            <w:tcW w:w="4678" w:type="dxa"/>
          </w:tcPr>
          <w:p w14:paraId="4FE5F389" w14:textId="07CE5C3F"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the preservation or protection of DI reputation and/or intellectual properties (including the Dusit Brands);</w:t>
            </w:r>
          </w:p>
        </w:tc>
      </w:tr>
      <w:tr w:rsidR="00072582" w:rsidRPr="009D6216" w14:paraId="3DE072B5" w14:textId="77777777" w:rsidTr="00D31197">
        <w:trPr>
          <w:jc w:val="center"/>
        </w:trPr>
        <w:tc>
          <w:tcPr>
            <w:tcW w:w="4678" w:type="dxa"/>
          </w:tcPr>
          <w:p w14:paraId="0659FA16" w14:textId="13B440E0" w:rsidR="00072582" w:rsidRPr="00072582" w:rsidRDefault="00072582" w:rsidP="0018245D">
            <w:pPr>
              <w:numPr>
                <w:ilvl w:val="0"/>
                <w:numId w:val="119"/>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 xml:space="preserve">любого временного судебного запрета в отношении поведения или угрозы поведения, которое может нанести непоправимый ущерб DI или ее Аффилированным лицам (включая репутацию Брендам </w:t>
            </w:r>
            <w:proofErr w:type="spellStart"/>
            <w:r w:rsidRPr="00072582">
              <w:rPr>
                <w:rFonts w:ascii="Arial" w:hAnsi="Arial" w:cs="Arial"/>
                <w:color w:val="000000" w:themeColor="text1"/>
                <w:spacing w:val="-2"/>
              </w:rPr>
              <w:t>Dusit</w:t>
            </w:r>
            <w:proofErr w:type="spellEnd"/>
            <w:r w:rsidRPr="00072582">
              <w:rPr>
                <w:rFonts w:ascii="Arial" w:hAnsi="Arial" w:cs="Arial"/>
                <w:color w:val="000000" w:themeColor="text1"/>
                <w:spacing w:val="-2"/>
              </w:rPr>
              <w:t>), до разрешения Спора в соответствии с настоящим Соглашением; или</w:t>
            </w:r>
          </w:p>
        </w:tc>
        <w:tc>
          <w:tcPr>
            <w:tcW w:w="4678" w:type="dxa"/>
          </w:tcPr>
          <w:p w14:paraId="44DBC34E" w14:textId="218A1AD1"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any temporary injunctive relief against conduct or threatened conduct which might cause irreparable injury to DI or its Affiliates (including the reputation of the Dusit Brands), pending resolution of the Dispute in accordance with this Agreement; or</w:t>
            </w:r>
          </w:p>
        </w:tc>
      </w:tr>
      <w:tr w:rsidR="00072582" w:rsidRPr="009D6216" w14:paraId="325A42BE" w14:textId="77777777" w:rsidTr="00D31197">
        <w:trPr>
          <w:jc w:val="center"/>
        </w:trPr>
        <w:tc>
          <w:tcPr>
            <w:tcW w:w="4678" w:type="dxa"/>
          </w:tcPr>
          <w:p w14:paraId="6B21AECA" w14:textId="3538878A" w:rsidR="00072582" w:rsidRPr="00072582" w:rsidRDefault="00072582" w:rsidP="0018245D">
            <w:pPr>
              <w:numPr>
                <w:ilvl w:val="0"/>
                <w:numId w:val="119"/>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вспомогательную защиту или судебную защиту в виде судебного запрета для защиты прав и обязательств Сторон по настоящему Соглашению до разрешения спора в соответствии с положениями о разрешении споров настоящего Соглашения.</w:t>
            </w:r>
          </w:p>
        </w:tc>
        <w:tc>
          <w:tcPr>
            <w:tcW w:w="4678" w:type="dxa"/>
          </w:tcPr>
          <w:p w14:paraId="063B773E" w14:textId="5518658E"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emergency or injunctive relief to protect the rights and obligations of the Parties under this Agreement while pending resolution of a dispute pursuant to the dispute resolution provisions of this Agreement.</w:t>
            </w:r>
          </w:p>
        </w:tc>
      </w:tr>
      <w:tr w:rsidR="00072582" w:rsidRPr="00072582" w14:paraId="0D5B3DC9" w14:textId="77777777" w:rsidTr="00D31197">
        <w:trPr>
          <w:jc w:val="center"/>
        </w:trPr>
        <w:tc>
          <w:tcPr>
            <w:tcW w:w="4678" w:type="dxa"/>
          </w:tcPr>
          <w:p w14:paraId="3396765D" w14:textId="66312FDF"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t>Конфиденциальная информация</w:t>
            </w:r>
          </w:p>
        </w:tc>
        <w:tc>
          <w:tcPr>
            <w:tcW w:w="4678" w:type="dxa"/>
          </w:tcPr>
          <w:p w14:paraId="2E47A394" w14:textId="6F2F1C0D"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072582">
              <w:rPr>
                <w:rFonts w:ascii="Arial" w:hAnsi="Arial" w:cs="Arial"/>
                <w:b/>
                <w:color w:val="000000" w:themeColor="text1"/>
                <w:sz w:val="20"/>
                <w:lang w:val="en-US"/>
              </w:rPr>
              <w:t>Confidential Information</w:t>
            </w:r>
          </w:p>
        </w:tc>
      </w:tr>
      <w:tr w:rsidR="00710552" w:rsidRPr="009D6216" w14:paraId="1ED65942" w14:textId="77777777" w:rsidTr="00D31197">
        <w:trPr>
          <w:jc w:val="center"/>
        </w:trPr>
        <w:tc>
          <w:tcPr>
            <w:tcW w:w="4678" w:type="dxa"/>
          </w:tcPr>
          <w:p w14:paraId="67040000" w14:textId="5E25C814" w:rsidR="00D31197" w:rsidRPr="00072582" w:rsidRDefault="00D31197" w:rsidP="0018245D">
            <w:pPr>
              <w:pStyle w:val="Heading16pt"/>
              <w:numPr>
                <w:ilvl w:val="0"/>
                <w:numId w:val="120"/>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За исключением вопросов, которые необходимо раскрыть для целей функционирования, </w:t>
            </w:r>
            <w:r w:rsidRPr="00710552">
              <w:rPr>
                <w:rFonts w:cs="Arial"/>
                <w:b w:val="0"/>
                <w:bCs/>
                <w:color w:val="000000" w:themeColor="text1"/>
                <w:sz w:val="20"/>
              </w:rPr>
              <w:t>строительства, планирования, проектировани</w:t>
            </w:r>
            <w:r w:rsidRPr="00710552">
              <w:rPr>
                <w:rFonts w:cs="Arial"/>
                <w:color w:val="000000" w:themeColor="text1"/>
                <w:sz w:val="20"/>
              </w:rPr>
              <w:t xml:space="preserve">я </w:t>
            </w:r>
            <w:del w:id="629" w:author="Arina Dovzhenko" w:date="2025-11-28T16:05:00Z" w16du:dateUtc="2025-11-28T13:05:00Z">
              <w:r w:rsidRPr="00710552" w:rsidDel="00FD7DE6">
                <w:rPr>
                  <w:rFonts w:cs="Arial"/>
                  <w:b w:val="0"/>
                  <w:color w:val="000000" w:themeColor="text1"/>
                  <w:spacing w:val="-2"/>
                  <w:sz w:val="20"/>
                </w:rPr>
                <w:delText>Гостиницы</w:delText>
              </w:r>
            </w:del>
            <w:ins w:id="630" w:author="Arina Dovzhenko" w:date="2025-11-28T16:05:00Z" w16du:dateUtc="2025-11-28T13:05:00Z">
              <w:r w:rsidR="00FD7DE6">
                <w:rPr>
                  <w:rFonts w:cs="Arial"/>
                  <w:b w:val="0"/>
                  <w:color w:val="000000" w:themeColor="text1"/>
                  <w:spacing w:val="-2"/>
                  <w:sz w:val="20"/>
                </w:rPr>
                <w:t>Отеля</w:t>
              </w:r>
            </w:ins>
            <w:r w:rsidRPr="00710552">
              <w:rPr>
                <w:rFonts w:cs="Arial"/>
                <w:b w:val="0"/>
                <w:color w:val="000000" w:themeColor="text1"/>
                <w:spacing w:val="-2"/>
                <w:sz w:val="20"/>
              </w:rPr>
              <w:t xml:space="preserve">, Стороны не должны раскрывать или разрешать раскрывать (кроме своих консультантов) положения или содержание настоящего Соглашения, любую информацию, касающуюся </w:t>
            </w:r>
            <w:del w:id="631" w:author="Arina Dovzhenko" w:date="2025-11-28T16:05:00Z" w16du:dateUtc="2025-11-28T13:05:00Z">
              <w:r w:rsidRPr="00710552" w:rsidDel="00FD7DE6">
                <w:rPr>
                  <w:rFonts w:cs="Arial"/>
                  <w:b w:val="0"/>
                  <w:color w:val="000000" w:themeColor="text1"/>
                  <w:spacing w:val="-2"/>
                  <w:sz w:val="20"/>
                </w:rPr>
                <w:delText>Гостиницы</w:delText>
              </w:r>
            </w:del>
            <w:ins w:id="632" w:author="Arina Dovzhenko" w:date="2025-11-28T16:05:00Z" w16du:dateUtc="2025-11-28T13:05:00Z">
              <w:r w:rsidR="00FD7DE6">
                <w:rPr>
                  <w:rFonts w:cs="Arial"/>
                  <w:b w:val="0"/>
                  <w:color w:val="000000" w:themeColor="text1"/>
                  <w:spacing w:val="-2"/>
                  <w:sz w:val="20"/>
                </w:rPr>
                <w:t>Отеля</w:t>
              </w:r>
            </w:ins>
            <w:r w:rsidRPr="00710552">
              <w:rPr>
                <w:rFonts w:cs="Arial"/>
                <w:b w:val="0"/>
                <w:color w:val="000000" w:themeColor="text1"/>
                <w:spacing w:val="-2"/>
                <w:sz w:val="20"/>
              </w:rPr>
              <w:t>, которая носит конфиденциальный характер</w:t>
            </w:r>
            <w:ins w:id="633" w:author="Arina Dovzhenko" w:date="2025-11-28T17:06:00Z" w16du:dateUtc="2025-11-28T14:06:00Z">
              <w:r w:rsidR="00691669">
                <w:rPr>
                  <w:rFonts w:cs="Arial"/>
                  <w:b w:val="0"/>
                  <w:color w:val="000000" w:themeColor="text1"/>
                  <w:spacing w:val="-2"/>
                  <w:sz w:val="20"/>
                </w:rPr>
                <w:t xml:space="preserve"> </w:t>
              </w:r>
            </w:ins>
            <w:r w:rsidRPr="00710552">
              <w:rPr>
                <w:rFonts w:cs="Arial"/>
                <w:b w:val="0"/>
                <w:color w:val="000000" w:themeColor="text1"/>
                <w:spacing w:val="-2"/>
                <w:sz w:val="20"/>
              </w:rPr>
              <w:t>(«</w:t>
            </w:r>
            <w:r w:rsidRPr="00710552">
              <w:rPr>
                <w:rFonts w:cs="Arial"/>
                <w:color w:val="000000" w:themeColor="text1"/>
                <w:spacing w:val="-2"/>
                <w:sz w:val="20"/>
              </w:rPr>
              <w:t>Конфиденциальная информация</w:t>
            </w:r>
            <w:r w:rsidRPr="00710552">
              <w:rPr>
                <w:rFonts w:cs="Arial"/>
                <w:b w:val="0"/>
                <w:color w:val="000000" w:themeColor="text1"/>
                <w:spacing w:val="-2"/>
                <w:sz w:val="20"/>
              </w:rPr>
              <w:t>»), за исключением следующих случаев:</w:t>
            </w:r>
          </w:p>
        </w:tc>
        <w:tc>
          <w:tcPr>
            <w:tcW w:w="4678" w:type="dxa"/>
          </w:tcPr>
          <w:p w14:paraId="6C040000" w14:textId="46DBEF03" w:rsidR="00D31197" w:rsidRPr="0007258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072582">
              <w:rPr>
                <w:rFonts w:ascii="Arial" w:hAnsi="Arial" w:cs="Arial"/>
                <w:color w:val="000000" w:themeColor="text1"/>
                <w:lang w:val="en-US"/>
              </w:rPr>
              <w:t>Except for such matters as are necessary to be disclosed for the purposes of the operations, construction, planning, design of the Hotel, the Parties shall not disclose or permit to disclose (other than to its advisers) the provisions or substance of this Agreement, any information relating to the Hotel which is confidential in nature, (“</w:t>
            </w:r>
            <w:r w:rsidRPr="00072582">
              <w:rPr>
                <w:rFonts w:ascii="Arial" w:hAnsi="Arial" w:cs="Arial"/>
                <w:b/>
                <w:color w:val="000000" w:themeColor="text1"/>
                <w:lang w:val="en-US"/>
              </w:rPr>
              <w:t>Confidential Information</w:t>
            </w:r>
            <w:r w:rsidRPr="00072582">
              <w:rPr>
                <w:rFonts w:ascii="Arial" w:hAnsi="Arial" w:cs="Arial"/>
                <w:color w:val="000000" w:themeColor="text1"/>
                <w:lang w:val="en-US"/>
              </w:rPr>
              <w:t>”) except:</w:t>
            </w:r>
          </w:p>
        </w:tc>
      </w:tr>
      <w:tr w:rsidR="00072582" w:rsidRPr="00072582" w14:paraId="745207F0" w14:textId="77777777" w:rsidTr="00D31197">
        <w:trPr>
          <w:jc w:val="center"/>
        </w:trPr>
        <w:tc>
          <w:tcPr>
            <w:tcW w:w="4678" w:type="dxa"/>
          </w:tcPr>
          <w:p w14:paraId="540AE3D2" w14:textId="022E88CB" w:rsidR="00072582" w:rsidRPr="00072582" w:rsidRDefault="00072582" w:rsidP="0018245D">
            <w:pPr>
              <w:pStyle w:val="Heading16pt"/>
              <w:numPr>
                <w:ilvl w:val="0"/>
                <w:numId w:val="122"/>
              </w:numPr>
              <w:spacing w:after="120" w:line="276" w:lineRule="auto"/>
              <w:ind w:left="1016" w:hanging="425"/>
              <w:jc w:val="both"/>
              <w:rPr>
                <w:rFonts w:cs="Arial"/>
                <w:b w:val="0"/>
                <w:color w:val="000000" w:themeColor="text1"/>
                <w:spacing w:val="-2"/>
                <w:sz w:val="20"/>
              </w:rPr>
            </w:pPr>
            <w:r w:rsidRPr="00072582">
              <w:rPr>
                <w:rFonts w:cs="Arial"/>
                <w:b w:val="0"/>
                <w:color w:val="000000" w:themeColor="text1"/>
                <w:spacing w:val="-2"/>
                <w:sz w:val="20"/>
              </w:rPr>
              <w:t>в соответствии с требованиями   закона;</w:t>
            </w:r>
          </w:p>
        </w:tc>
        <w:tc>
          <w:tcPr>
            <w:tcW w:w="4678" w:type="dxa"/>
          </w:tcPr>
          <w:p w14:paraId="40D2DC16" w14:textId="39D3C2E8" w:rsidR="00072582" w:rsidRPr="00072582" w:rsidRDefault="00072582" w:rsidP="0018245D">
            <w:pPr>
              <w:numPr>
                <w:ilvl w:val="0"/>
                <w:numId w:val="22"/>
              </w:numPr>
              <w:tabs>
                <w:tab w:val="left" w:pos="1049"/>
              </w:tabs>
              <w:spacing w:line="276" w:lineRule="auto"/>
              <w:ind w:left="1049" w:hanging="448"/>
              <w:jc w:val="both"/>
              <w:rPr>
                <w:rFonts w:ascii="Arial" w:hAnsi="Arial" w:cs="Arial"/>
                <w:color w:val="000000" w:themeColor="text1"/>
              </w:rPr>
            </w:pPr>
            <w:proofErr w:type="spellStart"/>
            <w:r w:rsidRPr="00072582">
              <w:rPr>
                <w:rFonts w:ascii="Arial" w:hAnsi="Arial" w:cs="Arial"/>
                <w:color w:val="000000" w:themeColor="text1"/>
              </w:rPr>
              <w:t>as</w:t>
            </w:r>
            <w:proofErr w:type="spellEnd"/>
            <w:r w:rsidRPr="00072582">
              <w:rPr>
                <w:rFonts w:ascii="Arial" w:hAnsi="Arial" w:cs="Arial"/>
                <w:color w:val="000000" w:themeColor="text1"/>
              </w:rPr>
              <w:t xml:space="preserve"> </w:t>
            </w:r>
            <w:proofErr w:type="spellStart"/>
            <w:r w:rsidRPr="00072582">
              <w:rPr>
                <w:rFonts w:ascii="Arial" w:hAnsi="Arial" w:cs="Arial"/>
                <w:color w:val="000000" w:themeColor="text1"/>
              </w:rPr>
              <w:t>required</w:t>
            </w:r>
            <w:proofErr w:type="spellEnd"/>
            <w:r w:rsidRPr="00072582">
              <w:rPr>
                <w:rFonts w:ascii="Arial" w:hAnsi="Arial" w:cs="Arial"/>
                <w:color w:val="000000" w:themeColor="text1"/>
              </w:rPr>
              <w:t xml:space="preserve"> </w:t>
            </w:r>
            <w:proofErr w:type="spellStart"/>
            <w:r w:rsidRPr="00072582">
              <w:rPr>
                <w:rFonts w:ascii="Arial" w:hAnsi="Arial" w:cs="Arial"/>
                <w:color w:val="000000" w:themeColor="text1"/>
              </w:rPr>
              <w:t>by</w:t>
            </w:r>
            <w:proofErr w:type="spellEnd"/>
            <w:r w:rsidRPr="00072582">
              <w:rPr>
                <w:rFonts w:ascii="Arial" w:hAnsi="Arial" w:cs="Arial"/>
                <w:color w:val="000000" w:themeColor="text1"/>
              </w:rPr>
              <w:t xml:space="preserve"> </w:t>
            </w:r>
            <w:proofErr w:type="spellStart"/>
            <w:r w:rsidRPr="00072582">
              <w:rPr>
                <w:rFonts w:ascii="Arial" w:hAnsi="Arial" w:cs="Arial"/>
                <w:color w:val="000000" w:themeColor="text1"/>
              </w:rPr>
              <w:t>law</w:t>
            </w:r>
            <w:proofErr w:type="spellEnd"/>
            <w:r w:rsidRPr="00072582">
              <w:rPr>
                <w:rFonts w:ascii="Arial" w:hAnsi="Arial" w:cs="Arial"/>
                <w:color w:val="000000" w:themeColor="text1"/>
              </w:rPr>
              <w:t>;</w:t>
            </w:r>
          </w:p>
        </w:tc>
      </w:tr>
      <w:tr w:rsidR="00072582" w:rsidRPr="009D6216" w14:paraId="745AFEF2" w14:textId="77777777" w:rsidTr="00D31197">
        <w:trPr>
          <w:jc w:val="center"/>
        </w:trPr>
        <w:tc>
          <w:tcPr>
            <w:tcW w:w="4678" w:type="dxa"/>
          </w:tcPr>
          <w:p w14:paraId="33BFCCFD" w14:textId="76F72F88" w:rsidR="00072582" w:rsidRPr="00072582" w:rsidRDefault="00072582" w:rsidP="0018245D">
            <w:pPr>
              <w:numPr>
                <w:ilvl w:val="0"/>
                <w:numId w:val="122"/>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 xml:space="preserve">если информация раскрыта Стороной своим банкирам или другим финансовым учреждениям в той степени, в которой это необходимо для целей привлечения средств или поддержания соблюдения кредитных соглашений, при условии, что такой банкир или финансовое учреждение сначала даст другой Стороне обязательное обязательство сохранять конфиденциальность по форме и </w:t>
            </w:r>
            <w:r w:rsidRPr="00072582">
              <w:rPr>
                <w:rFonts w:ascii="Arial" w:hAnsi="Arial" w:cs="Arial"/>
                <w:color w:val="000000" w:themeColor="text1"/>
                <w:spacing w:val="-2"/>
              </w:rPr>
              <w:lastRenderedPageBreak/>
              <w:t>содержанию, удовлетворяющую другую Сторону; и</w:t>
            </w:r>
          </w:p>
        </w:tc>
        <w:tc>
          <w:tcPr>
            <w:tcW w:w="4678" w:type="dxa"/>
          </w:tcPr>
          <w:p w14:paraId="6027DD20" w14:textId="2D474949" w:rsidR="00072582" w:rsidRPr="00553CAF" w:rsidRDefault="00072582" w:rsidP="0018245D">
            <w:pPr>
              <w:numPr>
                <w:ilvl w:val="0"/>
                <w:numId w:val="22"/>
              </w:numPr>
              <w:tabs>
                <w:tab w:val="left" w:pos="1049"/>
              </w:tabs>
              <w:spacing w:line="276" w:lineRule="auto"/>
              <w:ind w:left="1049" w:hanging="448"/>
              <w:jc w:val="both"/>
              <w:rPr>
                <w:rFonts w:ascii="Arial" w:hAnsi="Arial" w:cs="Arial"/>
                <w:color w:val="000000" w:themeColor="text1"/>
                <w:lang w:val="en-US"/>
              </w:rPr>
            </w:pPr>
            <w:r w:rsidRPr="00553CAF">
              <w:rPr>
                <w:rFonts w:ascii="Arial" w:hAnsi="Arial" w:cs="Arial"/>
                <w:color w:val="000000" w:themeColor="text1"/>
                <w:lang w:val="en-US"/>
              </w:rPr>
              <w:lastRenderedPageBreak/>
              <w:t>disclosed by a Party to its bankers or other financial institutions, to the extent required for the purpose of raising funds or maintaining compliance with credit arrangements, provided that such banker or financial institution first shall give a binding covenant to the other Party to maintain confidentiality in form and substance satisfactory to the other Party; and</w:t>
            </w:r>
          </w:p>
        </w:tc>
      </w:tr>
      <w:tr w:rsidR="00072582" w:rsidRPr="009D6216" w14:paraId="56201974" w14:textId="77777777" w:rsidTr="00D31197">
        <w:trPr>
          <w:jc w:val="center"/>
        </w:trPr>
        <w:tc>
          <w:tcPr>
            <w:tcW w:w="4678" w:type="dxa"/>
          </w:tcPr>
          <w:p w14:paraId="73C6DECE" w14:textId="0F4CC94B" w:rsidR="00072582" w:rsidRPr="00072582" w:rsidRDefault="00072582" w:rsidP="0018245D">
            <w:pPr>
              <w:numPr>
                <w:ilvl w:val="0"/>
                <w:numId w:val="122"/>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информация находится в открытом доступе, за исключением случаев нарушения настоящего Раздела.</w:t>
            </w:r>
          </w:p>
        </w:tc>
        <w:tc>
          <w:tcPr>
            <w:tcW w:w="4678" w:type="dxa"/>
          </w:tcPr>
          <w:p w14:paraId="2F5E77A1" w14:textId="79A8CC15" w:rsidR="00072582" w:rsidRPr="00072582" w:rsidRDefault="00072582" w:rsidP="0018245D">
            <w:pPr>
              <w:numPr>
                <w:ilvl w:val="0"/>
                <w:numId w:val="22"/>
              </w:numPr>
              <w:tabs>
                <w:tab w:val="left" w:pos="1049"/>
              </w:tabs>
              <w:spacing w:line="276" w:lineRule="auto"/>
              <w:ind w:left="1049" w:hanging="448"/>
              <w:jc w:val="both"/>
              <w:rPr>
                <w:rFonts w:ascii="Arial" w:hAnsi="Arial" w:cs="Arial"/>
                <w:color w:val="000000" w:themeColor="text1"/>
                <w:lang w:val="en-US"/>
              </w:rPr>
            </w:pPr>
            <w:r w:rsidRPr="00553CAF">
              <w:rPr>
                <w:rFonts w:ascii="Arial" w:hAnsi="Arial" w:cs="Arial"/>
                <w:color w:val="000000" w:themeColor="text1"/>
                <w:lang w:val="en-US"/>
              </w:rPr>
              <w:t>information</w:t>
            </w:r>
            <w:r w:rsidRPr="00072582">
              <w:rPr>
                <w:rFonts w:ascii="Arial" w:hAnsi="Arial" w:cs="Arial"/>
                <w:color w:val="000000" w:themeColor="text1"/>
                <w:lang w:val="en-US"/>
              </w:rPr>
              <w:t xml:space="preserve"> in the public domain other than due to a breach of this Section.</w:t>
            </w:r>
          </w:p>
        </w:tc>
      </w:tr>
      <w:tr w:rsidR="00710552" w:rsidRPr="009D6216" w14:paraId="38C57F68" w14:textId="77777777" w:rsidTr="00D31197">
        <w:trPr>
          <w:jc w:val="center"/>
        </w:trPr>
        <w:tc>
          <w:tcPr>
            <w:tcW w:w="4678" w:type="dxa"/>
          </w:tcPr>
          <w:p w14:paraId="6D040000" w14:textId="4A561EB5" w:rsidR="00D31197" w:rsidRPr="00072582" w:rsidRDefault="00D31197" w:rsidP="0018245D">
            <w:pPr>
              <w:numPr>
                <w:ilvl w:val="0"/>
                <w:numId w:val="120"/>
              </w:numPr>
              <w:spacing w:line="276" w:lineRule="auto"/>
              <w:ind w:left="590" w:hanging="590"/>
              <w:jc w:val="both"/>
              <w:rPr>
                <w:rFonts w:ascii="Arial" w:hAnsi="Arial" w:cs="Arial"/>
                <w:color w:val="000000" w:themeColor="text1"/>
                <w:spacing w:val="-2"/>
              </w:rPr>
            </w:pPr>
            <w:r w:rsidRPr="00072582">
              <w:rPr>
                <w:rFonts w:ascii="Arial" w:hAnsi="Arial" w:cs="Arial"/>
                <w:color w:val="000000" w:themeColor="text1"/>
                <w:spacing w:val="-2"/>
              </w:rPr>
              <w:t>Обязательства, содержащиеся в настоящем Разделе, остаются в полной силе после расторжения или истечения срока действия настоящего Соглашения и не могут быть отменены или считаются отмененными, объединенными или исполненными после такого расторжения или истечения срока действия.</w:t>
            </w:r>
          </w:p>
        </w:tc>
        <w:tc>
          <w:tcPr>
            <w:tcW w:w="4678" w:type="dxa"/>
          </w:tcPr>
          <w:p w14:paraId="6E040000" w14:textId="40C76F9E" w:rsidR="00D31197" w:rsidRPr="0071055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obligations contained in this Section shall remain in full force and effect after the termination or expiration of this Agreement and shall not be or be deemed to be waived, merged or extinguished upon such termination or expiration.</w:t>
            </w:r>
          </w:p>
        </w:tc>
      </w:tr>
      <w:tr w:rsidR="00710552" w:rsidRPr="009D6216" w14:paraId="66F216DA" w14:textId="77777777" w:rsidTr="00D31197">
        <w:trPr>
          <w:jc w:val="center"/>
        </w:trPr>
        <w:tc>
          <w:tcPr>
            <w:tcW w:w="4678" w:type="dxa"/>
          </w:tcPr>
          <w:p w14:paraId="6F040000" w14:textId="79DEEA22" w:rsidR="00D31197" w:rsidRPr="00072582" w:rsidRDefault="00D31197" w:rsidP="0018245D">
            <w:pPr>
              <w:numPr>
                <w:ilvl w:val="0"/>
                <w:numId w:val="120"/>
              </w:numPr>
              <w:spacing w:line="276" w:lineRule="auto"/>
              <w:ind w:left="590" w:hanging="590"/>
              <w:jc w:val="both"/>
              <w:rPr>
                <w:rFonts w:ascii="Arial" w:hAnsi="Arial" w:cs="Arial"/>
                <w:color w:val="000000" w:themeColor="text1"/>
                <w:spacing w:val="-2"/>
              </w:rPr>
            </w:pPr>
            <w:r w:rsidRPr="00072582">
              <w:rPr>
                <w:rFonts w:ascii="Arial" w:hAnsi="Arial" w:cs="Arial"/>
                <w:color w:val="000000" w:themeColor="text1"/>
                <w:spacing w:val="-2"/>
              </w:rPr>
              <w:t xml:space="preserve">Каждая Сторона должна обеспечить, чтобы ее сотрудники, директора, агенты и субподрядчики в течение Срока действия и после его окончания или истечения сохраняли конфиденциальность и </w:t>
            </w:r>
            <w:proofErr w:type="gramStart"/>
            <w:r w:rsidRPr="00072582">
              <w:rPr>
                <w:rFonts w:ascii="Arial" w:hAnsi="Arial" w:cs="Arial"/>
                <w:color w:val="000000" w:themeColor="text1"/>
                <w:spacing w:val="-2"/>
              </w:rPr>
              <w:t>не раскрывали</w:t>
            </w:r>
            <w:proofErr w:type="gramEnd"/>
            <w:r w:rsidRPr="00072582">
              <w:rPr>
                <w:rFonts w:ascii="Arial" w:hAnsi="Arial" w:cs="Arial"/>
                <w:color w:val="000000" w:themeColor="text1"/>
                <w:spacing w:val="-2"/>
              </w:rPr>
              <w:t xml:space="preserve"> и не разрешали раскрывать третьим лицам такую Конфиденциальную информацию, за исключением случаев, когда это было предварительно </w:t>
            </w:r>
            <w:proofErr w:type="gramStart"/>
            <w:r w:rsidRPr="00072582">
              <w:rPr>
                <w:rFonts w:ascii="Arial" w:hAnsi="Arial" w:cs="Arial"/>
                <w:color w:val="000000" w:themeColor="text1"/>
                <w:spacing w:val="-2"/>
              </w:rPr>
              <w:t>письменно  одобрено</w:t>
            </w:r>
            <w:proofErr w:type="gramEnd"/>
            <w:r w:rsidRPr="00072582">
              <w:rPr>
                <w:rFonts w:ascii="Arial" w:hAnsi="Arial" w:cs="Arial"/>
                <w:color w:val="000000" w:themeColor="text1"/>
                <w:spacing w:val="-2"/>
              </w:rPr>
              <w:t xml:space="preserve"> другой Стороной.</w:t>
            </w:r>
          </w:p>
        </w:tc>
        <w:tc>
          <w:tcPr>
            <w:tcW w:w="4678" w:type="dxa"/>
          </w:tcPr>
          <w:p w14:paraId="70040000" w14:textId="22377B13" w:rsidR="00D31197" w:rsidRPr="0071055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Each Party shall and shall ensure that its employees, directors, agents and subcontractors shall, during the Term and after its termination or expiration, keep confidential and shall not disclose or permit the disclose to any third parties such Confidential Information, unless the prior written approval of the other Party has been obtained.</w:t>
            </w:r>
          </w:p>
        </w:tc>
      </w:tr>
      <w:tr w:rsidR="00072582" w:rsidRPr="00710552" w14:paraId="4739AC6C" w14:textId="77777777" w:rsidTr="00D31197">
        <w:trPr>
          <w:jc w:val="center"/>
        </w:trPr>
        <w:tc>
          <w:tcPr>
            <w:tcW w:w="4678" w:type="dxa"/>
          </w:tcPr>
          <w:p w14:paraId="670A780C" w14:textId="6D93E1BA"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t>Персональные данные</w:t>
            </w:r>
          </w:p>
        </w:tc>
        <w:tc>
          <w:tcPr>
            <w:tcW w:w="4678" w:type="dxa"/>
          </w:tcPr>
          <w:p w14:paraId="17AC4758" w14:textId="5466B41F"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072582">
              <w:rPr>
                <w:rFonts w:ascii="Arial" w:hAnsi="Arial" w:cs="Arial"/>
                <w:b/>
                <w:color w:val="000000" w:themeColor="text1"/>
                <w:sz w:val="20"/>
                <w:lang w:val="en-US"/>
              </w:rPr>
              <w:t>Personal Data</w:t>
            </w:r>
          </w:p>
        </w:tc>
      </w:tr>
      <w:tr w:rsidR="00710552" w:rsidRPr="009D6216" w14:paraId="61FDE79D" w14:textId="77777777" w:rsidTr="00D31197">
        <w:trPr>
          <w:jc w:val="center"/>
        </w:trPr>
        <w:tc>
          <w:tcPr>
            <w:tcW w:w="4678" w:type="dxa"/>
          </w:tcPr>
          <w:p w14:paraId="72040000" w14:textId="0F3392F4" w:rsidR="00D31197" w:rsidRPr="00710552" w:rsidRDefault="00D31197" w:rsidP="0018245D">
            <w:pPr>
              <w:pStyle w:val="Heading16pt"/>
              <w:numPr>
                <w:ilvl w:val="0"/>
                <w:numId w:val="123"/>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Все передачи, совершаемые в соответствии с настоящим Соглашением, регулируются политикой DI в отношении защиты конфиденциальности данных (которая может время от времени изменяться), законами, регулирующими персональные данные субъекта данных или имеющими юрисдикцию в отношении них, а также Применимое законодательство (именуемое </w:t>
            </w:r>
            <w:r w:rsidRPr="00C82FC1">
              <w:rPr>
                <w:rFonts w:cs="Arial"/>
                <w:bCs/>
                <w:color w:val="000000" w:themeColor="text1"/>
                <w:spacing w:val="-2"/>
                <w:sz w:val="20"/>
                <w:rPrChange w:id="634" w:author="Arina Dovzhenko" w:date="2025-11-28T16:25:00Z" w16du:dateUtc="2025-11-28T13:25:00Z">
                  <w:rPr>
                    <w:rFonts w:cs="Arial"/>
                    <w:b w:val="0"/>
                    <w:color w:val="000000" w:themeColor="text1"/>
                    <w:spacing w:val="-2"/>
                    <w:sz w:val="20"/>
                  </w:rPr>
                </w:rPrChange>
              </w:rPr>
              <w:t>«Законы о защите данных</w:t>
            </w:r>
            <w:r w:rsidRPr="00710552">
              <w:rPr>
                <w:rFonts w:cs="Arial"/>
                <w:b w:val="0"/>
                <w:color w:val="000000" w:themeColor="text1"/>
                <w:spacing w:val="-2"/>
                <w:sz w:val="20"/>
              </w:rPr>
              <w:t>»). Каждая Сторона соглашается соблюдать законы о защите данных, а также все применимые законы и правила о конфиденциальности, а также другие законы и правила, касающиеся защиты, сбора, использования и распространения персональных данных. Каждая Сторона использует персональные данные исключительно в целях исполнения своих обязательств по настоящему Соглашению.</w:t>
            </w:r>
          </w:p>
        </w:tc>
        <w:tc>
          <w:tcPr>
            <w:tcW w:w="4678" w:type="dxa"/>
          </w:tcPr>
          <w:p w14:paraId="74040000" w14:textId="316B087C" w:rsidR="00D31197" w:rsidRPr="0007258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072582">
              <w:rPr>
                <w:rFonts w:ascii="Arial" w:hAnsi="Arial" w:cs="Arial"/>
                <w:color w:val="000000" w:themeColor="text1"/>
                <w:lang w:val="en-US"/>
              </w:rPr>
              <w:t xml:space="preserve">All transactions made under this Agreement shall be governed by DI’s policy in respect of data privacy protection (which may be amended from time to time), the laws of where the personal data of the data subject is concerned or have a jurisdiction therewith and the Applicable Laws (referred to as </w:t>
            </w:r>
            <w:r w:rsidRPr="00C82FC1">
              <w:rPr>
                <w:rFonts w:ascii="Arial" w:hAnsi="Arial" w:cs="Arial"/>
                <w:b/>
                <w:bCs/>
                <w:color w:val="000000" w:themeColor="text1"/>
                <w:lang w:val="en-US"/>
                <w:rPrChange w:id="635" w:author="Arina Dovzhenko" w:date="2025-11-28T16:25:00Z" w16du:dateUtc="2025-11-28T13:25:00Z">
                  <w:rPr>
                    <w:rFonts w:ascii="Arial" w:hAnsi="Arial" w:cs="Arial"/>
                    <w:color w:val="000000" w:themeColor="text1"/>
                    <w:lang w:val="en-US"/>
                  </w:rPr>
                </w:rPrChange>
              </w:rPr>
              <w:t>“Data Protection Laws</w:t>
            </w:r>
            <w:r w:rsidRPr="00072582">
              <w:rPr>
                <w:rFonts w:ascii="Arial" w:hAnsi="Arial" w:cs="Arial"/>
                <w:color w:val="000000" w:themeColor="text1"/>
                <w:lang w:val="en-US"/>
              </w:rPr>
              <w:t>”). Each Party agrees to comply with Data Protection Laws and all applicable privacy and other laws and regulations relating to protection, collection, use and distribution of personal data. Each Party shall use the personal data solely for the purpose of performing its obligations under this Agreement.</w:t>
            </w:r>
          </w:p>
        </w:tc>
      </w:tr>
      <w:tr w:rsidR="00710552" w:rsidRPr="009D6216" w14:paraId="576464FB" w14:textId="77777777" w:rsidTr="00D31197">
        <w:trPr>
          <w:jc w:val="center"/>
        </w:trPr>
        <w:tc>
          <w:tcPr>
            <w:tcW w:w="4678" w:type="dxa"/>
          </w:tcPr>
          <w:p w14:paraId="75040000" w14:textId="240076C9"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t xml:space="preserve">Каждая Сторона будет выступать в качестве контролера любых персональных данных в связи с заключением настоящего Соглашения и </w:t>
            </w:r>
            <w:r w:rsidRPr="00072582">
              <w:rPr>
                <w:rFonts w:ascii="Arial" w:hAnsi="Arial" w:cs="Arial"/>
                <w:color w:val="000000" w:themeColor="text1"/>
                <w:spacing w:val="-2"/>
              </w:rPr>
              <w:lastRenderedPageBreak/>
              <w:t>контактных данных, там</w:t>
            </w:r>
            <w:ins w:id="636" w:author="Arina Dovzhenko" w:date="2025-11-28T17:06:00Z" w16du:dateUtc="2025-11-28T14:06:00Z">
              <w:r w:rsidR="00691669">
                <w:rPr>
                  <w:rFonts w:ascii="Arial" w:hAnsi="Arial" w:cs="Arial"/>
                  <w:color w:val="000000" w:themeColor="text1"/>
                  <w:spacing w:val="-2"/>
                </w:rPr>
                <w:t>,</w:t>
              </w:r>
            </w:ins>
            <w:r w:rsidRPr="00072582">
              <w:rPr>
                <w:rFonts w:ascii="Arial" w:hAnsi="Arial" w:cs="Arial"/>
                <w:color w:val="000000" w:themeColor="text1"/>
                <w:spacing w:val="-2"/>
              </w:rPr>
              <w:t xml:space="preserve"> где такие персональные данные обрабатываются с целью исполнения своих обязательств по настоящему Соглашению.</w:t>
            </w:r>
          </w:p>
        </w:tc>
        <w:tc>
          <w:tcPr>
            <w:tcW w:w="4678" w:type="dxa"/>
          </w:tcPr>
          <w:p w14:paraId="76040000" w14:textId="03523F6F"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Each Party will act as a controller of any personal data in relation to the entering into this Agreement and the contact details where such personal data is processed for </w:t>
            </w:r>
            <w:r w:rsidRPr="00710552">
              <w:rPr>
                <w:rFonts w:ascii="Arial" w:hAnsi="Arial" w:cs="Arial"/>
                <w:color w:val="000000" w:themeColor="text1"/>
                <w:lang w:val="en-US"/>
              </w:rPr>
              <w:lastRenderedPageBreak/>
              <w:t>the purpose of performing its obligations under this Agreement.</w:t>
            </w:r>
          </w:p>
        </w:tc>
      </w:tr>
      <w:tr w:rsidR="00710552" w:rsidRPr="009D6216" w14:paraId="48B587B9" w14:textId="77777777" w:rsidTr="00D31197">
        <w:trPr>
          <w:jc w:val="center"/>
        </w:trPr>
        <w:tc>
          <w:tcPr>
            <w:tcW w:w="4678" w:type="dxa"/>
          </w:tcPr>
          <w:p w14:paraId="77040000" w14:textId="5CAC6737"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lastRenderedPageBreak/>
              <w:t xml:space="preserve">Если в настоящем Соглашении не указано иное или за исключением случаев, когда </w:t>
            </w:r>
            <w:ins w:id="637" w:author="Arina Dovzhenko" w:date="2025-11-28T17:06:00Z" w16du:dateUtc="2025-11-28T14:06:00Z">
              <w:r w:rsidR="00691669">
                <w:rPr>
                  <w:rFonts w:ascii="Arial" w:hAnsi="Arial" w:cs="Arial"/>
                  <w:color w:val="000000" w:themeColor="text1"/>
                  <w:spacing w:val="-2"/>
                </w:rPr>
                <w:t xml:space="preserve">Применимое </w:t>
              </w:r>
            </w:ins>
            <w:r w:rsidRPr="00072582">
              <w:rPr>
                <w:rFonts w:ascii="Arial" w:hAnsi="Arial" w:cs="Arial"/>
                <w:color w:val="000000" w:themeColor="text1"/>
                <w:spacing w:val="-2"/>
              </w:rPr>
              <w:t>законодательство требует от Сторон сохранять какие-либо копии персональных данных, по истечении срока действия настоящего Соглашения каждая Сторона обязана уничтожить и/или безвозвратно удалить из своих информационно-технологических систем все копии любых персональных данных, которыми она располагает.</w:t>
            </w:r>
          </w:p>
        </w:tc>
        <w:tc>
          <w:tcPr>
            <w:tcW w:w="4678" w:type="dxa"/>
          </w:tcPr>
          <w:p w14:paraId="78040000" w14:textId="1B7BEC0C"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 xml:space="preserve">Unless specified otherwise in this Agreement or except to the extent that the Parties are required by </w:t>
            </w:r>
            <w:ins w:id="638" w:author="Arina Dovzhenko" w:date="2025-11-28T17:06:00Z" w16du:dateUtc="2025-11-28T14:06:00Z">
              <w:r w:rsidR="00691669">
                <w:rPr>
                  <w:rFonts w:ascii="Arial" w:hAnsi="Arial" w:cs="Arial"/>
                  <w:color w:val="000000" w:themeColor="text1"/>
                  <w:lang w:val="en-US"/>
                </w:rPr>
                <w:t xml:space="preserve">Applicable </w:t>
              </w:r>
            </w:ins>
            <w:del w:id="639" w:author="Arina Dovzhenko" w:date="2025-11-28T17:06:00Z" w16du:dateUtc="2025-11-28T14:06:00Z">
              <w:r w:rsidRPr="00710552" w:rsidDel="00691669">
                <w:rPr>
                  <w:rFonts w:ascii="Arial" w:hAnsi="Arial" w:cs="Arial"/>
                  <w:color w:val="000000" w:themeColor="text1"/>
                  <w:lang w:val="en-US"/>
                </w:rPr>
                <w:delText>l</w:delText>
              </w:r>
            </w:del>
            <w:ins w:id="640" w:author="Arina Dovzhenko" w:date="2025-11-28T17:06:00Z" w16du:dateUtc="2025-11-28T14:06:00Z">
              <w:r w:rsidR="00691669">
                <w:rPr>
                  <w:rFonts w:ascii="Arial" w:hAnsi="Arial" w:cs="Arial"/>
                  <w:color w:val="000000" w:themeColor="text1"/>
                  <w:lang w:val="en-US"/>
                </w:rPr>
                <w:t>L</w:t>
              </w:r>
            </w:ins>
            <w:r w:rsidRPr="00710552">
              <w:rPr>
                <w:rFonts w:ascii="Arial" w:hAnsi="Arial" w:cs="Arial"/>
                <w:color w:val="000000" w:themeColor="text1"/>
                <w:lang w:val="en-US"/>
              </w:rPr>
              <w:t>aws to retain any copies of personal data, upon the expiry or termination of this Agreement, each Party shall destroy and/or permanently delete from its information technology systems all copies of any personal data in its possession.</w:t>
            </w:r>
          </w:p>
        </w:tc>
      </w:tr>
      <w:tr w:rsidR="00710552" w:rsidRPr="009D6216" w14:paraId="7134C4F5" w14:textId="77777777" w:rsidTr="00D31197">
        <w:trPr>
          <w:jc w:val="center"/>
        </w:trPr>
        <w:tc>
          <w:tcPr>
            <w:tcW w:w="4678" w:type="dxa"/>
          </w:tcPr>
          <w:p w14:paraId="79040000" w14:textId="04267F04"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t>Ничто в настоящем Соглашении не освобождает любую из Сторон от ее собственных обязанностей и ответственности в соответствии с Законами о защите данных.</w:t>
            </w:r>
          </w:p>
        </w:tc>
        <w:tc>
          <w:tcPr>
            <w:tcW w:w="4678" w:type="dxa"/>
          </w:tcPr>
          <w:p w14:paraId="7A040000" w14:textId="5B8C89FF"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Nothing in this Agreement shall relieve either Party from its own responsibilities and liabilities under the Data Protection Laws.</w:t>
            </w:r>
          </w:p>
        </w:tc>
      </w:tr>
      <w:tr w:rsidR="00072582" w:rsidRPr="00710552" w14:paraId="029BA0D2" w14:textId="77777777" w:rsidTr="00D31197">
        <w:trPr>
          <w:jc w:val="center"/>
        </w:trPr>
        <w:tc>
          <w:tcPr>
            <w:tcW w:w="4678" w:type="dxa"/>
          </w:tcPr>
          <w:p w14:paraId="3B572254" w14:textId="3A182D6E"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t>Форс-мажорные обстоятельства</w:t>
            </w:r>
          </w:p>
        </w:tc>
        <w:tc>
          <w:tcPr>
            <w:tcW w:w="4678" w:type="dxa"/>
          </w:tcPr>
          <w:p w14:paraId="18CCC483" w14:textId="589AF798"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641" w:name="_Ref66735287"/>
            <w:r w:rsidRPr="00072582">
              <w:rPr>
                <w:rFonts w:ascii="Arial" w:hAnsi="Arial" w:cs="Arial"/>
                <w:b/>
                <w:color w:val="000000" w:themeColor="text1"/>
                <w:sz w:val="20"/>
                <w:lang w:val="en-US"/>
              </w:rPr>
              <w:t>Force Majeure Event</w:t>
            </w:r>
            <w:bookmarkEnd w:id="641"/>
            <w:r w:rsidRPr="00072582">
              <w:rPr>
                <w:rFonts w:ascii="Arial" w:hAnsi="Arial" w:cs="Arial"/>
                <w:b/>
                <w:color w:val="000000" w:themeColor="text1"/>
                <w:sz w:val="20"/>
                <w:lang w:val="en-US"/>
              </w:rPr>
              <w:t>s</w:t>
            </w:r>
          </w:p>
        </w:tc>
      </w:tr>
      <w:tr w:rsidR="00710552" w:rsidRPr="009D6216" w14:paraId="1D4173E5" w14:textId="77777777" w:rsidTr="00D31197">
        <w:trPr>
          <w:jc w:val="center"/>
        </w:trPr>
        <w:tc>
          <w:tcPr>
            <w:tcW w:w="4678" w:type="dxa"/>
          </w:tcPr>
          <w:p w14:paraId="7C040000" w14:textId="4A00C974" w:rsidR="00D31197" w:rsidRPr="00710552" w:rsidRDefault="00D31197" w:rsidP="0018245D">
            <w:pPr>
              <w:pStyle w:val="Heading16pt"/>
              <w:numPr>
                <w:ilvl w:val="0"/>
                <w:numId w:val="125"/>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Если какая-либо из Сторон по причине Форс-мажорных обстоятельств не может полностью или частично выполнить какое-либо из своих обязательств по настоящему Соглашению, то после незамедлительного письменного уведомления о таком Форс-мажорном событии от затронутой Стороны другой Стороне при наступлении указанной причины затронутая Сторона имеет право отсрочить выполнение своих обязательств по настоящему Соглашению в той степени, в которой на нее влияют обстоятельства такого Форс-мажорного события, и на период, в течение которого существуют такие обстоятельства.</w:t>
            </w:r>
          </w:p>
        </w:tc>
        <w:tc>
          <w:tcPr>
            <w:tcW w:w="4678" w:type="dxa"/>
          </w:tcPr>
          <w:p w14:paraId="7E040000" w14:textId="74B6931D" w:rsidR="00D31197" w:rsidRPr="007A3B5D"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A3B5D">
              <w:rPr>
                <w:rFonts w:ascii="Arial" w:hAnsi="Arial" w:cs="Arial"/>
                <w:color w:val="000000" w:themeColor="text1"/>
                <w:lang w:val="en-US"/>
              </w:rPr>
              <w:t>If either Party is, by reason of a Force Majeure Event, unable wholly or in part to perform any of its obligations under this Agreement, then upon notice in writing of such Force Majeure Event from the Party affected to the other Party promptly after the occurrence of the cause relied on, the Party affected shall have the right to delay its obligations hereunder to the extent to which they are affected by the circumstances of such Force Majeure Event and for the period during which those circumstances exist.</w:t>
            </w:r>
          </w:p>
        </w:tc>
      </w:tr>
      <w:tr w:rsidR="00710552" w:rsidRPr="009D6216" w14:paraId="28CB0F4E" w14:textId="77777777" w:rsidTr="00D31197">
        <w:trPr>
          <w:jc w:val="center"/>
        </w:trPr>
        <w:tc>
          <w:tcPr>
            <w:tcW w:w="4678" w:type="dxa"/>
          </w:tcPr>
          <w:p w14:paraId="7F040000" w14:textId="7D398296"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Ни одна из Сторон не имеет права освобождаться от своих обязательств по настоящему Разделу ни при каких обстоятельствах, если она вызвала или существенно способствовала какой-либо задержке или невыполнению своих обязательств по своей вине.</w:t>
            </w:r>
          </w:p>
        </w:tc>
        <w:tc>
          <w:tcPr>
            <w:tcW w:w="4678" w:type="dxa"/>
          </w:tcPr>
          <w:p w14:paraId="0D342FC3" w14:textId="5D9E2CE3"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Neither Party shall be entitled to relieve from its obligations under this Section in any circumstances where it has caused or substantially contributed to any delay or failure in the performance of its obligations by default on its part.</w:t>
            </w:r>
          </w:p>
        </w:tc>
      </w:tr>
      <w:tr w:rsidR="00710552" w:rsidRPr="009D6216" w14:paraId="164DD1A9" w14:textId="77777777" w:rsidTr="00D31197">
        <w:trPr>
          <w:jc w:val="center"/>
        </w:trPr>
        <w:tc>
          <w:tcPr>
            <w:tcW w:w="4678" w:type="dxa"/>
          </w:tcPr>
          <w:p w14:paraId="3829CDF9" w14:textId="71B7EAA0"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 xml:space="preserve">В случае, если </w:t>
            </w:r>
            <w:del w:id="642" w:author="Arina Dovzhenko" w:date="2025-11-28T17:07:00Z" w16du:dateUtc="2025-11-28T14:07:00Z">
              <w:r w:rsidRPr="007A3B5D" w:rsidDel="00691669">
                <w:rPr>
                  <w:rFonts w:ascii="Arial" w:hAnsi="Arial" w:cs="Arial"/>
                  <w:color w:val="000000" w:themeColor="text1"/>
                  <w:spacing w:val="-2"/>
                </w:rPr>
                <w:delText>ф</w:delText>
              </w:r>
            </w:del>
            <w:ins w:id="643" w:author="Arina Dovzhenko" w:date="2025-11-28T17:07:00Z" w16du:dateUtc="2025-11-28T14:07:00Z">
              <w:r w:rsidR="00691669">
                <w:rPr>
                  <w:rFonts w:ascii="Arial" w:hAnsi="Arial" w:cs="Arial"/>
                  <w:color w:val="000000" w:themeColor="text1"/>
                  <w:spacing w:val="-2"/>
                </w:rPr>
                <w:t>Ф</w:t>
              </w:r>
            </w:ins>
            <w:r w:rsidRPr="007A3B5D">
              <w:rPr>
                <w:rFonts w:ascii="Arial" w:hAnsi="Arial" w:cs="Arial"/>
                <w:color w:val="000000" w:themeColor="text1"/>
                <w:spacing w:val="-2"/>
              </w:rPr>
              <w:t xml:space="preserve">орс-мажорные обстоятельства продолжаются более девяноста (90) дней и Стороны не могут договориться о дальнейших действиях, </w:t>
            </w:r>
            <w:r w:rsidRPr="007A3B5D">
              <w:rPr>
                <w:rFonts w:ascii="Arial" w:hAnsi="Arial" w:cs="Arial"/>
                <w:color w:val="000000" w:themeColor="text1"/>
                <w:spacing w:val="-2"/>
              </w:rPr>
              <w:lastRenderedPageBreak/>
              <w:t xml:space="preserve">любая из Сторон имеет право расторгнуть настоящее Соглашение, уведомив другую Сторону об этом по крайней мере за пятнадцать (15) дней до </w:t>
            </w:r>
            <w:del w:id="644" w:author="Arina Dovzhenko" w:date="2025-11-28T17:08:00Z" w16du:dateUtc="2025-11-28T14:08:00Z">
              <w:r w:rsidRPr="007A3B5D" w:rsidDel="00691669">
                <w:rPr>
                  <w:rFonts w:ascii="Arial" w:hAnsi="Arial" w:cs="Arial"/>
                  <w:color w:val="000000" w:themeColor="text1"/>
                  <w:spacing w:val="-2"/>
                </w:rPr>
                <w:delText>этого. письменное уведомление</w:delText>
              </w:r>
            </w:del>
            <w:ins w:id="645" w:author="Arina Dovzhenko" w:date="2025-11-28T17:08:00Z" w16du:dateUtc="2025-11-28T14:08:00Z">
              <w:r w:rsidR="00691669">
                <w:rPr>
                  <w:rFonts w:ascii="Arial" w:hAnsi="Arial" w:cs="Arial"/>
                  <w:color w:val="000000" w:themeColor="text1"/>
                  <w:spacing w:val="-2"/>
                </w:rPr>
                <w:t>расторжения</w:t>
              </w:r>
            </w:ins>
            <w:r w:rsidRPr="007A3B5D">
              <w:rPr>
                <w:rFonts w:ascii="Arial" w:hAnsi="Arial" w:cs="Arial"/>
                <w:color w:val="000000" w:themeColor="text1"/>
                <w:spacing w:val="-2"/>
              </w:rPr>
              <w:t>. В этом случае Владелец обязан полностью оплатить счет за фактически оказанные услуги до даты вступления в силу расторжения договора в течение тридцати (30) дней с даты выставления счета.</w:t>
            </w:r>
          </w:p>
        </w:tc>
        <w:tc>
          <w:tcPr>
            <w:tcW w:w="4678" w:type="dxa"/>
          </w:tcPr>
          <w:p w14:paraId="36CF8BEB" w14:textId="1E9C7CE6"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In the event that an event of Force Majeure Event continues for a period of more than ninety (90) days, and the Parties are unable to agree a manner in which to proceed, </w:t>
            </w:r>
            <w:r w:rsidRPr="00710552">
              <w:rPr>
                <w:rFonts w:ascii="Arial" w:hAnsi="Arial" w:cs="Arial"/>
                <w:color w:val="000000" w:themeColor="text1"/>
                <w:lang w:val="en-US"/>
              </w:rPr>
              <w:lastRenderedPageBreak/>
              <w:t>either Party shall have the right to terminate this Agreement by giving the other Party at least fifteen (15) days prior written notice. In this case, the Owner shall fully pay the invoice for the services actually rendered before the effective date of the termination within thirty (30) days as from the date of the invoice.</w:t>
            </w:r>
          </w:p>
        </w:tc>
      </w:tr>
      <w:tr w:rsidR="00710552" w:rsidRPr="009D6216" w14:paraId="434246A2" w14:textId="77777777" w:rsidTr="00D31197">
        <w:trPr>
          <w:jc w:val="center"/>
        </w:trPr>
        <w:tc>
          <w:tcPr>
            <w:tcW w:w="4678" w:type="dxa"/>
          </w:tcPr>
          <w:p w14:paraId="0605B89F" w14:textId="205DC828"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lastRenderedPageBreak/>
              <w:t>Отсутствие денежных средств никогда не является обстоятельством непреодолимой силы.</w:t>
            </w:r>
          </w:p>
        </w:tc>
        <w:tc>
          <w:tcPr>
            <w:tcW w:w="4678" w:type="dxa"/>
          </w:tcPr>
          <w:p w14:paraId="2488678E" w14:textId="1F55B876"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Lack of funds shall never constitute a Force Majeure Event.</w:t>
            </w:r>
          </w:p>
        </w:tc>
      </w:tr>
      <w:tr w:rsidR="00710552" w:rsidRPr="009D6216" w14:paraId="5DD2AAD1" w14:textId="77777777" w:rsidTr="00D31197">
        <w:trPr>
          <w:jc w:val="center"/>
        </w:trPr>
        <w:tc>
          <w:tcPr>
            <w:tcW w:w="4678" w:type="dxa"/>
          </w:tcPr>
          <w:p w14:paraId="6FD8FC74" w14:textId="0A8F2F24"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Ничто в настоящем Разделе не освобождает ни одну из Сторон от обязательства производить любые платежи, которые начислены за фактически оказанные услуги и причитаются другой Стороне по настоящему Соглашению.</w:t>
            </w:r>
          </w:p>
        </w:tc>
        <w:tc>
          <w:tcPr>
            <w:tcW w:w="4678" w:type="dxa"/>
          </w:tcPr>
          <w:p w14:paraId="7259EF17" w14:textId="6BB28638"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bookmarkStart w:id="646" w:name="_Hlk112337728"/>
            <w:r w:rsidRPr="00710552">
              <w:rPr>
                <w:rFonts w:ascii="Arial" w:hAnsi="Arial" w:cs="Arial"/>
                <w:color w:val="000000" w:themeColor="text1"/>
                <w:lang w:val="en-US"/>
              </w:rPr>
              <w:t>Nothing in this Section shall relieve either Party from the obligation to make any payments which have accrued for the services actually rendered and are due to the other Party under this Agreement.</w:t>
            </w:r>
            <w:bookmarkEnd w:id="646"/>
          </w:p>
        </w:tc>
      </w:tr>
      <w:tr w:rsidR="007A3B5D" w:rsidRPr="00710552" w14:paraId="0E655E35" w14:textId="77777777" w:rsidTr="00D31197">
        <w:trPr>
          <w:jc w:val="center"/>
        </w:trPr>
        <w:tc>
          <w:tcPr>
            <w:tcW w:w="4678" w:type="dxa"/>
          </w:tcPr>
          <w:p w14:paraId="4E1E3BCA" w14:textId="1FFB6A24" w:rsidR="007A3B5D" w:rsidRPr="007A3B5D" w:rsidRDefault="007A3B5D" w:rsidP="0018245D">
            <w:pPr>
              <w:numPr>
                <w:ilvl w:val="0"/>
                <w:numId w:val="47"/>
              </w:numPr>
              <w:spacing w:line="276" w:lineRule="auto"/>
              <w:ind w:left="591" w:hanging="591"/>
              <w:rPr>
                <w:rFonts w:ascii="Arial" w:hAnsi="Arial" w:cs="Arial"/>
                <w:b/>
                <w:color w:val="000000" w:themeColor="text1"/>
                <w:spacing w:val="-2"/>
              </w:rPr>
            </w:pPr>
            <w:r w:rsidRPr="007A3B5D">
              <w:rPr>
                <w:rFonts w:ascii="Arial" w:hAnsi="Arial" w:cs="Arial"/>
                <w:b/>
                <w:color w:val="000000" w:themeColor="text1"/>
                <w:spacing w:val="-2"/>
              </w:rPr>
              <w:t>Прочие положения</w:t>
            </w:r>
          </w:p>
        </w:tc>
        <w:tc>
          <w:tcPr>
            <w:tcW w:w="4678" w:type="dxa"/>
          </w:tcPr>
          <w:p w14:paraId="78E899E8" w14:textId="0594B573" w:rsidR="007A3B5D" w:rsidRPr="007A3B5D" w:rsidRDefault="007A3B5D"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7A3B5D">
              <w:rPr>
                <w:rFonts w:ascii="Arial" w:hAnsi="Arial" w:cs="Arial"/>
                <w:b/>
                <w:color w:val="000000" w:themeColor="text1"/>
                <w:sz w:val="20"/>
                <w:lang w:val="en-US"/>
              </w:rPr>
              <w:t>Miscellaneous Provisions</w:t>
            </w:r>
          </w:p>
        </w:tc>
      </w:tr>
      <w:tr w:rsidR="00710552" w:rsidRPr="00710552" w14:paraId="6AB930FB" w14:textId="77777777" w:rsidTr="00D31197">
        <w:trPr>
          <w:jc w:val="center"/>
        </w:trPr>
        <w:tc>
          <w:tcPr>
            <w:tcW w:w="4678" w:type="dxa"/>
          </w:tcPr>
          <w:p w14:paraId="78967E48" w14:textId="36F58C88" w:rsidR="00D31197" w:rsidRPr="00895862" w:rsidRDefault="00D31197" w:rsidP="0018245D">
            <w:pPr>
              <w:pStyle w:val="Heading16pt"/>
              <w:numPr>
                <w:ilvl w:val="0"/>
                <w:numId w:val="127"/>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Отношения между Сторонами</w:t>
            </w:r>
          </w:p>
        </w:tc>
        <w:tc>
          <w:tcPr>
            <w:tcW w:w="4678" w:type="dxa"/>
          </w:tcPr>
          <w:p w14:paraId="0A96B7F4" w14:textId="0B0EAF28" w:rsidR="00D31197" w:rsidRPr="00895862" w:rsidRDefault="00D31197" w:rsidP="0018245D">
            <w:pPr>
              <w:pStyle w:val="Heading16pt"/>
              <w:numPr>
                <w:ilvl w:val="1"/>
                <w:numId w:val="23"/>
              </w:numPr>
              <w:spacing w:after="120" w:line="276" w:lineRule="auto"/>
              <w:ind w:left="595" w:hanging="595"/>
              <w:jc w:val="both"/>
              <w:rPr>
                <w:rFonts w:cs="Arial"/>
                <w:b w:val="0"/>
                <w:caps/>
                <w:color w:val="000000" w:themeColor="text1"/>
                <w:spacing w:val="-2"/>
                <w:sz w:val="20"/>
                <w:u w:val="single"/>
              </w:rPr>
            </w:pPr>
            <w:bookmarkStart w:id="647" w:name="_Ref417199644"/>
            <w:proofErr w:type="spellStart"/>
            <w:r w:rsidRPr="00710552">
              <w:rPr>
                <w:rFonts w:cs="Arial"/>
                <w:b w:val="0"/>
                <w:color w:val="000000" w:themeColor="text1"/>
                <w:spacing w:val="-2"/>
                <w:sz w:val="20"/>
                <w:u w:val="single"/>
              </w:rPr>
              <w:t>Relationship</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Between</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the</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Parties</w:t>
            </w:r>
            <w:bookmarkEnd w:id="647"/>
            <w:proofErr w:type="spellEnd"/>
          </w:p>
        </w:tc>
      </w:tr>
      <w:tr w:rsidR="00895862" w:rsidRPr="009D6216" w14:paraId="51907921" w14:textId="77777777" w:rsidTr="00D31197">
        <w:trPr>
          <w:jc w:val="center"/>
        </w:trPr>
        <w:tc>
          <w:tcPr>
            <w:tcW w:w="4678" w:type="dxa"/>
          </w:tcPr>
          <w:p w14:paraId="4D54507E" w14:textId="06045E23" w:rsidR="00895862" w:rsidRPr="00661644" w:rsidRDefault="00895862" w:rsidP="00661644">
            <w:pPr>
              <w:pStyle w:val="Heading16pt"/>
              <w:spacing w:after="120" w:line="276" w:lineRule="auto"/>
              <w:ind w:left="591"/>
              <w:jc w:val="both"/>
              <w:rPr>
                <w:rFonts w:cs="Arial"/>
                <w:b w:val="0"/>
                <w:color w:val="000000" w:themeColor="text1"/>
                <w:spacing w:val="-2"/>
                <w:sz w:val="20"/>
                <w:u w:val="single"/>
              </w:rPr>
            </w:pPr>
            <w:r w:rsidRPr="00661644">
              <w:rPr>
                <w:rFonts w:cs="Arial"/>
                <w:b w:val="0"/>
                <w:color w:val="000000" w:themeColor="text1"/>
                <w:spacing w:val="-2"/>
                <w:sz w:val="20"/>
              </w:rPr>
              <w:t xml:space="preserve">DI является и всегда будет независимым подрядчиком, и ничто в настоящем Соглашении не может быть истолковано как представляющее DI, любому из Аффилированных лиц DI или кому-либо из персонала или сотрудников в качестве сотрудника, агента, участника совместного предприятия или партнера </w:t>
            </w:r>
            <w:del w:id="648" w:author="Arina Dovzhenko" w:date="2025-11-28T17:08:00Z" w16du:dateUtc="2025-11-28T14:08:00Z">
              <w:r w:rsidRPr="00661644" w:rsidDel="00691669">
                <w:rPr>
                  <w:rFonts w:cs="Arial"/>
                  <w:b w:val="0"/>
                  <w:color w:val="000000" w:themeColor="text1"/>
                  <w:sz w:val="20"/>
                </w:rPr>
                <w:delText>Владелеца</w:delText>
              </w:r>
            </w:del>
            <w:ins w:id="649" w:author="Arina Dovzhenko" w:date="2025-11-28T17:08:00Z" w16du:dateUtc="2025-11-28T14:08:00Z">
              <w:r w:rsidR="00691669">
                <w:rPr>
                  <w:rFonts w:cs="Arial"/>
                  <w:b w:val="0"/>
                  <w:color w:val="000000" w:themeColor="text1"/>
                  <w:sz w:val="20"/>
                </w:rPr>
                <w:t>Владельца</w:t>
              </w:r>
            </w:ins>
            <w:r w:rsidRPr="00661644">
              <w:rPr>
                <w:rFonts w:cs="Arial"/>
                <w:b w:val="0"/>
                <w:color w:val="000000" w:themeColor="text1"/>
                <w:spacing w:val="-2"/>
                <w:sz w:val="20"/>
              </w:rPr>
              <w:t>.</w:t>
            </w:r>
          </w:p>
        </w:tc>
        <w:tc>
          <w:tcPr>
            <w:tcW w:w="4678" w:type="dxa"/>
          </w:tcPr>
          <w:p w14:paraId="36A0CACA" w14:textId="72DBC2BB" w:rsidR="00895862" w:rsidRPr="00661644" w:rsidRDefault="00895862" w:rsidP="00661644">
            <w:pPr>
              <w:pStyle w:val="Heading16pt"/>
              <w:spacing w:after="120" w:line="276" w:lineRule="auto"/>
              <w:ind w:left="591"/>
              <w:jc w:val="both"/>
              <w:rPr>
                <w:rFonts w:cs="Arial"/>
                <w:b w:val="0"/>
                <w:color w:val="000000" w:themeColor="text1"/>
                <w:spacing w:val="-2"/>
                <w:sz w:val="20"/>
                <w:u w:val="single"/>
                <w:lang w:val="en-US"/>
              </w:rPr>
            </w:pPr>
            <w:r w:rsidRPr="00661644">
              <w:rPr>
                <w:rFonts w:cs="Arial"/>
                <w:b w:val="0"/>
                <w:color w:val="000000" w:themeColor="text1"/>
                <w:spacing w:val="-2"/>
                <w:sz w:val="20"/>
                <w:lang w:val="en-US"/>
              </w:rPr>
              <w:t>DI is and shall at all times be an independent contractor, and nothing in this Agreement shall be construed as constituting DI, any of DI’s Affiliates, or any of their personnel or employees as an employee, agent, joint venturer, or partner of the Owner</w:t>
            </w:r>
          </w:p>
        </w:tc>
      </w:tr>
      <w:tr w:rsidR="00661644" w:rsidRPr="00895862" w14:paraId="37D73356" w14:textId="77777777" w:rsidTr="00D31197">
        <w:trPr>
          <w:jc w:val="center"/>
        </w:trPr>
        <w:tc>
          <w:tcPr>
            <w:tcW w:w="4678" w:type="dxa"/>
          </w:tcPr>
          <w:p w14:paraId="0A31DC6D" w14:textId="11FAF5C5"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Отказ от прав</w:t>
            </w:r>
          </w:p>
        </w:tc>
        <w:tc>
          <w:tcPr>
            <w:tcW w:w="4678" w:type="dxa"/>
          </w:tcPr>
          <w:p w14:paraId="35E1F094" w14:textId="2BF79F18" w:rsidR="00661644" w:rsidRPr="00661644" w:rsidRDefault="00661644" w:rsidP="0018245D">
            <w:pPr>
              <w:numPr>
                <w:ilvl w:val="1"/>
                <w:numId w:val="23"/>
              </w:numPr>
              <w:spacing w:line="276" w:lineRule="auto"/>
              <w:ind w:left="595" w:hanging="595"/>
              <w:jc w:val="both"/>
              <w:rPr>
                <w:rFonts w:ascii="Arial" w:hAnsi="Arial" w:cs="Arial"/>
                <w:color w:val="000000" w:themeColor="text1"/>
                <w:spacing w:val="-2"/>
                <w:u w:val="single"/>
              </w:rPr>
            </w:pPr>
            <w:bookmarkStart w:id="650" w:name="_Ref417199649"/>
            <w:proofErr w:type="spellStart"/>
            <w:r w:rsidRPr="00661644">
              <w:rPr>
                <w:rFonts w:ascii="Arial" w:hAnsi="Arial" w:cs="Arial"/>
                <w:color w:val="000000" w:themeColor="text1"/>
                <w:spacing w:val="-2"/>
                <w:u w:val="single"/>
              </w:rPr>
              <w:t>Waiver</w:t>
            </w:r>
            <w:bookmarkEnd w:id="650"/>
            <w:proofErr w:type="spellEnd"/>
          </w:p>
        </w:tc>
      </w:tr>
      <w:tr w:rsidR="00710552" w:rsidRPr="009D6216" w14:paraId="4AB31050" w14:textId="77777777" w:rsidTr="00D31197">
        <w:trPr>
          <w:jc w:val="center"/>
        </w:trPr>
        <w:tc>
          <w:tcPr>
            <w:tcW w:w="4678" w:type="dxa"/>
          </w:tcPr>
          <w:p w14:paraId="5AC725E8" w14:textId="3DDE4D54" w:rsidR="00D31197" w:rsidRPr="00710552" w:rsidRDefault="00D31197" w:rsidP="00661644">
            <w:pPr>
              <w:pStyle w:val="Heading16pt"/>
              <w:spacing w:after="120" w:line="276" w:lineRule="auto"/>
              <w:ind w:left="518"/>
              <w:jc w:val="both"/>
              <w:rPr>
                <w:rFonts w:cs="Arial"/>
                <w:b w:val="0"/>
                <w:color w:val="000000" w:themeColor="text1"/>
                <w:spacing w:val="-2"/>
                <w:sz w:val="20"/>
              </w:rPr>
            </w:pPr>
            <w:r w:rsidRPr="00710552">
              <w:rPr>
                <w:rFonts w:cs="Arial"/>
                <w:b w:val="0"/>
                <w:color w:val="000000" w:themeColor="text1"/>
                <w:spacing w:val="-2"/>
                <w:sz w:val="20"/>
              </w:rPr>
              <w:t xml:space="preserve">Неспособность любой из Сторон настоять на строгом выполнении любого из условий или положений настоящего Соглашения или реализовать какое-либо право или средство правовой защиты, содержащееся в настоящем Соглашении, не может быть истолковано как отказ от такого условия в будущем, но они остаются в полной силе и действии в течение всего срока действия настоящего Соглашения. Никакой отказ любой из Сторон от какого-либо условия или положения настоящего Соглашения не считается осуществленным, если он не выражен в письменной форме и не </w:t>
            </w:r>
            <w:r w:rsidRPr="00710552">
              <w:rPr>
                <w:rFonts w:cs="Arial"/>
                <w:b w:val="0"/>
                <w:color w:val="000000" w:themeColor="text1"/>
                <w:spacing w:val="-2"/>
                <w:sz w:val="20"/>
              </w:rPr>
              <w:lastRenderedPageBreak/>
              <w:t>подписан уполномоченны</w:t>
            </w:r>
            <w:r w:rsidR="007A3B5D">
              <w:rPr>
                <w:rFonts w:cs="Arial"/>
                <w:b w:val="0"/>
                <w:color w:val="000000" w:themeColor="text1"/>
                <w:spacing w:val="-2"/>
                <w:sz w:val="20"/>
              </w:rPr>
              <w:t>м представителем такой Стороны.</w:t>
            </w:r>
          </w:p>
        </w:tc>
        <w:tc>
          <w:tcPr>
            <w:tcW w:w="4678" w:type="dxa"/>
          </w:tcPr>
          <w:p w14:paraId="75705F11" w14:textId="77777777" w:rsidR="00D31197" w:rsidRPr="00710552" w:rsidRDefault="00D31197" w:rsidP="00661644">
            <w:pPr>
              <w:pStyle w:val="4"/>
              <w:tabs>
                <w:tab w:val="left" w:pos="599"/>
                <w:tab w:val="right" w:pos="8766"/>
              </w:tabs>
              <w:spacing w:before="0" w:after="120" w:line="276" w:lineRule="auto"/>
              <w:ind w:left="518"/>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lastRenderedPageBreak/>
              <w:t xml:space="preserve">The failure of either Party to insist upon a strict performance of any of the terms or provisions of this Agreement or to exercise any option, right or remedy herein contained shall not be construed as a waiver or as a relinquishment in the future of such term, provision, option, right or remedy, but the same shall continue and remain in full force and effect throughout the term of this Agreement. No waiver by either Party of any term or provision hereof shall be deemed to have been made unless expressed in writing and signed by an </w:t>
            </w:r>
            <w:proofErr w:type="spellStart"/>
            <w:r w:rsidRPr="00710552">
              <w:rPr>
                <w:rFonts w:ascii="Arial" w:hAnsi="Arial" w:cs="Arial"/>
                <w:color w:val="000000" w:themeColor="text1"/>
                <w:spacing w:val="-2"/>
                <w:sz w:val="20"/>
                <w:lang w:val="en-US"/>
              </w:rPr>
              <w:t>authorised</w:t>
            </w:r>
            <w:proofErr w:type="spellEnd"/>
            <w:r w:rsidRPr="00710552">
              <w:rPr>
                <w:rFonts w:ascii="Arial" w:hAnsi="Arial" w:cs="Arial"/>
                <w:color w:val="000000" w:themeColor="text1"/>
                <w:spacing w:val="-2"/>
                <w:sz w:val="20"/>
                <w:lang w:val="en-US"/>
              </w:rPr>
              <w:t xml:space="preserve"> representative of such Party.</w:t>
            </w:r>
          </w:p>
        </w:tc>
      </w:tr>
      <w:tr w:rsidR="00661644" w:rsidRPr="00710552" w14:paraId="465991A8" w14:textId="77777777" w:rsidTr="00D31197">
        <w:trPr>
          <w:jc w:val="center"/>
        </w:trPr>
        <w:tc>
          <w:tcPr>
            <w:tcW w:w="4678" w:type="dxa"/>
          </w:tcPr>
          <w:p w14:paraId="61DED1FB" w14:textId="609C7EE7"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Независимость положений</w:t>
            </w:r>
          </w:p>
        </w:tc>
        <w:tc>
          <w:tcPr>
            <w:tcW w:w="4678" w:type="dxa"/>
          </w:tcPr>
          <w:p w14:paraId="3C2A85BE" w14:textId="1D57B21F" w:rsidR="00661644" w:rsidRPr="00661644" w:rsidRDefault="00661644" w:rsidP="0018245D">
            <w:pPr>
              <w:pStyle w:val="Heading16pt"/>
              <w:numPr>
                <w:ilvl w:val="1"/>
                <w:numId w:val="23"/>
              </w:numPr>
              <w:spacing w:after="0" w:line="276" w:lineRule="auto"/>
              <w:ind w:left="599" w:hanging="599"/>
              <w:rPr>
                <w:rFonts w:cs="Arial"/>
                <w:b w:val="0"/>
                <w:caps/>
                <w:color w:val="000000" w:themeColor="text1"/>
                <w:spacing w:val="-2"/>
                <w:sz w:val="20"/>
                <w:u w:val="single"/>
              </w:rPr>
            </w:pPr>
            <w:bookmarkStart w:id="651" w:name="_Ref417199653"/>
            <w:proofErr w:type="spellStart"/>
            <w:r w:rsidRPr="00710552">
              <w:rPr>
                <w:rFonts w:cs="Arial"/>
                <w:b w:val="0"/>
                <w:color w:val="000000" w:themeColor="text1"/>
                <w:spacing w:val="-2"/>
                <w:sz w:val="20"/>
                <w:u w:val="single"/>
              </w:rPr>
              <w:t>Severability</w:t>
            </w:r>
            <w:bookmarkEnd w:id="651"/>
            <w:proofErr w:type="spellEnd"/>
          </w:p>
        </w:tc>
      </w:tr>
      <w:tr w:rsidR="00710552" w:rsidRPr="009D6216" w14:paraId="08644C5B" w14:textId="77777777" w:rsidTr="00D31197">
        <w:trPr>
          <w:jc w:val="center"/>
        </w:trPr>
        <w:tc>
          <w:tcPr>
            <w:tcW w:w="4678" w:type="dxa"/>
          </w:tcPr>
          <w:p w14:paraId="73ABE122" w14:textId="6C1FB3BE" w:rsidR="00D31197" w:rsidRPr="00710552" w:rsidRDefault="00D31197" w:rsidP="0066164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Если в какой-либо момент какое-либо положение настоящего Соглашения станет неприменимым или станет недействительным, незаконным или не имеющим исковой силы в каком-либо отношении, это никоим образом не повлияет на действительность, законность или исполнимость остальных положений настоящего Соглашения. Стороны соглашаются взаимно добросовестно обсуждать вопрос о внесении поправок или замене любого недействительного, незаконного или не имеющего исковой силы положения настоящего Соглашения действительным, законным и осуществимым положением, которое в максимально возможной степени и в наилучших интересах достигает целей Сторон, э</w:t>
            </w:r>
            <w:r w:rsidR="007A3B5D">
              <w:rPr>
                <w:rFonts w:cs="Arial"/>
                <w:b w:val="0"/>
                <w:color w:val="000000" w:themeColor="text1"/>
                <w:spacing w:val="-2"/>
                <w:sz w:val="20"/>
              </w:rPr>
              <w:t>кономические и все другие цели.</w:t>
            </w:r>
          </w:p>
        </w:tc>
        <w:tc>
          <w:tcPr>
            <w:tcW w:w="4678" w:type="dxa"/>
          </w:tcPr>
          <w:p w14:paraId="3583A3D9" w14:textId="77777777" w:rsidR="00D31197" w:rsidRPr="00710552" w:rsidRDefault="00D31197" w:rsidP="00661644">
            <w:pPr>
              <w:pStyle w:val="Heading16pt"/>
              <w:spacing w:after="120" w:line="276" w:lineRule="auto"/>
              <w:ind w:left="591"/>
              <w:jc w:val="both"/>
              <w:rPr>
                <w:rFonts w:cs="Arial"/>
                <w:b w:val="0"/>
                <w:caps/>
                <w:color w:val="000000" w:themeColor="text1"/>
                <w:spacing w:val="-2"/>
                <w:sz w:val="20"/>
                <w:u w:val="single"/>
                <w:lang w:val="en-US"/>
              </w:rPr>
            </w:pPr>
            <w:bookmarkStart w:id="652" w:name="_Ref66735358"/>
            <w:r w:rsidRPr="00710552">
              <w:rPr>
                <w:rFonts w:cs="Arial"/>
                <w:b w:val="0"/>
                <w:color w:val="000000" w:themeColor="text1"/>
                <w:spacing w:val="-2"/>
                <w:sz w:val="20"/>
                <w:lang w:val="en-US"/>
              </w:rPr>
              <w:t>If at any time any provision of this Agreement is or becomes invalid, illegal or unenforceable in any respect, the validity, legality or enforceability of the remaining provisions of this Agreement shall not in any way be affected or impaired thereby. The Parties agree to mutually discuss in good faith to seek a resolution to amend or replace any invalid, illegal or unenforceable provision of this Agreement with a valid, legal, and enforceable provision, which achieves, to the greatest extent possible and in the best interests and objectives of the Parties, the economic and all other purposes of the invalid, illegal, or unenforceable provision.</w:t>
            </w:r>
            <w:bookmarkEnd w:id="652"/>
          </w:p>
        </w:tc>
      </w:tr>
      <w:tr w:rsidR="00661644" w:rsidRPr="00710552" w14:paraId="2324CD0D" w14:textId="77777777" w:rsidTr="00D31197">
        <w:trPr>
          <w:jc w:val="center"/>
        </w:trPr>
        <w:tc>
          <w:tcPr>
            <w:tcW w:w="4678" w:type="dxa"/>
          </w:tcPr>
          <w:p w14:paraId="4337D05F" w14:textId="149F95D2"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Уведомления</w:t>
            </w:r>
          </w:p>
        </w:tc>
        <w:tc>
          <w:tcPr>
            <w:tcW w:w="4678" w:type="dxa"/>
          </w:tcPr>
          <w:p w14:paraId="4F419CAF" w14:textId="016262D1" w:rsidR="00661644" w:rsidRPr="00661644" w:rsidRDefault="00661644" w:rsidP="0018245D">
            <w:pPr>
              <w:numPr>
                <w:ilvl w:val="1"/>
                <w:numId w:val="23"/>
              </w:numPr>
              <w:spacing w:after="0" w:line="276" w:lineRule="auto"/>
              <w:ind w:left="599" w:hanging="599"/>
              <w:rPr>
                <w:rFonts w:ascii="Arial" w:hAnsi="Arial" w:cs="Arial"/>
                <w:color w:val="000000" w:themeColor="text1"/>
                <w:spacing w:val="-2"/>
                <w:u w:val="single"/>
              </w:rPr>
            </w:pPr>
            <w:bookmarkStart w:id="653" w:name="_Ref417199658"/>
            <w:proofErr w:type="spellStart"/>
            <w:r w:rsidRPr="00661644">
              <w:rPr>
                <w:rFonts w:ascii="Arial" w:hAnsi="Arial" w:cs="Arial"/>
                <w:color w:val="000000" w:themeColor="text1"/>
                <w:spacing w:val="-2"/>
                <w:u w:val="single"/>
              </w:rPr>
              <w:t>Notices</w:t>
            </w:r>
            <w:bookmarkEnd w:id="653"/>
            <w:proofErr w:type="spellEnd"/>
          </w:p>
        </w:tc>
      </w:tr>
      <w:tr w:rsidR="00710552" w:rsidRPr="009D6216" w14:paraId="65015521" w14:textId="77777777" w:rsidTr="00D31197">
        <w:trPr>
          <w:jc w:val="center"/>
        </w:trPr>
        <w:tc>
          <w:tcPr>
            <w:tcW w:w="4678" w:type="dxa"/>
          </w:tcPr>
          <w:p w14:paraId="7EDCE410" w14:textId="45E3143E" w:rsidR="00D31197" w:rsidRPr="00710552" w:rsidRDefault="00D31197" w:rsidP="0066164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Любое уведомление, требование или сообщение, которое должно быть вручено одной из Сторон другой стороной в отношении настоящего Соглашения или любого вопроса, вытекающего из него, должно быть в письменной форме и может быть отправлено путем отправки заказным письмом с предоплатой почтовых расходов, надежным курьером или путем отправки на адрес Стороны, как указано ниже, или на адрес электронной почты, указанный ниже или на такой другой адрес этой Стороны, который эта Сторона должна сообщить другой Стороне в письменной форме в соответствии с настоящим Разделом, и считается должным образом врученным в дату получения (за исключением случаев, когда оно получено в нерабочее время, и в этом случае такое уведомление, требование или сообщение считается доставленным должным образом в первый </w:t>
            </w:r>
            <w:r w:rsidR="00895862">
              <w:rPr>
                <w:rFonts w:cs="Arial"/>
                <w:b w:val="0"/>
                <w:color w:val="000000" w:themeColor="text1"/>
                <w:spacing w:val="-2"/>
                <w:sz w:val="20"/>
              </w:rPr>
              <w:t>следующий за ним Рабочий день).</w:t>
            </w:r>
          </w:p>
        </w:tc>
        <w:tc>
          <w:tcPr>
            <w:tcW w:w="4678" w:type="dxa"/>
          </w:tcPr>
          <w:p w14:paraId="6B34B512" w14:textId="5494516A" w:rsidR="00D31197" w:rsidRPr="00895862" w:rsidRDefault="00D31197" w:rsidP="00661644">
            <w:pPr>
              <w:spacing w:line="276" w:lineRule="auto"/>
              <w:ind w:left="591"/>
              <w:jc w:val="both"/>
              <w:rPr>
                <w:rFonts w:ascii="Arial" w:hAnsi="Arial" w:cs="Arial"/>
                <w:color w:val="000000" w:themeColor="text1"/>
                <w:lang w:val="en-US"/>
              </w:rPr>
            </w:pPr>
            <w:r w:rsidRPr="00710552">
              <w:rPr>
                <w:rFonts w:ascii="Arial" w:hAnsi="Arial" w:cs="Arial"/>
                <w:color w:val="000000" w:themeColor="text1"/>
                <w:lang w:val="en-US"/>
              </w:rPr>
              <w:t xml:space="preserve">Any notice, demand or communication to be served on either of the Parties by the other concerning this Agreement or any matter arising </w:t>
            </w:r>
            <w:proofErr w:type="spellStart"/>
            <w:r w:rsidRPr="00710552">
              <w:rPr>
                <w:rFonts w:ascii="Arial" w:hAnsi="Arial" w:cs="Arial"/>
                <w:color w:val="000000" w:themeColor="text1"/>
                <w:lang w:val="en-US"/>
              </w:rPr>
              <w:t>herefrom</w:t>
            </w:r>
            <w:proofErr w:type="spellEnd"/>
            <w:r w:rsidRPr="00710552">
              <w:rPr>
                <w:rFonts w:ascii="Arial" w:hAnsi="Arial" w:cs="Arial"/>
                <w:color w:val="000000" w:themeColor="text1"/>
                <w:lang w:val="en-US"/>
              </w:rPr>
              <w:t xml:space="preserve"> shall be in writing and may be served by dispatching it by registered mail, postage prepaid or by reputable courier or by sending it to the address of the Party to be served as stated hereunder or to the email indicated below or to such other address of that Party as that Party may notify to the other in writing in accordance with this Section, and shall be deemed to have been duly served on the date of receipt (unless received outside normal business hours, in which case such notice, demand or communication shall be deemed to have been duly served on the</w:t>
            </w:r>
            <w:r w:rsidR="00895862">
              <w:rPr>
                <w:rFonts w:ascii="Arial" w:hAnsi="Arial" w:cs="Arial"/>
                <w:color w:val="000000" w:themeColor="text1"/>
                <w:lang w:val="en-US"/>
              </w:rPr>
              <w:t xml:space="preserve"> first following Business Day).</w:t>
            </w:r>
          </w:p>
        </w:tc>
      </w:tr>
      <w:tr w:rsidR="00895862" w:rsidRPr="009D6216" w14:paraId="5C680867" w14:textId="77777777" w:rsidTr="00D31197">
        <w:trPr>
          <w:jc w:val="center"/>
        </w:trPr>
        <w:tc>
          <w:tcPr>
            <w:tcW w:w="4678" w:type="dxa"/>
          </w:tcPr>
          <w:p w14:paraId="1C125B2F" w14:textId="4C7C4887" w:rsidR="00895862" w:rsidRPr="00710552" w:rsidRDefault="00895862" w:rsidP="00661644">
            <w:pPr>
              <w:pStyle w:val="Heading16pt"/>
              <w:spacing w:after="120" w:line="276" w:lineRule="auto"/>
              <w:ind w:left="518"/>
              <w:rPr>
                <w:rFonts w:cs="Arial"/>
                <w:b w:val="0"/>
                <w:color w:val="000000" w:themeColor="text1"/>
                <w:spacing w:val="-2"/>
                <w:sz w:val="20"/>
              </w:rPr>
            </w:pPr>
            <w:r w:rsidRPr="00710552">
              <w:rPr>
                <w:rFonts w:cs="Arial"/>
                <w:b w:val="0"/>
                <w:color w:val="000000" w:themeColor="text1"/>
                <w:spacing w:val="-2"/>
                <w:sz w:val="20"/>
              </w:rPr>
              <w:t xml:space="preserve">Первоначальными адресами Сторон для целей </w:t>
            </w:r>
            <w:r w:rsidR="00661644">
              <w:rPr>
                <w:rFonts w:cs="Arial"/>
                <w:b w:val="0"/>
                <w:color w:val="000000" w:themeColor="text1"/>
                <w:spacing w:val="-2"/>
                <w:sz w:val="20"/>
              </w:rPr>
              <w:t>настоящего Соглашения являются:</w:t>
            </w:r>
          </w:p>
        </w:tc>
        <w:tc>
          <w:tcPr>
            <w:tcW w:w="4678" w:type="dxa"/>
          </w:tcPr>
          <w:p w14:paraId="0740CF94" w14:textId="5D4D0C50" w:rsidR="00895862" w:rsidRPr="00661644" w:rsidRDefault="00895862" w:rsidP="00661644">
            <w:pPr>
              <w:pStyle w:val="Heading16pt"/>
              <w:spacing w:after="120" w:line="276" w:lineRule="auto"/>
              <w:ind w:left="518"/>
              <w:rPr>
                <w:rFonts w:cs="Arial"/>
                <w:b w:val="0"/>
                <w:color w:val="000000" w:themeColor="text1"/>
                <w:sz w:val="20"/>
                <w:lang w:val="en-US"/>
              </w:rPr>
            </w:pPr>
            <w:r w:rsidRPr="00710552">
              <w:rPr>
                <w:rFonts w:cs="Arial"/>
                <w:b w:val="0"/>
                <w:color w:val="000000" w:themeColor="text1"/>
                <w:sz w:val="20"/>
                <w:lang w:val="en-US"/>
              </w:rPr>
              <w:t xml:space="preserve">The initial addresses of the Parties for the </w:t>
            </w:r>
            <w:r w:rsidR="00661644">
              <w:rPr>
                <w:rFonts w:cs="Arial"/>
                <w:b w:val="0"/>
                <w:color w:val="000000" w:themeColor="text1"/>
                <w:sz w:val="20"/>
                <w:lang w:val="en-US"/>
              </w:rPr>
              <w:t>purposes of this Agreement are:</w:t>
            </w:r>
          </w:p>
        </w:tc>
      </w:tr>
      <w:tr w:rsidR="005A65C7" w:rsidRPr="00895862" w14:paraId="6C94C7E3" w14:textId="77777777" w:rsidTr="00D31197">
        <w:trPr>
          <w:jc w:val="center"/>
        </w:trPr>
        <w:tc>
          <w:tcPr>
            <w:tcW w:w="4678" w:type="dxa"/>
          </w:tcPr>
          <w:p w14:paraId="301D5F0B" w14:textId="67D29A8C" w:rsidR="005A65C7" w:rsidRPr="005A65C7" w:rsidRDefault="005A65C7" w:rsidP="005A65C7">
            <w:pPr>
              <w:pStyle w:val="Heading16pt"/>
              <w:spacing w:after="120" w:line="276" w:lineRule="auto"/>
              <w:ind w:left="1058" w:hanging="518"/>
              <w:jc w:val="both"/>
              <w:rPr>
                <w:rFonts w:cs="Arial"/>
                <w:color w:val="000000" w:themeColor="text1"/>
                <w:spacing w:val="-2"/>
                <w:sz w:val="20"/>
              </w:rPr>
            </w:pPr>
            <w:r w:rsidRPr="00710552">
              <w:rPr>
                <w:rFonts w:cs="Arial"/>
                <w:color w:val="000000" w:themeColor="text1"/>
                <w:sz w:val="20"/>
              </w:rPr>
              <w:lastRenderedPageBreak/>
              <w:t>Владельцу</w:t>
            </w:r>
            <w:r>
              <w:rPr>
                <w:rFonts w:cs="Arial"/>
                <w:color w:val="000000" w:themeColor="text1"/>
                <w:spacing w:val="-2"/>
                <w:sz w:val="20"/>
              </w:rPr>
              <w:t>:</w:t>
            </w:r>
          </w:p>
        </w:tc>
        <w:tc>
          <w:tcPr>
            <w:tcW w:w="4678" w:type="dxa"/>
          </w:tcPr>
          <w:p w14:paraId="71D3FCC3" w14:textId="418B1ECD" w:rsidR="005A65C7" w:rsidRPr="005A65C7" w:rsidRDefault="005A65C7" w:rsidP="005A65C7">
            <w:pPr>
              <w:pStyle w:val="Heading16pt"/>
              <w:spacing w:after="120" w:line="276" w:lineRule="auto"/>
              <w:ind w:left="453"/>
              <w:jc w:val="both"/>
              <w:rPr>
                <w:rFonts w:cs="Arial"/>
                <w:color w:val="000000" w:themeColor="text1"/>
                <w:spacing w:val="-2"/>
                <w:sz w:val="20"/>
                <w:u w:val="single"/>
                <w:lang w:val="en-US"/>
              </w:rPr>
            </w:pPr>
            <w:r>
              <w:rPr>
                <w:rFonts w:cs="Arial"/>
                <w:color w:val="000000" w:themeColor="text1"/>
                <w:spacing w:val="-2"/>
                <w:sz w:val="20"/>
                <w:u w:val="single"/>
                <w:lang w:val="en-US"/>
              </w:rPr>
              <w:t>To the Owner:</w:t>
            </w:r>
          </w:p>
        </w:tc>
      </w:tr>
      <w:tr w:rsidR="00895862" w:rsidRPr="009D6216" w14:paraId="00495BC0" w14:textId="77777777" w:rsidTr="00D31197">
        <w:trPr>
          <w:jc w:val="center"/>
        </w:trPr>
        <w:tc>
          <w:tcPr>
            <w:tcW w:w="4678" w:type="dxa"/>
          </w:tcPr>
          <w:p w14:paraId="4F514848" w14:textId="77777777" w:rsidR="00661644" w:rsidRDefault="00895862" w:rsidP="005A65C7">
            <w:pPr>
              <w:pStyle w:val="Heading16pt"/>
              <w:spacing w:after="120" w:line="276" w:lineRule="auto"/>
              <w:ind w:left="591"/>
              <w:jc w:val="both"/>
              <w:rPr>
                <w:rFonts w:cs="Arial"/>
                <w:b w:val="0"/>
                <w:color w:val="000000" w:themeColor="text1"/>
                <w:spacing w:val="-2"/>
                <w:sz w:val="20"/>
              </w:rPr>
            </w:pPr>
            <w:proofErr w:type="gramStart"/>
            <w:r w:rsidRPr="00710552">
              <w:rPr>
                <w:rFonts w:cs="Arial"/>
                <w:b w:val="0"/>
                <w:color w:val="000000" w:themeColor="text1"/>
                <w:spacing w:val="-2"/>
                <w:sz w:val="20"/>
              </w:rPr>
              <w:t xml:space="preserve">Адрес: </w:t>
            </w:r>
            <w:r w:rsidRPr="00710552">
              <w:rPr>
                <w:rFonts w:cs="Arial"/>
                <w:color w:val="000000" w:themeColor="text1"/>
                <w:spacing w:val="-2"/>
                <w:sz w:val="20"/>
              </w:rPr>
              <w:t xml:space="preserve"> </w:t>
            </w:r>
            <w:r w:rsidRPr="00710552">
              <w:rPr>
                <w:rFonts w:cs="Arial"/>
                <w:b w:val="0"/>
                <w:color w:val="000000" w:themeColor="text1"/>
                <w:spacing w:val="-2"/>
                <w:sz w:val="20"/>
              </w:rPr>
              <w:t>ООО</w:t>
            </w:r>
            <w:proofErr w:type="gramEnd"/>
            <w:r w:rsidRPr="00710552">
              <w:rPr>
                <w:rFonts w:cs="Arial"/>
                <w:b w:val="0"/>
                <w:color w:val="000000" w:themeColor="text1"/>
                <w:spacing w:val="-2"/>
                <w:sz w:val="20"/>
              </w:rPr>
              <w:t xml:space="preserve"> «Морской Порт Геленджик»</w:t>
            </w:r>
          </w:p>
          <w:p w14:paraId="7EE7B69D" w14:textId="1773C4CA" w:rsidR="00895862" w:rsidRPr="00661644"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z w:val="20"/>
              </w:rPr>
              <w:t xml:space="preserve">353460, Краснодарский край, </w:t>
            </w:r>
            <w:proofErr w:type="spellStart"/>
            <w:r w:rsidRPr="00710552">
              <w:rPr>
                <w:rFonts w:cs="Arial"/>
                <w:b w:val="0"/>
                <w:color w:val="000000" w:themeColor="text1"/>
                <w:sz w:val="20"/>
              </w:rPr>
              <w:t>г.о</w:t>
            </w:r>
            <w:proofErr w:type="spellEnd"/>
            <w:r w:rsidRPr="00710552">
              <w:rPr>
                <w:rFonts w:cs="Arial"/>
                <w:b w:val="0"/>
                <w:color w:val="000000" w:themeColor="text1"/>
                <w:sz w:val="20"/>
              </w:rPr>
              <w:t xml:space="preserve">. город-курорт Геленджик, г Геленджик, </w:t>
            </w:r>
            <w:proofErr w:type="spellStart"/>
            <w:r w:rsidRPr="00710552">
              <w:rPr>
                <w:rFonts w:cs="Arial"/>
                <w:b w:val="0"/>
                <w:color w:val="000000" w:themeColor="text1"/>
                <w:sz w:val="20"/>
              </w:rPr>
              <w:t>ул</w:t>
            </w:r>
            <w:proofErr w:type="spellEnd"/>
            <w:r w:rsidRPr="00710552">
              <w:rPr>
                <w:rFonts w:cs="Arial"/>
                <w:b w:val="0"/>
                <w:color w:val="000000" w:themeColor="text1"/>
                <w:sz w:val="20"/>
              </w:rPr>
              <w:t xml:space="preserve"> Кирова, д. 130, </w:t>
            </w:r>
            <w:proofErr w:type="spellStart"/>
            <w:r w:rsidRPr="00710552">
              <w:rPr>
                <w:rFonts w:cs="Arial"/>
                <w:b w:val="0"/>
                <w:color w:val="000000" w:themeColor="text1"/>
                <w:sz w:val="20"/>
              </w:rPr>
              <w:t>помещ</w:t>
            </w:r>
            <w:proofErr w:type="spellEnd"/>
            <w:r w:rsidRPr="00710552">
              <w:rPr>
                <w:rFonts w:cs="Arial"/>
                <w:b w:val="0"/>
                <w:color w:val="000000" w:themeColor="text1"/>
                <w:sz w:val="20"/>
              </w:rPr>
              <w:t xml:space="preserve">. 3, офис 89 </w:t>
            </w:r>
          </w:p>
          <w:p w14:paraId="1A55968E" w14:textId="51FCA8A2"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Телефонный номер: </w:t>
            </w:r>
            <w:ins w:id="654" w:author="Arina Dovzhenko" w:date="2025-11-28T17:09:00Z">
              <w:r w:rsidR="00691669" w:rsidRPr="00691669">
                <w:rPr>
                  <w:rFonts w:cs="Arial"/>
                  <w:b w:val="0"/>
                  <w:color w:val="000000" w:themeColor="text1"/>
                  <w:spacing w:val="-2"/>
                  <w:sz w:val="20"/>
                </w:rPr>
                <w:t>+7 (903) 729-9766</w:t>
              </w:r>
            </w:ins>
          </w:p>
          <w:p w14:paraId="607D8041" w14:textId="77777777"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Внимание: г-н Иванов Евгений Вячеславович, Управляющему директору</w:t>
            </w:r>
          </w:p>
          <w:p w14:paraId="6E4A3179" w14:textId="367601A7" w:rsidR="00895862" w:rsidRPr="0089586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Адрес электронной почты </w:t>
            </w:r>
            <w:proofErr w:type="spellStart"/>
            <w:r w:rsidRPr="00710552">
              <w:rPr>
                <w:rFonts w:cs="Arial"/>
                <w:b w:val="0"/>
                <w:color w:val="000000" w:themeColor="text1"/>
                <w:spacing w:val="-2"/>
                <w:sz w:val="20"/>
              </w:rPr>
              <w:t>ivanov.ev@vtb</w:t>
            </w:r>
            <w:proofErr w:type="spellEnd"/>
            <w:r w:rsidRPr="00710552">
              <w:rPr>
                <w:rFonts w:cs="Arial"/>
                <w:b w:val="0"/>
                <w:color w:val="000000" w:themeColor="text1"/>
                <w:spacing w:val="-2"/>
                <w:sz w:val="20"/>
              </w:rPr>
              <w:t>.</w:t>
            </w:r>
            <w:proofErr w:type="spellStart"/>
            <w:r>
              <w:rPr>
                <w:rFonts w:cs="Arial"/>
                <w:b w:val="0"/>
                <w:color w:val="000000" w:themeColor="text1"/>
                <w:spacing w:val="-2"/>
                <w:sz w:val="20"/>
                <w:lang w:val="en-US"/>
              </w:rPr>
              <w:t>ru</w:t>
            </w:r>
            <w:proofErr w:type="spellEnd"/>
          </w:p>
        </w:tc>
        <w:tc>
          <w:tcPr>
            <w:tcW w:w="4678" w:type="dxa"/>
          </w:tcPr>
          <w:p w14:paraId="575835F3" w14:textId="7777777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Address: LLC Sea Port </w:t>
            </w:r>
            <w:proofErr w:type="spellStart"/>
            <w:r w:rsidRPr="00710552">
              <w:rPr>
                <w:rFonts w:cs="Arial"/>
                <w:b w:val="0"/>
                <w:color w:val="000000" w:themeColor="text1"/>
                <w:sz w:val="20"/>
                <w:lang w:val="en-US"/>
              </w:rPr>
              <w:t>Gelendzhik</w:t>
            </w:r>
            <w:proofErr w:type="spellEnd"/>
          </w:p>
          <w:p w14:paraId="0DE9D99D" w14:textId="129BAB9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353460, Krasnodar region, </w:t>
            </w:r>
            <w:proofErr w:type="spellStart"/>
            <w:r w:rsidRPr="00710552">
              <w:rPr>
                <w:rFonts w:cs="Arial"/>
                <w:b w:val="0"/>
                <w:color w:val="000000" w:themeColor="text1"/>
                <w:sz w:val="20"/>
                <w:lang w:val="en-US"/>
              </w:rPr>
              <w:t>Gelendzhik</w:t>
            </w:r>
            <w:proofErr w:type="spellEnd"/>
            <w:r w:rsidRPr="00710552">
              <w:rPr>
                <w:rFonts w:cs="Arial"/>
                <w:b w:val="0"/>
                <w:color w:val="000000" w:themeColor="text1"/>
                <w:sz w:val="20"/>
                <w:lang w:val="en-US"/>
              </w:rPr>
              <w:t xml:space="preserve"> urban district, </w:t>
            </w:r>
            <w:proofErr w:type="spellStart"/>
            <w:r w:rsidRPr="00710552">
              <w:rPr>
                <w:rFonts w:cs="Arial"/>
                <w:b w:val="0"/>
                <w:color w:val="000000" w:themeColor="text1"/>
                <w:sz w:val="20"/>
                <w:lang w:val="en-US"/>
              </w:rPr>
              <w:t>G</w:t>
            </w:r>
            <w:r w:rsidR="005A65C7">
              <w:rPr>
                <w:rFonts w:cs="Arial"/>
                <w:b w:val="0"/>
                <w:color w:val="000000" w:themeColor="text1"/>
                <w:sz w:val="20"/>
                <w:lang w:val="en-US"/>
              </w:rPr>
              <w:t>elendzhik</w:t>
            </w:r>
            <w:proofErr w:type="spellEnd"/>
            <w:r w:rsidR="005A65C7">
              <w:rPr>
                <w:rFonts w:cs="Arial"/>
                <w:b w:val="0"/>
                <w:color w:val="000000" w:themeColor="text1"/>
                <w:sz w:val="20"/>
                <w:lang w:val="en-US"/>
              </w:rPr>
              <w:t xml:space="preserve"> city, Kirova street, </w:t>
            </w:r>
            <w:r w:rsidRPr="00710552">
              <w:rPr>
                <w:rFonts w:cs="Arial"/>
                <w:b w:val="0"/>
                <w:color w:val="000000" w:themeColor="text1"/>
                <w:sz w:val="20"/>
                <w:lang w:val="en-US"/>
              </w:rPr>
              <w:t>building 130, room 3, office 89</w:t>
            </w:r>
          </w:p>
          <w:p w14:paraId="5F4E07B7" w14:textId="1FC9A963"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Telephone No: </w:t>
            </w:r>
            <w:ins w:id="655" w:author="Arina Dovzhenko" w:date="2025-11-28T17:10:00Z">
              <w:r w:rsidR="00691669" w:rsidRPr="00937067">
                <w:rPr>
                  <w:rFonts w:cs="Arial"/>
                  <w:b w:val="0"/>
                  <w:color w:val="000000" w:themeColor="text1"/>
                  <w:sz w:val="20"/>
                  <w:lang w:val="en-US"/>
                  <w:rPrChange w:id="656" w:author="Arina Dovzhenko" w:date="2025-11-28T18:19:00Z" w16du:dateUtc="2025-11-28T15:19:00Z">
                    <w:rPr>
                      <w:rFonts w:cs="Arial"/>
                      <w:b w:val="0"/>
                      <w:color w:val="000000" w:themeColor="text1"/>
                      <w:sz w:val="20"/>
                    </w:rPr>
                  </w:rPrChange>
                </w:rPr>
                <w:t>+7 (903) 729-9766</w:t>
              </w:r>
            </w:ins>
          </w:p>
          <w:p w14:paraId="4F8AF3B6" w14:textId="7777777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Attention:</w:t>
            </w:r>
            <w:r w:rsidRPr="00710552">
              <w:rPr>
                <w:rFonts w:cs="Arial"/>
                <w:color w:val="000000" w:themeColor="text1"/>
                <w:sz w:val="20"/>
                <w:lang w:val="en-US"/>
              </w:rPr>
              <w:t xml:space="preserve"> </w:t>
            </w:r>
            <w:r w:rsidRPr="00710552">
              <w:rPr>
                <w:rFonts w:cs="Arial"/>
                <w:b w:val="0"/>
                <w:color w:val="000000" w:themeColor="text1"/>
                <w:sz w:val="20"/>
                <w:lang w:val="en-US"/>
              </w:rPr>
              <w:t>Mr. Ivanov Evgeniy Vyacheslavovich, Managing Director</w:t>
            </w:r>
          </w:p>
          <w:p w14:paraId="2F58E4AC" w14:textId="2FE5A196" w:rsidR="00895862" w:rsidRPr="005A65C7"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Email </w:t>
            </w:r>
            <w:r w:rsidRPr="00710552">
              <w:rPr>
                <w:rFonts w:cs="Arial"/>
                <w:b w:val="0"/>
                <w:color w:val="000000" w:themeColor="text1"/>
                <w:spacing w:val="-2"/>
                <w:sz w:val="20"/>
                <w:lang w:val="en-US"/>
              </w:rPr>
              <w:t>ivanov.ev@vtb.r</w:t>
            </w:r>
            <w:r w:rsidR="005A65C7">
              <w:rPr>
                <w:rFonts w:cs="Arial"/>
                <w:b w:val="0"/>
                <w:color w:val="000000" w:themeColor="text1"/>
                <w:spacing w:val="-2"/>
                <w:sz w:val="20"/>
                <w:lang w:val="en-US"/>
              </w:rPr>
              <w:t>u</w:t>
            </w:r>
          </w:p>
        </w:tc>
      </w:tr>
      <w:tr w:rsidR="00895862" w:rsidRPr="00710552" w14:paraId="22E951D5" w14:textId="77777777" w:rsidTr="00D31197">
        <w:trPr>
          <w:jc w:val="center"/>
        </w:trPr>
        <w:tc>
          <w:tcPr>
            <w:tcW w:w="4678" w:type="dxa"/>
          </w:tcPr>
          <w:p w14:paraId="54D42DB1" w14:textId="69B3813B"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color w:val="000000" w:themeColor="text1"/>
                <w:spacing w:val="-2"/>
                <w:sz w:val="20"/>
                <w:u w:val="single"/>
              </w:rPr>
              <w:t>DI</w:t>
            </w:r>
            <w:r w:rsidR="005A65C7">
              <w:rPr>
                <w:rFonts w:cs="Arial"/>
                <w:b w:val="0"/>
                <w:color w:val="000000" w:themeColor="text1"/>
                <w:spacing w:val="-2"/>
                <w:sz w:val="20"/>
              </w:rPr>
              <w:t>:</w:t>
            </w:r>
          </w:p>
        </w:tc>
        <w:tc>
          <w:tcPr>
            <w:tcW w:w="4678" w:type="dxa"/>
          </w:tcPr>
          <w:p w14:paraId="6AE9B59E" w14:textId="2479340C" w:rsidR="00895862" w:rsidRPr="005A65C7" w:rsidRDefault="005A65C7" w:rsidP="005A65C7">
            <w:pPr>
              <w:pStyle w:val="Heading16pt"/>
              <w:spacing w:after="120" w:line="276" w:lineRule="auto"/>
              <w:ind w:left="591"/>
              <w:jc w:val="both"/>
              <w:rPr>
                <w:rFonts w:cs="Arial"/>
                <w:color w:val="000000" w:themeColor="text1"/>
                <w:spacing w:val="-2"/>
                <w:sz w:val="20"/>
                <w:u w:val="single"/>
                <w:lang w:val="en-US"/>
              </w:rPr>
            </w:pPr>
            <w:r>
              <w:rPr>
                <w:rFonts w:cs="Arial"/>
                <w:color w:val="000000" w:themeColor="text1"/>
                <w:spacing w:val="-2"/>
                <w:sz w:val="20"/>
                <w:u w:val="single"/>
                <w:lang w:val="en-US"/>
              </w:rPr>
              <w:t>To DI:</w:t>
            </w:r>
          </w:p>
        </w:tc>
      </w:tr>
      <w:tr w:rsidR="005A65C7" w:rsidRPr="00710552" w14:paraId="22C799E7" w14:textId="77777777" w:rsidTr="00D31197">
        <w:trPr>
          <w:jc w:val="center"/>
        </w:trPr>
        <w:tc>
          <w:tcPr>
            <w:tcW w:w="4678" w:type="dxa"/>
          </w:tcPr>
          <w:p w14:paraId="2F92899F" w14:textId="5764FE37" w:rsidR="005A65C7" w:rsidRPr="00553CAF" w:rsidRDefault="005A65C7" w:rsidP="005A65C7">
            <w:pPr>
              <w:pStyle w:val="Heading16pt"/>
              <w:spacing w:after="120" w:line="276" w:lineRule="auto"/>
              <w:ind w:left="591"/>
              <w:jc w:val="both"/>
              <w:rPr>
                <w:rFonts w:cs="Arial"/>
                <w:color w:val="000000" w:themeColor="text1"/>
                <w:sz w:val="20"/>
                <w:lang w:val="en-US"/>
              </w:rPr>
            </w:pPr>
            <w:r w:rsidRPr="00710552">
              <w:rPr>
                <w:rFonts w:cs="Arial"/>
                <w:b w:val="0"/>
                <w:color w:val="000000" w:themeColor="text1"/>
                <w:spacing w:val="-2"/>
                <w:sz w:val="20"/>
              </w:rPr>
              <w:t>Адрес</w:t>
            </w:r>
            <w:r w:rsidRPr="00553CAF">
              <w:rPr>
                <w:rFonts w:cs="Arial"/>
                <w:b w:val="0"/>
                <w:color w:val="000000" w:themeColor="text1"/>
                <w:spacing w:val="-2"/>
                <w:sz w:val="20"/>
                <w:lang w:val="en-US"/>
              </w:rPr>
              <w:t xml:space="preserve">: </w:t>
            </w:r>
            <w:r w:rsidRPr="00553CAF">
              <w:rPr>
                <w:rFonts w:cs="Arial"/>
                <w:color w:val="000000" w:themeColor="text1"/>
                <w:sz w:val="20"/>
                <w:lang w:val="en-US"/>
              </w:rPr>
              <w:t>DI Hospitality, EMEA LLC</w:t>
            </w:r>
          </w:p>
          <w:p w14:paraId="5EB3A269" w14:textId="77777777" w:rsidR="005A65C7" w:rsidRPr="00553CAF"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rPr>
              <w:t>Генеральный</w:t>
            </w:r>
            <w:r w:rsidRPr="00553CAF">
              <w:rPr>
                <w:rFonts w:cs="Arial"/>
                <w:b w:val="0"/>
                <w:color w:val="000000" w:themeColor="text1"/>
                <w:sz w:val="20"/>
                <w:lang w:val="en-US"/>
              </w:rPr>
              <w:t xml:space="preserve"> </w:t>
            </w:r>
            <w:r w:rsidRPr="00710552">
              <w:rPr>
                <w:rFonts w:cs="Arial"/>
                <w:b w:val="0"/>
                <w:color w:val="000000" w:themeColor="text1"/>
                <w:sz w:val="20"/>
              </w:rPr>
              <w:t>директор</w:t>
            </w:r>
            <w:r w:rsidRPr="00553CAF">
              <w:rPr>
                <w:rFonts w:cs="Arial"/>
                <w:b w:val="0"/>
                <w:color w:val="000000" w:themeColor="text1"/>
                <w:sz w:val="20"/>
                <w:lang w:val="en-US"/>
              </w:rPr>
              <w:t xml:space="preserve"> Dusit International </w:t>
            </w:r>
          </w:p>
          <w:p w14:paraId="5F51226A" w14:textId="4C547259" w:rsidR="005A65C7" w:rsidRPr="00710552" w:rsidRDefault="005A65C7"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z w:val="20"/>
              </w:rPr>
              <w:t xml:space="preserve">Площадь </w:t>
            </w:r>
            <w:proofErr w:type="spellStart"/>
            <w:r w:rsidRPr="00710552">
              <w:rPr>
                <w:rFonts w:cs="Arial"/>
                <w:b w:val="0"/>
                <w:color w:val="000000" w:themeColor="text1"/>
                <w:sz w:val="20"/>
              </w:rPr>
              <w:t>Чамчури</w:t>
            </w:r>
            <w:proofErr w:type="spellEnd"/>
            <w:r w:rsidRPr="00710552">
              <w:rPr>
                <w:rFonts w:cs="Arial"/>
                <w:b w:val="0"/>
                <w:color w:val="000000" w:themeColor="text1"/>
                <w:sz w:val="20"/>
              </w:rPr>
              <w:t xml:space="preserve">, 319, 29-й этаж, </w:t>
            </w:r>
            <w:proofErr w:type="spellStart"/>
            <w:r w:rsidRPr="00710552">
              <w:rPr>
                <w:rFonts w:cs="Arial"/>
                <w:b w:val="0"/>
                <w:color w:val="000000" w:themeColor="text1"/>
                <w:sz w:val="20"/>
              </w:rPr>
              <w:t>Пхайатай</w:t>
            </w:r>
            <w:proofErr w:type="spellEnd"/>
            <w:r w:rsidRPr="00710552">
              <w:rPr>
                <w:rFonts w:cs="Arial"/>
                <w:b w:val="0"/>
                <w:color w:val="000000" w:themeColor="text1"/>
                <w:sz w:val="20"/>
              </w:rPr>
              <w:t xml:space="preserve"> Дорога, </w:t>
            </w:r>
            <w:proofErr w:type="spellStart"/>
            <w:r w:rsidRPr="00710552">
              <w:rPr>
                <w:rFonts w:cs="Arial"/>
                <w:b w:val="0"/>
                <w:color w:val="000000" w:themeColor="text1"/>
                <w:sz w:val="20"/>
              </w:rPr>
              <w:t>Патумван</w:t>
            </w:r>
            <w:proofErr w:type="spellEnd"/>
            <w:r w:rsidRPr="00710552">
              <w:rPr>
                <w:rFonts w:cs="Arial"/>
                <w:b w:val="0"/>
                <w:color w:val="000000" w:themeColor="text1"/>
                <w:sz w:val="20"/>
              </w:rPr>
              <w:t xml:space="preserve"> Район </w:t>
            </w:r>
            <w:proofErr w:type="spellStart"/>
            <w:r w:rsidRPr="00710552">
              <w:rPr>
                <w:rFonts w:cs="Arial"/>
                <w:b w:val="0"/>
                <w:color w:val="000000" w:themeColor="text1"/>
                <w:sz w:val="20"/>
              </w:rPr>
              <w:t>Патумван</w:t>
            </w:r>
            <w:proofErr w:type="spellEnd"/>
            <w:r w:rsidRPr="00710552">
              <w:rPr>
                <w:rFonts w:cs="Arial"/>
                <w:b w:val="0"/>
                <w:color w:val="000000" w:themeColor="text1"/>
                <w:sz w:val="20"/>
              </w:rPr>
              <w:t>, Бангкок, 10330, Таиланд</w:t>
            </w:r>
          </w:p>
          <w:p w14:paraId="46A2366B" w14:textId="70C2AA68" w:rsidR="005A65C7" w:rsidRPr="00710552" w:rsidRDefault="005A65C7" w:rsidP="005A65C7">
            <w:pPr>
              <w:pStyle w:val="Heading16pt"/>
              <w:spacing w:after="120" w:line="276" w:lineRule="auto"/>
              <w:ind w:left="591"/>
              <w:jc w:val="both"/>
              <w:rPr>
                <w:rFonts w:cs="Arial"/>
                <w:b w:val="0"/>
                <w:color w:val="000000" w:themeColor="text1"/>
                <w:spacing w:val="-2"/>
                <w:sz w:val="20"/>
              </w:rPr>
            </w:pPr>
            <w:r>
              <w:rPr>
                <w:rFonts w:cs="Arial"/>
                <w:b w:val="0"/>
                <w:color w:val="000000" w:themeColor="text1"/>
                <w:spacing w:val="-2"/>
                <w:sz w:val="20"/>
              </w:rPr>
              <w:t>Телефонный номер:</w:t>
            </w:r>
            <w:r w:rsidRPr="00710552">
              <w:rPr>
                <w:rFonts w:cs="Arial"/>
                <w:b w:val="0"/>
                <w:color w:val="000000" w:themeColor="text1"/>
                <w:spacing w:val="-2"/>
                <w:sz w:val="20"/>
              </w:rPr>
              <w:t xml:space="preserve"> + 66 2 200 9999 </w:t>
            </w:r>
          </w:p>
          <w:p w14:paraId="580E6EA7" w14:textId="77777777" w:rsidR="005A65C7" w:rsidRPr="00710552" w:rsidRDefault="005A65C7"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Внимание: г-н </w:t>
            </w:r>
            <w:proofErr w:type="spellStart"/>
            <w:r w:rsidRPr="00710552">
              <w:rPr>
                <w:rFonts w:cs="Arial"/>
                <w:b w:val="0"/>
                <w:color w:val="000000" w:themeColor="text1"/>
                <w:spacing w:val="-2"/>
                <w:sz w:val="20"/>
              </w:rPr>
              <w:t>Сирадей</w:t>
            </w:r>
            <w:proofErr w:type="spellEnd"/>
            <w:r w:rsidRPr="00710552">
              <w:rPr>
                <w:rFonts w:cs="Arial"/>
                <w:b w:val="0"/>
                <w:color w:val="000000" w:themeColor="text1"/>
                <w:spacing w:val="-2"/>
                <w:sz w:val="20"/>
              </w:rPr>
              <w:t xml:space="preserve"> </w:t>
            </w:r>
            <w:proofErr w:type="spellStart"/>
            <w:r w:rsidRPr="00710552">
              <w:rPr>
                <w:rFonts w:cs="Arial"/>
                <w:b w:val="0"/>
                <w:color w:val="000000" w:themeColor="text1"/>
                <w:spacing w:val="-2"/>
                <w:sz w:val="20"/>
              </w:rPr>
              <w:t>Донаваник</w:t>
            </w:r>
            <w:proofErr w:type="spellEnd"/>
            <w:r w:rsidRPr="00710552">
              <w:rPr>
                <w:rFonts w:cs="Arial"/>
                <w:b w:val="0"/>
                <w:color w:val="000000" w:themeColor="text1"/>
                <w:spacing w:val="-2"/>
                <w:sz w:val="20"/>
              </w:rPr>
              <w:t>, Владелец</w:t>
            </w:r>
          </w:p>
          <w:p w14:paraId="48537E96" w14:textId="3CB7D6F5" w:rsidR="005A65C7" w:rsidRPr="00710552" w:rsidRDefault="005A65C7" w:rsidP="005A65C7">
            <w:pPr>
              <w:pStyle w:val="Heading16pt"/>
              <w:spacing w:after="120" w:line="276" w:lineRule="auto"/>
              <w:ind w:left="591"/>
              <w:jc w:val="both"/>
              <w:rPr>
                <w:rFonts w:cs="Arial"/>
                <w:color w:val="000000" w:themeColor="text1"/>
                <w:spacing w:val="-2"/>
                <w:sz w:val="20"/>
                <w:u w:val="single"/>
              </w:rPr>
            </w:pPr>
            <w:r w:rsidRPr="00710552">
              <w:rPr>
                <w:rFonts w:cs="Arial"/>
                <w:b w:val="0"/>
                <w:color w:val="000000" w:themeColor="text1"/>
                <w:spacing w:val="-2"/>
                <w:sz w:val="20"/>
              </w:rPr>
              <w:t xml:space="preserve">Адрес электронной почты </w:t>
            </w:r>
            <w:hyperlink r:id="rId8" w:history="1">
              <w:r w:rsidRPr="00710552">
                <w:rPr>
                  <w:rStyle w:val="aff0"/>
                  <w:rFonts w:cs="Arial"/>
                  <w:b w:val="0"/>
                  <w:color w:val="000000" w:themeColor="text1"/>
                  <w:sz w:val="20"/>
                </w:rPr>
                <w:t>siradej@dusit.com</w:t>
              </w:r>
            </w:hyperlink>
          </w:p>
        </w:tc>
        <w:tc>
          <w:tcPr>
            <w:tcW w:w="4678" w:type="dxa"/>
          </w:tcPr>
          <w:p w14:paraId="2EA37307"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 xml:space="preserve">Address: </w:t>
            </w:r>
            <w:r w:rsidRPr="005A65C7">
              <w:rPr>
                <w:rFonts w:cs="Arial"/>
                <w:color w:val="000000" w:themeColor="text1"/>
                <w:sz w:val="20"/>
                <w:lang w:val="en-US"/>
              </w:rPr>
              <w:t>DI Hospitality EMEA LLC</w:t>
            </w:r>
            <w:r w:rsidRPr="00710552">
              <w:rPr>
                <w:rFonts w:cs="Arial"/>
                <w:b w:val="0"/>
                <w:color w:val="000000" w:themeColor="text1"/>
                <w:sz w:val="20"/>
                <w:lang w:val="en-US"/>
              </w:rPr>
              <w:t xml:space="preserve"> </w:t>
            </w:r>
          </w:p>
          <w:p w14:paraId="4F80B21A"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 xml:space="preserve">C/O Dusit International </w:t>
            </w:r>
          </w:p>
          <w:p w14:paraId="173D7221"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 xml:space="preserve">319 </w:t>
            </w:r>
            <w:proofErr w:type="spellStart"/>
            <w:r w:rsidRPr="00710552">
              <w:rPr>
                <w:rFonts w:cs="Arial"/>
                <w:b w:val="0"/>
                <w:color w:val="000000" w:themeColor="text1"/>
                <w:sz w:val="20"/>
                <w:lang w:val="en-US"/>
              </w:rPr>
              <w:t>Chamchuri</w:t>
            </w:r>
            <w:proofErr w:type="spellEnd"/>
            <w:r w:rsidRPr="00710552">
              <w:rPr>
                <w:rFonts w:cs="Arial"/>
                <w:b w:val="0"/>
                <w:color w:val="000000" w:themeColor="text1"/>
                <w:sz w:val="20"/>
                <w:lang w:val="en-US"/>
              </w:rPr>
              <w:t xml:space="preserve"> Square, 29th Floor, </w:t>
            </w:r>
            <w:proofErr w:type="spellStart"/>
            <w:r w:rsidRPr="00710552">
              <w:rPr>
                <w:rFonts w:cs="Arial"/>
                <w:b w:val="0"/>
                <w:color w:val="000000" w:themeColor="text1"/>
                <w:sz w:val="20"/>
                <w:lang w:val="en-US"/>
              </w:rPr>
              <w:t>Phayathai</w:t>
            </w:r>
            <w:proofErr w:type="spellEnd"/>
            <w:r w:rsidRPr="00710552">
              <w:rPr>
                <w:rFonts w:cs="Arial"/>
                <w:b w:val="0"/>
                <w:color w:val="000000" w:themeColor="text1"/>
                <w:sz w:val="20"/>
                <w:lang w:val="en-US"/>
              </w:rPr>
              <w:t xml:space="preserve"> Road, </w:t>
            </w:r>
            <w:proofErr w:type="spellStart"/>
            <w:r w:rsidRPr="00710552">
              <w:rPr>
                <w:rFonts w:cs="Arial"/>
                <w:b w:val="0"/>
                <w:color w:val="000000" w:themeColor="text1"/>
                <w:sz w:val="20"/>
                <w:lang w:val="en-US"/>
              </w:rPr>
              <w:t>Pathumwan</w:t>
            </w:r>
            <w:proofErr w:type="spellEnd"/>
            <w:r w:rsidRPr="00710552">
              <w:rPr>
                <w:rFonts w:cs="Arial"/>
                <w:b w:val="0"/>
                <w:color w:val="000000" w:themeColor="text1"/>
                <w:sz w:val="20"/>
                <w:lang w:val="en-US"/>
              </w:rPr>
              <w:t xml:space="preserve"> Sub-District, </w:t>
            </w:r>
            <w:proofErr w:type="spellStart"/>
            <w:r w:rsidRPr="00710552">
              <w:rPr>
                <w:rFonts w:cs="Arial"/>
                <w:b w:val="0"/>
                <w:color w:val="000000" w:themeColor="text1"/>
                <w:sz w:val="20"/>
                <w:lang w:val="en-US"/>
              </w:rPr>
              <w:t>Pathumwan</w:t>
            </w:r>
            <w:proofErr w:type="spellEnd"/>
            <w:r w:rsidRPr="00710552">
              <w:rPr>
                <w:rFonts w:cs="Arial"/>
                <w:b w:val="0"/>
                <w:color w:val="000000" w:themeColor="text1"/>
                <w:sz w:val="20"/>
                <w:lang w:val="en-US"/>
              </w:rPr>
              <w:t>, Bangkok 10330, Thailand</w:t>
            </w:r>
          </w:p>
          <w:p w14:paraId="2B5017EF"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Telephone No: + 66 2 200 9999</w:t>
            </w:r>
          </w:p>
          <w:p w14:paraId="3AB2EB4A"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Attention:</w:t>
            </w:r>
            <w:r w:rsidRPr="00710552">
              <w:rPr>
                <w:rFonts w:cs="Arial"/>
                <w:color w:val="000000" w:themeColor="text1"/>
                <w:sz w:val="20"/>
                <w:lang w:val="en-US"/>
              </w:rPr>
              <w:t xml:space="preserve"> </w:t>
            </w:r>
            <w:r w:rsidRPr="00710552">
              <w:rPr>
                <w:rFonts w:cs="Arial"/>
                <w:b w:val="0"/>
                <w:color w:val="000000" w:themeColor="text1"/>
                <w:sz w:val="20"/>
                <w:lang w:val="en-US"/>
              </w:rPr>
              <w:t>Mr. Siradej Donavanik, Manager</w:t>
            </w:r>
          </w:p>
          <w:p w14:paraId="462C0BA5" w14:textId="3026B636" w:rsidR="005A65C7" w:rsidRPr="005A65C7" w:rsidRDefault="005A65C7" w:rsidP="005A65C7">
            <w:pPr>
              <w:pStyle w:val="Heading16pt"/>
              <w:spacing w:after="120" w:line="276" w:lineRule="auto"/>
              <w:ind w:left="591"/>
              <w:jc w:val="both"/>
              <w:rPr>
                <w:rFonts w:cs="Arial"/>
                <w:b w:val="0"/>
                <w:color w:val="000000" w:themeColor="text1"/>
                <w:sz w:val="20"/>
              </w:rPr>
            </w:pPr>
            <w:proofErr w:type="spellStart"/>
            <w:r w:rsidRPr="00710552">
              <w:rPr>
                <w:rFonts w:cs="Arial"/>
                <w:b w:val="0"/>
                <w:color w:val="000000" w:themeColor="text1"/>
                <w:sz w:val="20"/>
              </w:rPr>
              <w:t>Email</w:t>
            </w:r>
            <w:proofErr w:type="spellEnd"/>
            <w:r w:rsidRPr="00710552">
              <w:rPr>
                <w:rFonts w:cs="Arial"/>
                <w:b w:val="0"/>
                <w:color w:val="000000" w:themeColor="text1"/>
                <w:sz w:val="20"/>
                <w:lang w:val="en-US"/>
              </w:rPr>
              <w:t xml:space="preserve">: </w:t>
            </w:r>
            <w:hyperlink r:id="rId9" w:history="1">
              <w:r w:rsidRPr="00710552">
                <w:rPr>
                  <w:rStyle w:val="aff0"/>
                  <w:rFonts w:cs="Arial"/>
                  <w:b w:val="0"/>
                  <w:color w:val="000000" w:themeColor="text1"/>
                  <w:sz w:val="20"/>
                </w:rPr>
                <w:t>siradej@dusit.com</w:t>
              </w:r>
            </w:hyperlink>
          </w:p>
        </w:tc>
      </w:tr>
      <w:tr w:rsidR="00710552" w:rsidRPr="00710552" w14:paraId="5B3E0C77" w14:textId="77777777" w:rsidTr="00D31197">
        <w:trPr>
          <w:jc w:val="center"/>
        </w:trPr>
        <w:tc>
          <w:tcPr>
            <w:tcW w:w="4678" w:type="dxa"/>
          </w:tcPr>
          <w:p w14:paraId="617DAF7F" w14:textId="24138EFE" w:rsidR="00D31197" w:rsidRPr="005A65C7" w:rsidRDefault="00D31197" w:rsidP="0018245D">
            <w:pPr>
              <w:numPr>
                <w:ilvl w:val="0"/>
                <w:numId w:val="127"/>
              </w:numPr>
              <w:spacing w:line="276" w:lineRule="auto"/>
              <w:ind w:left="591" w:hanging="591"/>
              <w:jc w:val="both"/>
              <w:rPr>
                <w:rFonts w:ascii="Arial" w:hAnsi="Arial" w:cs="Arial"/>
                <w:color w:val="000000" w:themeColor="text1"/>
                <w:spacing w:val="-2"/>
                <w:u w:val="single"/>
              </w:rPr>
            </w:pPr>
            <w:r w:rsidRPr="005A65C7">
              <w:rPr>
                <w:rFonts w:ascii="Arial" w:hAnsi="Arial" w:cs="Arial"/>
                <w:color w:val="000000" w:themeColor="text1"/>
                <w:spacing w:val="-2"/>
                <w:u w:val="single"/>
              </w:rPr>
              <w:t>Применимое право</w:t>
            </w:r>
          </w:p>
        </w:tc>
        <w:tc>
          <w:tcPr>
            <w:tcW w:w="4678" w:type="dxa"/>
          </w:tcPr>
          <w:p w14:paraId="1C0ADE96" w14:textId="1ECB5BE3" w:rsidR="00D31197" w:rsidRPr="005A65C7" w:rsidRDefault="00D31197" w:rsidP="0018245D">
            <w:pPr>
              <w:numPr>
                <w:ilvl w:val="1"/>
                <w:numId w:val="23"/>
              </w:numPr>
              <w:spacing w:after="0" w:line="276" w:lineRule="auto"/>
              <w:ind w:left="599" w:hanging="599"/>
              <w:rPr>
                <w:rFonts w:ascii="Arial" w:hAnsi="Arial" w:cs="Arial"/>
                <w:color w:val="000000" w:themeColor="text1"/>
                <w:spacing w:val="-2"/>
                <w:u w:val="single"/>
              </w:rPr>
            </w:pPr>
            <w:bookmarkStart w:id="657" w:name="_Ref67210510"/>
            <w:bookmarkStart w:id="658" w:name="_Ref417199663"/>
            <w:proofErr w:type="spellStart"/>
            <w:r w:rsidRPr="005A65C7">
              <w:rPr>
                <w:rFonts w:ascii="Arial" w:hAnsi="Arial" w:cs="Arial"/>
                <w:color w:val="000000" w:themeColor="text1"/>
                <w:spacing w:val="-2"/>
                <w:u w:val="single"/>
              </w:rPr>
              <w:t>Governing</w:t>
            </w:r>
            <w:proofErr w:type="spellEnd"/>
            <w:r w:rsidRPr="005A65C7">
              <w:rPr>
                <w:rFonts w:ascii="Arial" w:hAnsi="Arial" w:cs="Arial"/>
                <w:color w:val="000000" w:themeColor="text1"/>
                <w:spacing w:val="-2"/>
                <w:u w:val="single"/>
              </w:rPr>
              <w:t xml:space="preserve"> </w:t>
            </w:r>
            <w:proofErr w:type="spellStart"/>
            <w:r w:rsidRPr="005A65C7">
              <w:rPr>
                <w:rFonts w:ascii="Arial" w:hAnsi="Arial" w:cs="Arial"/>
                <w:color w:val="000000" w:themeColor="text1"/>
                <w:spacing w:val="-2"/>
                <w:u w:val="single"/>
              </w:rPr>
              <w:t>Law</w:t>
            </w:r>
            <w:bookmarkEnd w:id="657"/>
            <w:bookmarkEnd w:id="658"/>
            <w:proofErr w:type="spellEnd"/>
            <w:r w:rsidRPr="005A65C7">
              <w:rPr>
                <w:rFonts w:ascii="Arial" w:hAnsi="Arial" w:cs="Arial"/>
                <w:color w:val="000000" w:themeColor="text1"/>
                <w:spacing w:val="-2"/>
                <w:u w:val="single"/>
              </w:rPr>
              <w:t xml:space="preserve"> </w:t>
            </w:r>
          </w:p>
        </w:tc>
      </w:tr>
      <w:tr w:rsidR="005A65C7" w:rsidRPr="007B6CAE" w14:paraId="75B4008E" w14:textId="77777777" w:rsidTr="00D31197">
        <w:trPr>
          <w:jc w:val="center"/>
        </w:trPr>
        <w:tc>
          <w:tcPr>
            <w:tcW w:w="4678" w:type="dxa"/>
          </w:tcPr>
          <w:p w14:paraId="70C304E3" w14:textId="756B9226" w:rsidR="005A65C7" w:rsidRPr="005A65C7" w:rsidRDefault="005A65C7" w:rsidP="005A65C7">
            <w:pPr>
              <w:pStyle w:val="Heading16pt"/>
              <w:spacing w:after="120" w:line="276" w:lineRule="auto"/>
              <w:ind w:left="591"/>
              <w:jc w:val="both"/>
              <w:rPr>
                <w:rFonts w:cs="Arial"/>
                <w:b w:val="0"/>
                <w:color w:val="000000" w:themeColor="text1"/>
                <w:spacing w:val="-2"/>
                <w:sz w:val="20"/>
              </w:rPr>
            </w:pPr>
            <w:r w:rsidRPr="005A65C7">
              <w:rPr>
                <w:rFonts w:cs="Arial"/>
                <w:b w:val="0"/>
                <w:color w:val="000000" w:themeColor="text1"/>
                <w:spacing w:val="-2"/>
                <w:sz w:val="20"/>
              </w:rPr>
              <w:t>Настоящее Соглашение и все споры, связанные с исполнением или толкованием любого условия настоящего Соглашения, толкуются и регулируются законодательством Росси</w:t>
            </w:r>
            <w:del w:id="659" w:author="Arina Dovzhenko" w:date="2025-11-28T16:25:00Z" w16du:dateUtc="2025-11-28T13:25:00Z">
              <w:r w:rsidRPr="005A65C7" w:rsidDel="00C82FC1">
                <w:rPr>
                  <w:rFonts w:cs="Arial"/>
                  <w:b w:val="0"/>
                  <w:color w:val="000000" w:themeColor="text1"/>
                  <w:spacing w:val="-2"/>
                  <w:sz w:val="20"/>
                </w:rPr>
                <w:delText>и</w:delText>
              </w:r>
            </w:del>
            <w:ins w:id="660" w:author="Arina Dovzhenko" w:date="2025-11-28T16:25:00Z" w16du:dateUtc="2025-11-28T13:25:00Z">
              <w:r w:rsidR="00C82FC1">
                <w:rPr>
                  <w:rFonts w:cs="Arial"/>
                  <w:b w:val="0"/>
                  <w:color w:val="000000" w:themeColor="text1"/>
                  <w:spacing w:val="-2"/>
                  <w:sz w:val="20"/>
                </w:rPr>
                <w:t>йской Федерации</w:t>
              </w:r>
            </w:ins>
            <w:r w:rsidRPr="005A65C7">
              <w:rPr>
                <w:rFonts w:cs="Arial"/>
                <w:b w:val="0"/>
                <w:color w:val="000000" w:themeColor="text1"/>
                <w:spacing w:val="-2"/>
                <w:sz w:val="20"/>
              </w:rPr>
              <w:t>.</w:t>
            </w:r>
          </w:p>
        </w:tc>
        <w:tc>
          <w:tcPr>
            <w:tcW w:w="4678" w:type="dxa"/>
          </w:tcPr>
          <w:p w14:paraId="049F7E11" w14:textId="31B5B854" w:rsidR="005A65C7" w:rsidRPr="005A65C7" w:rsidRDefault="005A65C7" w:rsidP="005A65C7">
            <w:pPr>
              <w:pStyle w:val="Heading16pt"/>
              <w:spacing w:after="120" w:line="276" w:lineRule="auto"/>
              <w:ind w:left="595"/>
              <w:jc w:val="both"/>
              <w:rPr>
                <w:rFonts w:cs="Arial"/>
                <w:b w:val="0"/>
                <w:color w:val="000000" w:themeColor="text1"/>
                <w:spacing w:val="-2"/>
                <w:sz w:val="20"/>
                <w:u w:val="single"/>
                <w:lang w:val="en-US"/>
              </w:rPr>
            </w:pPr>
            <w:r w:rsidRPr="005A65C7">
              <w:rPr>
                <w:rFonts w:cs="Arial"/>
                <w:b w:val="0"/>
                <w:color w:val="000000" w:themeColor="text1"/>
                <w:sz w:val="20"/>
                <w:lang w:val="en-US"/>
              </w:rPr>
              <w:t>This Agreement and all disputes relating to the performance or interpretation of any term of this Agreement shall be construed under and governed by the laws of</w:t>
            </w:r>
            <w:ins w:id="661" w:author="Arina Dovzhenko" w:date="2025-11-28T16:25:00Z" w16du:dateUtc="2025-11-28T13:25:00Z">
              <w:r w:rsidR="00C82FC1" w:rsidRPr="00C82FC1">
                <w:rPr>
                  <w:rFonts w:cs="Arial"/>
                  <w:b w:val="0"/>
                  <w:color w:val="000000" w:themeColor="text1"/>
                  <w:sz w:val="20"/>
                  <w:lang w:val="en-US"/>
                  <w:rPrChange w:id="662" w:author="Arina Dovzhenko" w:date="2025-11-28T16:25:00Z" w16du:dateUtc="2025-11-28T13:25:00Z">
                    <w:rPr>
                      <w:rFonts w:cs="Arial"/>
                      <w:b w:val="0"/>
                      <w:color w:val="000000" w:themeColor="text1"/>
                      <w:sz w:val="20"/>
                    </w:rPr>
                  </w:rPrChange>
                </w:rPr>
                <w:t xml:space="preserve"> </w:t>
              </w:r>
              <w:proofErr w:type="gramStart"/>
              <w:r w:rsidR="00C82FC1">
                <w:rPr>
                  <w:rFonts w:cs="Arial"/>
                  <w:b w:val="0"/>
                  <w:color w:val="000000" w:themeColor="text1"/>
                  <w:sz w:val="20"/>
                  <w:lang w:val="en-US"/>
                </w:rPr>
                <w:t xml:space="preserve">the </w:t>
              </w:r>
            </w:ins>
            <w:r w:rsidRPr="005A65C7">
              <w:rPr>
                <w:rFonts w:cs="Arial"/>
                <w:b w:val="0"/>
                <w:color w:val="000000" w:themeColor="text1"/>
                <w:sz w:val="20"/>
                <w:lang w:val="en-US"/>
              </w:rPr>
              <w:t xml:space="preserve"> Russia</w:t>
            </w:r>
            <w:ins w:id="663" w:author="Arina Dovzhenko" w:date="2025-11-28T16:25:00Z" w16du:dateUtc="2025-11-28T13:25:00Z">
              <w:r w:rsidR="00C82FC1">
                <w:rPr>
                  <w:rFonts w:cs="Arial"/>
                  <w:b w:val="0"/>
                  <w:color w:val="000000" w:themeColor="text1"/>
                  <w:sz w:val="20"/>
                  <w:lang w:val="en-US"/>
                </w:rPr>
                <w:t>n</w:t>
              </w:r>
              <w:proofErr w:type="gramEnd"/>
              <w:r w:rsidR="00C82FC1">
                <w:rPr>
                  <w:rFonts w:cs="Arial"/>
                  <w:b w:val="0"/>
                  <w:color w:val="000000" w:themeColor="text1"/>
                  <w:sz w:val="20"/>
                  <w:lang w:val="en-US"/>
                </w:rPr>
                <w:t xml:space="preserve"> Federation</w:t>
              </w:r>
            </w:ins>
            <w:r w:rsidRPr="005A65C7">
              <w:rPr>
                <w:rFonts w:cs="Arial"/>
                <w:b w:val="0"/>
                <w:color w:val="000000" w:themeColor="text1"/>
                <w:sz w:val="20"/>
                <w:lang w:val="en-US"/>
              </w:rPr>
              <w:t>.</w:t>
            </w:r>
          </w:p>
        </w:tc>
      </w:tr>
      <w:tr w:rsidR="005A65C7" w:rsidRPr="009D6216" w14:paraId="4D720712" w14:textId="77777777" w:rsidTr="00D31197">
        <w:trPr>
          <w:jc w:val="center"/>
        </w:trPr>
        <w:tc>
          <w:tcPr>
            <w:tcW w:w="4678" w:type="dxa"/>
          </w:tcPr>
          <w:p w14:paraId="41C4B59E" w14:textId="41FD3EDC" w:rsidR="005A65C7" w:rsidRPr="005A65C7" w:rsidRDefault="005A65C7" w:rsidP="0018245D">
            <w:pPr>
              <w:numPr>
                <w:ilvl w:val="0"/>
                <w:numId w:val="127"/>
              </w:numPr>
              <w:spacing w:line="276" w:lineRule="auto"/>
              <w:ind w:left="591" w:hanging="591"/>
              <w:jc w:val="both"/>
              <w:rPr>
                <w:rFonts w:ascii="Arial" w:hAnsi="Arial" w:cs="Arial"/>
                <w:color w:val="000000" w:themeColor="text1"/>
                <w:spacing w:val="-2"/>
                <w:u w:val="single"/>
              </w:rPr>
            </w:pPr>
            <w:r w:rsidRPr="005A65C7">
              <w:rPr>
                <w:rFonts w:ascii="Arial" w:hAnsi="Arial" w:cs="Arial"/>
                <w:color w:val="000000" w:themeColor="text1"/>
                <w:spacing w:val="-2"/>
                <w:u w:val="single"/>
              </w:rPr>
              <w:t xml:space="preserve">Изменения и дополнения </w:t>
            </w:r>
            <w:del w:id="664" w:author="Arina Dovzhenko" w:date="2025-11-28T17:04:00Z" w16du:dateUtc="2025-11-28T14:04:00Z">
              <w:r w:rsidR="007B3C47" w:rsidDel="007B3C47">
                <w:rPr>
                  <w:rFonts w:ascii="Arial" w:hAnsi="Arial" w:cs="Arial"/>
                  <w:color w:val="000000" w:themeColor="text1"/>
                  <w:spacing w:val="-2"/>
                  <w:u w:val="single"/>
                </w:rPr>
                <w:delText xml:space="preserve">должны быть </w:delText>
              </w:r>
            </w:del>
            <w:r w:rsidR="00A273B1">
              <w:rPr>
                <w:rFonts w:ascii="Arial" w:hAnsi="Arial" w:cs="Arial"/>
                <w:color w:val="000000" w:themeColor="text1"/>
                <w:spacing w:val="-2"/>
                <w:u w:val="single"/>
              </w:rPr>
              <w:t>в письменном виде</w:t>
            </w:r>
          </w:p>
        </w:tc>
        <w:tc>
          <w:tcPr>
            <w:tcW w:w="4678" w:type="dxa"/>
          </w:tcPr>
          <w:p w14:paraId="3278556D" w14:textId="6F556FEB" w:rsidR="005A65C7" w:rsidRPr="00553CAF" w:rsidRDefault="005A65C7" w:rsidP="0018245D">
            <w:pPr>
              <w:numPr>
                <w:ilvl w:val="1"/>
                <w:numId w:val="23"/>
              </w:numPr>
              <w:spacing w:after="0" w:line="276" w:lineRule="auto"/>
              <w:ind w:left="599" w:hanging="599"/>
              <w:rPr>
                <w:rFonts w:ascii="Arial" w:hAnsi="Arial" w:cs="Arial"/>
                <w:color w:val="000000" w:themeColor="text1"/>
                <w:spacing w:val="-2"/>
                <w:u w:val="single"/>
                <w:lang w:val="en-US"/>
              </w:rPr>
            </w:pPr>
            <w:bookmarkStart w:id="665" w:name="_Ref417199668"/>
            <w:r w:rsidRPr="00553CAF">
              <w:rPr>
                <w:rFonts w:ascii="Arial" w:hAnsi="Arial" w:cs="Arial"/>
                <w:color w:val="000000" w:themeColor="text1"/>
                <w:spacing w:val="-2"/>
                <w:u w:val="single"/>
                <w:lang w:val="en-US"/>
              </w:rPr>
              <w:t>Amendments or Supplements to be in Writing</w:t>
            </w:r>
            <w:bookmarkEnd w:id="665"/>
          </w:p>
        </w:tc>
      </w:tr>
      <w:tr w:rsidR="00710552" w:rsidRPr="009D6216" w14:paraId="65752FC2" w14:textId="77777777" w:rsidTr="00D31197">
        <w:trPr>
          <w:jc w:val="center"/>
        </w:trPr>
        <w:tc>
          <w:tcPr>
            <w:tcW w:w="4678" w:type="dxa"/>
          </w:tcPr>
          <w:p w14:paraId="3ABC977D" w14:textId="328D9460" w:rsidR="00D31197" w:rsidRPr="00710552" w:rsidRDefault="00D31197" w:rsidP="00FD351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Никакое положение настоящего Соглашения не может быть изменено или дополнено, если оно не составлено в письменной форме и не подписано уполномоченными представителями обеих Сторон. Изменения, должным образом оформленные обеими Сторонами, являются частью настоящего Соглашения и имеют ту же юридическую си</w:t>
            </w:r>
            <w:r w:rsidR="00FD3514">
              <w:rPr>
                <w:rFonts w:cs="Arial"/>
                <w:b w:val="0"/>
                <w:color w:val="000000" w:themeColor="text1"/>
                <w:spacing w:val="-2"/>
                <w:sz w:val="20"/>
              </w:rPr>
              <w:t>лу, что и настоящее Соглашение.</w:t>
            </w:r>
          </w:p>
        </w:tc>
        <w:tc>
          <w:tcPr>
            <w:tcW w:w="4678" w:type="dxa"/>
          </w:tcPr>
          <w:p w14:paraId="24DCBFB9" w14:textId="77777777" w:rsidR="00D31197" w:rsidRPr="00710552" w:rsidRDefault="00D31197" w:rsidP="00FD3514">
            <w:pPr>
              <w:spacing w:line="276" w:lineRule="auto"/>
              <w:ind w:left="591"/>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No provision of this Agreement may be amended or supplemented unless it is in writing and signed by the </w:t>
            </w:r>
            <w:proofErr w:type="spellStart"/>
            <w:r w:rsidRPr="00710552">
              <w:rPr>
                <w:rFonts w:ascii="Arial" w:hAnsi="Arial" w:cs="Arial"/>
                <w:color w:val="000000" w:themeColor="text1"/>
                <w:spacing w:val="-2"/>
                <w:lang w:val="en-US"/>
              </w:rPr>
              <w:t>authorised</w:t>
            </w:r>
            <w:proofErr w:type="spellEnd"/>
            <w:r w:rsidRPr="00710552">
              <w:rPr>
                <w:rFonts w:ascii="Arial" w:hAnsi="Arial" w:cs="Arial"/>
                <w:color w:val="000000" w:themeColor="text1"/>
                <w:spacing w:val="-2"/>
                <w:lang w:val="en-US"/>
              </w:rPr>
              <w:t xml:space="preserve"> representatives of both Parties. The amendment duly executed by both Parties shall be part of this Agreement and shall have the same legal effect as this Agreement.</w:t>
            </w:r>
          </w:p>
        </w:tc>
      </w:tr>
      <w:tr w:rsidR="00FD3514" w:rsidRPr="00710552" w14:paraId="42343A1D" w14:textId="77777777" w:rsidTr="00D31197">
        <w:trPr>
          <w:jc w:val="center"/>
        </w:trPr>
        <w:tc>
          <w:tcPr>
            <w:tcW w:w="4678" w:type="dxa"/>
          </w:tcPr>
          <w:p w14:paraId="092D1618" w14:textId="7B665F75"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Экземпляры и язык</w:t>
            </w:r>
          </w:p>
        </w:tc>
        <w:tc>
          <w:tcPr>
            <w:tcW w:w="4678" w:type="dxa"/>
          </w:tcPr>
          <w:p w14:paraId="21B54567" w14:textId="585F73E3"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bookmarkStart w:id="666" w:name="_Ref417199673"/>
            <w:proofErr w:type="spellStart"/>
            <w:r w:rsidRPr="00FD3514">
              <w:rPr>
                <w:rFonts w:ascii="Arial" w:hAnsi="Arial" w:cs="Arial"/>
                <w:color w:val="000000" w:themeColor="text1"/>
                <w:spacing w:val="-2"/>
                <w:u w:val="single"/>
              </w:rPr>
              <w:t>Counterparts</w:t>
            </w:r>
            <w:proofErr w:type="spellEnd"/>
            <w:r w:rsidRPr="00FD3514">
              <w:rPr>
                <w:rFonts w:ascii="Arial" w:hAnsi="Arial" w:cs="Arial"/>
                <w:color w:val="000000" w:themeColor="text1"/>
                <w:spacing w:val="-2"/>
                <w:u w:val="single"/>
              </w:rPr>
              <w:t xml:space="preserve"> </w:t>
            </w:r>
            <w:proofErr w:type="spellStart"/>
            <w:r w:rsidRPr="00FD3514">
              <w:rPr>
                <w:rFonts w:ascii="Arial" w:hAnsi="Arial" w:cs="Arial"/>
                <w:color w:val="000000" w:themeColor="text1"/>
                <w:spacing w:val="-2"/>
                <w:u w:val="single"/>
              </w:rPr>
              <w:t>and</w:t>
            </w:r>
            <w:proofErr w:type="spellEnd"/>
            <w:r w:rsidRPr="00FD3514">
              <w:rPr>
                <w:rFonts w:ascii="Arial" w:hAnsi="Arial" w:cs="Arial"/>
                <w:color w:val="000000" w:themeColor="text1"/>
                <w:spacing w:val="-2"/>
                <w:u w:val="single"/>
              </w:rPr>
              <w:t xml:space="preserve"> Language</w:t>
            </w:r>
            <w:bookmarkEnd w:id="666"/>
          </w:p>
        </w:tc>
      </w:tr>
      <w:tr w:rsidR="00FD3514" w:rsidRPr="009D6216" w14:paraId="4136CD4E" w14:textId="77777777" w:rsidTr="00D31197">
        <w:trPr>
          <w:jc w:val="center"/>
        </w:trPr>
        <w:tc>
          <w:tcPr>
            <w:tcW w:w="4678" w:type="dxa"/>
          </w:tcPr>
          <w:p w14:paraId="7582A7F8" w14:textId="3703E564" w:rsidR="00FD3514" w:rsidRPr="00FD3514" w:rsidRDefault="00FD3514" w:rsidP="0018245D">
            <w:pPr>
              <w:pStyle w:val="Heading16pt"/>
              <w:numPr>
                <w:ilvl w:val="4"/>
                <w:numId w:val="24"/>
              </w:numPr>
              <w:spacing w:after="120" w:line="276" w:lineRule="auto"/>
              <w:ind w:left="591" w:hanging="591"/>
              <w:jc w:val="both"/>
              <w:rPr>
                <w:rFonts w:cs="Arial"/>
                <w:b w:val="0"/>
                <w:color w:val="000000" w:themeColor="text1"/>
                <w:spacing w:val="-2"/>
                <w:sz w:val="20"/>
              </w:rPr>
            </w:pPr>
            <w:r w:rsidRPr="00FD3514">
              <w:rPr>
                <w:rFonts w:cs="Arial"/>
                <w:b w:val="0"/>
                <w:color w:val="000000" w:themeColor="text1"/>
                <w:spacing w:val="-2"/>
                <w:sz w:val="20"/>
              </w:rPr>
              <w:t xml:space="preserve">Настоящее Соглашение должно быть составлено в двух (2) идентичных экземплярах, каждый из которых является </w:t>
            </w:r>
            <w:r w:rsidRPr="00FD3514">
              <w:rPr>
                <w:rFonts w:cs="Arial"/>
                <w:b w:val="0"/>
                <w:color w:val="000000" w:themeColor="text1"/>
                <w:spacing w:val="-2"/>
                <w:sz w:val="20"/>
              </w:rPr>
              <w:lastRenderedPageBreak/>
              <w:t>оригиналом, но оба вместе составляют одно и то же Соглашение.</w:t>
            </w:r>
          </w:p>
        </w:tc>
        <w:tc>
          <w:tcPr>
            <w:tcW w:w="4678" w:type="dxa"/>
          </w:tcPr>
          <w:p w14:paraId="3072DA8B" w14:textId="53D4DC0F" w:rsidR="00FD3514" w:rsidRPr="00FD3514" w:rsidRDefault="00FD3514" w:rsidP="0018245D">
            <w:pPr>
              <w:pStyle w:val="Heading16pt"/>
              <w:numPr>
                <w:ilvl w:val="0"/>
                <w:numId w:val="128"/>
              </w:numPr>
              <w:spacing w:after="120" w:line="276" w:lineRule="auto"/>
              <w:ind w:left="595" w:hanging="595"/>
              <w:jc w:val="both"/>
              <w:rPr>
                <w:rFonts w:cs="Arial"/>
                <w:b w:val="0"/>
                <w:color w:val="000000" w:themeColor="text1"/>
                <w:spacing w:val="-2"/>
                <w:sz w:val="20"/>
                <w:lang w:val="en-US"/>
              </w:rPr>
            </w:pPr>
            <w:r w:rsidRPr="00FD3514">
              <w:rPr>
                <w:rFonts w:cs="Arial"/>
                <w:b w:val="0"/>
                <w:color w:val="000000" w:themeColor="text1"/>
                <w:sz w:val="20"/>
                <w:lang w:val="en-US"/>
              </w:rPr>
              <w:lastRenderedPageBreak/>
              <w:t xml:space="preserve">This Agreement shall be executed in two (2) identical counterparts, each of which shall be an original, but both of which together </w:t>
            </w:r>
            <w:r w:rsidRPr="00FD3514">
              <w:rPr>
                <w:rFonts w:cs="Arial"/>
                <w:b w:val="0"/>
                <w:color w:val="000000" w:themeColor="text1"/>
                <w:sz w:val="20"/>
                <w:lang w:val="en-US"/>
              </w:rPr>
              <w:lastRenderedPageBreak/>
              <w:t>shall constitute but one and the same Agreement.</w:t>
            </w:r>
          </w:p>
        </w:tc>
      </w:tr>
      <w:tr w:rsidR="00FD3514" w:rsidRPr="009D6216" w14:paraId="526391A8" w14:textId="77777777" w:rsidTr="00D31197">
        <w:trPr>
          <w:jc w:val="center"/>
        </w:trPr>
        <w:tc>
          <w:tcPr>
            <w:tcW w:w="4678" w:type="dxa"/>
          </w:tcPr>
          <w:p w14:paraId="50FC4412" w14:textId="414D872D" w:rsidR="00FD3514" w:rsidRPr="00FD3514" w:rsidRDefault="00FD3514" w:rsidP="0018245D">
            <w:pPr>
              <w:numPr>
                <w:ilvl w:val="4"/>
                <w:numId w:val="24"/>
              </w:numPr>
              <w:spacing w:line="276" w:lineRule="auto"/>
              <w:ind w:left="591" w:hanging="591"/>
              <w:jc w:val="both"/>
              <w:rPr>
                <w:rFonts w:ascii="Arial" w:hAnsi="Arial" w:cs="Arial"/>
                <w:color w:val="000000" w:themeColor="text1"/>
                <w:spacing w:val="-2"/>
              </w:rPr>
            </w:pPr>
            <w:r w:rsidRPr="00FD3514">
              <w:rPr>
                <w:rFonts w:ascii="Arial" w:hAnsi="Arial" w:cs="Arial"/>
                <w:color w:val="000000" w:themeColor="text1"/>
                <w:spacing w:val="-2"/>
              </w:rPr>
              <w:lastRenderedPageBreak/>
              <w:t>Если настоящее Соглашение составлено на английском языке и на любом другом языке, англоязычная версия настоящего Соглашения является определяющей, и ее толкование имеет преимущественную силу над любой другой языковой версией настоящего Соглашения.</w:t>
            </w:r>
          </w:p>
        </w:tc>
        <w:tc>
          <w:tcPr>
            <w:tcW w:w="4678" w:type="dxa"/>
          </w:tcPr>
          <w:p w14:paraId="78CC5847" w14:textId="01F6124B" w:rsidR="00FD3514" w:rsidRPr="00FD3514" w:rsidRDefault="00FD3514" w:rsidP="0018245D">
            <w:pPr>
              <w:numPr>
                <w:ilvl w:val="0"/>
                <w:numId w:val="128"/>
              </w:numPr>
              <w:spacing w:line="276" w:lineRule="auto"/>
              <w:ind w:left="595" w:hanging="595"/>
              <w:jc w:val="both"/>
              <w:rPr>
                <w:rFonts w:ascii="Arial" w:hAnsi="Arial" w:cs="Arial"/>
                <w:color w:val="000000" w:themeColor="text1"/>
                <w:lang w:val="en-US"/>
              </w:rPr>
            </w:pPr>
            <w:r w:rsidRPr="00FD3514">
              <w:rPr>
                <w:rFonts w:ascii="Arial" w:hAnsi="Arial" w:cs="Arial"/>
                <w:color w:val="000000" w:themeColor="text1"/>
                <w:lang w:val="en-US"/>
              </w:rPr>
              <w:t>If this Agreement is executed in the English language and in any other language, the English-language version of this Agreement shall be the governing version and its interpretation shall prevail over any other language version of this Agreement.</w:t>
            </w:r>
          </w:p>
        </w:tc>
      </w:tr>
      <w:tr w:rsidR="00FD3514" w:rsidRPr="009D6216" w14:paraId="78B84C08" w14:textId="77777777" w:rsidTr="00D31197">
        <w:trPr>
          <w:jc w:val="center"/>
        </w:trPr>
        <w:tc>
          <w:tcPr>
            <w:tcW w:w="4678" w:type="dxa"/>
          </w:tcPr>
          <w:p w14:paraId="4F179B2A" w14:textId="77777777" w:rsidR="00FD3514" w:rsidRPr="00FD3514" w:rsidRDefault="00FD3514" w:rsidP="0018245D">
            <w:pPr>
              <w:numPr>
                <w:ilvl w:val="4"/>
                <w:numId w:val="24"/>
              </w:numPr>
              <w:spacing w:line="276" w:lineRule="auto"/>
              <w:ind w:left="591" w:hanging="591"/>
              <w:jc w:val="both"/>
              <w:rPr>
                <w:rFonts w:ascii="Arial" w:hAnsi="Arial" w:cs="Arial"/>
                <w:color w:val="000000" w:themeColor="text1"/>
                <w:spacing w:val="-2"/>
              </w:rPr>
            </w:pPr>
            <w:r w:rsidRPr="00FD3514">
              <w:rPr>
                <w:rFonts w:ascii="Arial" w:hAnsi="Arial" w:cs="Arial"/>
                <w:color w:val="000000" w:themeColor="text1"/>
                <w:spacing w:val="-2"/>
              </w:rPr>
              <w:t>В случае возникновения какого-либо противоречия между условиями настоящего Соглашения и Договора управления отелем, положения Договора управления отелем</w:t>
            </w:r>
          </w:p>
          <w:p w14:paraId="1CCCEDAE" w14:textId="0FF2153E" w:rsidR="00FD3514" w:rsidRPr="00FD3514" w:rsidRDefault="00FD3514" w:rsidP="00FD3514">
            <w:pPr>
              <w:pStyle w:val="Heading16pt"/>
              <w:spacing w:after="120" w:line="276" w:lineRule="auto"/>
              <w:ind w:left="511"/>
              <w:jc w:val="both"/>
              <w:rPr>
                <w:rFonts w:cs="Arial"/>
                <w:b w:val="0"/>
                <w:color w:val="000000" w:themeColor="text1"/>
                <w:spacing w:val="-2"/>
                <w:sz w:val="20"/>
              </w:rPr>
            </w:pPr>
            <w:r w:rsidRPr="00FD3514">
              <w:rPr>
                <w:rFonts w:cs="Arial"/>
                <w:b w:val="0"/>
                <w:color w:val="000000" w:themeColor="text1"/>
                <w:spacing w:val="-2"/>
                <w:sz w:val="20"/>
              </w:rPr>
              <w:t xml:space="preserve"> имеют преимущественную силу.</w:t>
            </w:r>
          </w:p>
        </w:tc>
        <w:tc>
          <w:tcPr>
            <w:tcW w:w="4678" w:type="dxa"/>
          </w:tcPr>
          <w:p w14:paraId="7CC6FBD6" w14:textId="044E0DBA" w:rsidR="00FD3514" w:rsidRPr="00FD3514" w:rsidRDefault="00FD3514" w:rsidP="0018245D">
            <w:pPr>
              <w:numPr>
                <w:ilvl w:val="0"/>
                <w:numId w:val="128"/>
              </w:numPr>
              <w:spacing w:line="276" w:lineRule="auto"/>
              <w:ind w:left="595" w:hanging="595"/>
              <w:jc w:val="both"/>
              <w:rPr>
                <w:rFonts w:ascii="Arial" w:hAnsi="Arial" w:cs="Arial"/>
                <w:color w:val="000000" w:themeColor="text1"/>
                <w:lang w:val="en-US"/>
              </w:rPr>
            </w:pPr>
            <w:r w:rsidRPr="00FD3514">
              <w:rPr>
                <w:rFonts w:ascii="Arial" w:hAnsi="Arial" w:cs="Arial"/>
                <w:color w:val="000000" w:themeColor="text1"/>
                <w:lang w:val="en-US"/>
              </w:rPr>
              <w:t>If there is any conflict between the terms and conditions of this Agreement and Hotel Management Agreement, the provisions of the Hotel Management Agreement shall prevail.</w:t>
            </w:r>
          </w:p>
        </w:tc>
      </w:tr>
      <w:tr w:rsidR="00FD3514" w:rsidRPr="00710552" w14:paraId="645D65BE" w14:textId="77777777" w:rsidTr="00D31197">
        <w:trPr>
          <w:jc w:val="center"/>
        </w:trPr>
        <w:tc>
          <w:tcPr>
            <w:tcW w:w="4678" w:type="dxa"/>
          </w:tcPr>
          <w:p w14:paraId="035F09F7" w14:textId="79C87536"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Полнота соглашения</w:t>
            </w:r>
          </w:p>
        </w:tc>
        <w:tc>
          <w:tcPr>
            <w:tcW w:w="4678" w:type="dxa"/>
          </w:tcPr>
          <w:p w14:paraId="700E0186" w14:textId="31DFD3C1"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bookmarkStart w:id="667" w:name="_Ref417199680"/>
            <w:proofErr w:type="spellStart"/>
            <w:r w:rsidRPr="00FD3514">
              <w:rPr>
                <w:rFonts w:ascii="Arial" w:hAnsi="Arial" w:cs="Arial"/>
                <w:color w:val="000000" w:themeColor="text1"/>
                <w:spacing w:val="-2"/>
                <w:u w:val="single"/>
              </w:rPr>
              <w:t>Entire</w:t>
            </w:r>
            <w:proofErr w:type="spellEnd"/>
            <w:r w:rsidRPr="00FD3514">
              <w:rPr>
                <w:rFonts w:ascii="Arial" w:hAnsi="Arial" w:cs="Arial"/>
                <w:color w:val="000000" w:themeColor="text1"/>
                <w:spacing w:val="-2"/>
                <w:u w:val="single"/>
              </w:rPr>
              <w:t xml:space="preserve"> Agreement</w:t>
            </w:r>
            <w:bookmarkEnd w:id="667"/>
          </w:p>
        </w:tc>
      </w:tr>
      <w:tr w:rsidR="00710552" w:rsidRPr="009D6216" w14:paraId="2B3D1D7F" w14:textId="77777777" w:rsidTr="00D31197">
        <w:trPr>
          <w:jc w:val="center"/>
        </w:trPr>
        <w:tc>
          <w:tcPr>
            <w:tcW w:w="4678" w:type="dxa"/>
          </w:tcPr>
          <w:p w14:paraId="3F9AA658" w14:textId="5AFD31E8" w:rsidR="00D31197" w:rsidRPr="00710552" w:rsidRDefault="00D31197" w:rsidP="00FD351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Настоящее Соглашение представляет собой полное соглашение Сторон относительно его предмета и заменяет все другие заявления, переговоры, договоренности или соглашения, а также все другие сообщения между Сторонами, относящиеся к нему. Ни одна из Сторон не заключила настоящее Соглашение, полагаясь на какие-либо заявления, сделанные другой Стороной или от ее имени, кроме тех, которые прямо указаны в настоящем Соглашении.</w:t>
            </w:r>
          </w:p>
        </w:tc>
        <w:tc>
          <w:tcPr>
            <w:tcW w:w="4678" w:type="dxa"/>
          </w:tcPr>
          <w:p w14:paraId="44B9E6F6" w14:textId="77777777" w:rsidR="00D31197" w:rsidRPr="00710552" w:rsidRDefault="00D31197" w:rsidP="00FD3514">
            <w:pPr>
              <w:pStyle w:val="4"/>
              <w:spacing w:before="0" w:after="120" w:line="276" w:lineRule="auto"/>
              <w:ind w:left="591"/>
              <w:jc w:val="both"/>
              <w:rPr>
                <w:rFonts w:ascii="Arial" w:hAnsi="Arial" w:cs="Arial"/>
                <w:color w:val="000000" w:themeColor="text1"/>
                <w:spacing w:val="-2"/>
                <w:sz w:val="20"/>
                <w:lang w:val="en-US"/>
              </w:rPr>
            </w:pPr>
            <w:r w:rsidRPr="00710552">
              <w:rPr>
                <w:rFonts w:ascii="Arial" w:hAnsi="Arial" w:cs="Arial"/>
                <w:color w:val="000000" w:themeColor="text1"/>
                <w:sz w:val="20"/>
                <w:lang w:val="en-US"/>
              </w:rPr>
              <w:t>This Agreement constitutes the entire agreement of the Parties regarding its subject matter and supersedes all other representations, negotiations, arrangements, understandings or agreements and all other communications between the Parties relating thereto. Neither Party has entered into this Agreement in reliance upon any representation made by or on behalf of the other Party, other than those expressly made in this Agreement.</w:t>
            </w:r>
          </w:p>
        </w:tc>
      </w:tr>
      <w:tr w:rsidR="00FD3514" w:rsidRPr="00710552" w14:paraId="6BA48C36" w14:textId="77777777" w:rsidTr="00D31197">
        <w:trPr>
          <w:jc w:val="center"/>
        </w:trPr>
        <w:tc>
          <w:tcPr>
            <w:tcW w:w="4678" w:type="dxa"/>
          </w:tcPr>
          <w:p w14:paraId="4ED12EF2" w14:textId="76C5143F"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Отказ от ответственности</w:t>
            </w:r>
          </w:p>
        </w:tc>
        <w:tc>
          <w:tcPr>
            <w:tcW w:w="4678" w:type="dxa"/>
          </w:tcPr>
          <w:p w14:paraId="4A02E1FD" w14:textId="29AB52BD"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proofErr w:type="spellStart"/>
            <w:r w:rsidRPr="00FD3514">
              <w:rPr>
                <w:rFonts w:ascii="Arial" w:hAnsi="Arial" w:cs="Arial"/>
                <w:color w:val="000000" w:themeColor="text1"/>
                <w:spacing w:val="-2"/>
                <w:u w:val="single"/>
              </w:rPr>
              <w:t>Disclaimer</w:t>
            </w:r>
            <w:proofErr w:type="spellEnd"/>
          </w:p>
        </w:tc>
      </w:tr>
      <w:tr w:rsidR="00710552" w:rsidRPr="009D6216" w14:paraId="5D68592D" w14:textId="77777777" w:rsidTr="00D31197">
        <w:trPr>
          <w:jc w:val="center"/>
        </w:trPr>
        <w:tc>
          <w:tcPr>
            <w:tcW w:w="4678" w:type="dxa"/>
          </w:tcPr>
          <w:p w14:paraId="5A7F3971" w14:textId="06D3A7F4" w:rsidR="00D31197" w:rsidRPr="001E7D76" w:rsidRDefault="00D31197" w:rsidP="0018245D">
            <w:pPr>
              <w:pStyle w:val="Heading16pt"/>
              <w:numPr>
                <w:ilvl w:val="0"/>
                <w:numId w:val="25"/>
              </w:numPr>
              <w:spacing w:after="120" w:line="276" w:lineRule="auto"/>
              <w:ind w:left="591" w:hanging="591"/>
              <w:jc w:val="both"/>
              <w:rPr>
                <w:rFonts w:cs="Arial"/>
                <w:b w:val="0"/>
                <w:color w:val="000000" w:themeColor="text1"/>
                <w:spacing w:val="-2"/>
                <w:sz w:val="20"/>
              </w:rPr>
            </w:pPr>
            <w:r w:rsidRPr="001E7D76">
              <w:rPr>
                <w:rFonts w:cs="Arial"/>
                <w:b w:val="0"/>
                <w:color w:val="000000" w:themeColor="text1"/>
                <w:spacing w:val="-2"/>
                <w:sz w:val="20"/>
              </w:rPr>
              <w:t xml:space="preserve">Несмотря на предоставление Технической и проектной поддержки, включая проверку и рекомендации DI по проектам, планам, чертежам, спецификациям, бюджетам, расписаниям или любым их изменениям или модификациям, DI не несет ответственности за выполнение обязанностей и обязательств Руководителем проекта или Консультантами проекта по </w:t>
            </w:r>
            <w:del w:id="668" w:author="Arina Dovzhenko" w:date="2025-11-28T16:06:00Z" w16du:dateUtc="2025-11-28T13:06:00Z">
              <w:r w:rsidRPr="001E7D76" w:rsidDel="00FD7DE6">
                <w:rPr>
                  <w:rFonts w:cs="Arial"/>
                  <w:b w:val="0"/>
                  <w:color w:val="000000" w:themeColor="text1"/>
                  <w:spacing w:val="-2"/>
                  <w:sz w:val="20"/>
                </w:rPr>
                <w:delText xml:space="preserve">развитию </w:delText>
              </w:r>
            </w:del>
            <w:ins w:id="669" w:author="Arina Dovzhenko" w:date="2025-11-28T16:06:00Z" w16du:dateUtc="2025-11-28T13:06:00Z">
              <w:r w:rsidR="00FD7DE6">
                <w:rPr>
                  <w:rFonts w:cs="Arial"/>
                  <w:b w:val="0"/>
                  <w:color w:val="000000" w:themeColor="text1"/>
                  <w:spacing w:val="-2"/>
                  <w:sz w:val="20"/>
                </w:rPr>
                <w:t>строительству</w:t>
              </w:r>
              <w:r w:rsidR="00FD7DE6" w:rsidRPr="001E7D76">
                <w:rPr>
                  <w:rFonts w:cs="Arial"/>
                  <w:b w:val="0"/>
                  <w:color w:val="000000" w:themeColor="text1"/>
                  <w:spacing w:val="-2"/>
                  <w:sz w:val="20"/>
                </w:rPr>
                <w:t xml:space="preserve"> </w:t>
              </w:r>
            </w:ins>
            <w:r w:rsidRPr="001E7D76">
              <w:rPr>
                <w:rFonts w:cs="Arial"/>
                <w:b w:val="0"/>
                <w:color w:val="000000" w:themeColor="text1"/>
                <w:spacing w:val="-2"/>
                <w:sz w:val="20"/>
              </w:rPr>
              <w:t xml:space="preserve">или реконструкции </w:t>
            </w:r>
            <w:del w:id="670" w:author="Arina Dovzhenko" w:date="2025-11-28T16:06:00Z" w16du:dateUtc="2025-11-28T13:06:00Z">
              <w:r w:rsidRPr="001E7D76" w:rsidDel="00FD7DE6">
                <w:rPr>
                  <w:rFonts w:cs="Arial"/>
                  <w:b w:val="0"/>
                  <w:color w:val="000000" w:themeColor="text1"/>
                  <w:spacing w:val="-2"/>
                  <w:sz w:val="20"/>
                </w:rPr>
                <w:delText>Гостиницы</w:delText>
              </w:r>
            </w:del>
            <w:ins w:id="671" w:author="Arina Dovzhenko" w:date="2025-11-28T16:06:00Z" w16du:dateUtc="2025-11-28T13:06:00Z">
              <w:r w:rsidR="00FD7DE6">
                <w:rPr>
                  <w:rFonts w:cs="Arial"/>
                  <w:b w:val="0"/>
                  <w:color w:val="000000" w:themeColor="text1"/>
                  <w:spacing w:val="-2"/>
                  <w:sz w:val="20"/>
                </w:rPr>
                <w:t>Отеля</w:t>
              </w:r>
            </w:ins>
            <w:r w:rsidRPr="001E7D76">
              <w:rPr>
                <w:rFonts w:cs="Arial"/>
                <w:b w:val="0"/>
                <w:color w:val="000000" w:themeColor="text1"/>
                <w:spacing w:val="-2"/>
                <w:sz w:val="20"/>
              </w:rPr>
              <w:t>.</w:t>
            </w:r>
          </w:p>
        </w:tc>
        <w:tc>
          <w:tcPr>
            <w:tcW w:w="4678" w:type="dxa"/>
          </w:tcPr>
          <w:p w14:paraId="131F4220" w14:textId="314A9FD6" w:rsidR="00D31197" w:rsidRPr="001E7D76" w:rsidRDefault="00D31197" w:rsidP="0018245D">
            <w:pPr>
              <w:pStyle w:val="Heading16pt"/>
              <w:numPr>
                <w:ilvl w:val="0"/>
                <w:numId w:val="129"/>
              </w:numPr>
              <w:spacing w:after="120" w:line="276" w:lineRule="auto"/>
              <w:ind w:left="595" w:hanging="595"/>
              <w:jc w:val="both"/>
              <w:rPr>
                <w:rFonts w:cs="Arial"/>
                <w:b w:val="0"/>
                <w:color w:val="000000" w:themeColor="text1"/>
                <w:spacing w:val="-2"/>
                <w:sz w:val="20"/>
                <w:lang w:val="en-US"/>
              </w:rPr>
            </w:pPr>
            <w:r w:rsidRPr="001E7D76">
              <w:rPr>
                <w:rFonts w:cs="Arial"/>
                <w:b w:val="0"/>
                <w:color w:val="000000" w:themeColor="text1"/>
                <w:spacing w:val="-2"/>
                <w:sz w:val="20"/>
                <w:lang w:val="en-US"/>
              </w:rPr>
              <w:t>Notwithstanding the provision of the Technical and Design Support, including review by DI of, and DI’s recommendations on, the designs, plans, drawings, specifications, budgets, timetables or any variations or modifications thereto, DI shall not be liable for the performance of duties and obligations by the Project Manager or Project Consultants for the development or re-development of the Hotel.</w:t>
            </w:r>
          </w:p>
        </w:tc>
      </w:tr>
      <w:tr w:rsidR="00FD3514" w:rsidRPr="009D6216" w14:paraId="458D0FB9" w14:textId="77777777" w:rsidTr="00D31197">
        <w:trPr>
          <w:jc w:val="center"/>
        </w:trPr>
        <w:tc>
          <w:tcPr>
            <w:tcW w:w="4678" w:type="dxa"/>
          </w:tcPr>
          <w:p w14:paraId="3850819E" w14:textId="320F7EAF" w:rsidR="00FD3514" w:rsidRPr="001E7D76" w:rsidRDefault="00FD3514" w:rsidP="0018245D">
            <w:pPr>
              <w:numPr>
                <w:ilvl w:val="0"/>
                <w:numId w:val="25"/>
              </w:numPr>
              <w:spacing w:line="276" w:lineRule="auto"/>
              <w:ind w:left="591" w:hanging="591"/>
              <w:jc w:val="both"/>
              <w:rPr>
                <w:rFonts w:ascii="Arial" w:hAnsi="Arial" w:cs="Arial"/>
                <w:color w:val="000000" w:themeColor="text1"/>
                <w:spacing w:val="-2"/>
              </w:rPr>
            </w:pPr>
            <w:r w:rsidRPr="001E7D76">
              <w:rPr>
                <w:rFonts w:ascii="Arial" w:hAnsi="Arial" w:cs="Arial"/>
                <w:color w:val="000000" w:themeColor="text1"/>
                <w:spacing w:val="-2"/>
              </w:rPr>
              <w:t xml:space="preserve">Компания DI также не несет ответственности за любые требования, претензии, иски, ущерб, убытки, ответственность или расходы, возникшие или понесенные в результате причинения вреда любому лицу или ущерба любому </w:t>
            </w:r>
            <w:r w:rsidRPr="001E7D76">
              <w:rPr>
                <w:rFonts w:ascii="Arial" w:hAnsi="Arial" w:cs="Arial"/>
                <w:color w:val="000000" w:themeColor="text1"/>
                <w:spacing w:val="-2"/>
              </w:rPr>
              <w:lastRenderedPageBreak/>
              <w:t>имуществу, возникшего в результате каких-либо дефектов, несоблюдения или несоответствия требованиям, Применимому законодательству и правилам в таких проектов, планов, чертежей, спецификаций, изменений или модификаций, за исключением случаев, возникающих в результате небрежности или умышленных неправомерных действий компании DI.</w:t>
            </w:r>
          </w:p>
        </w:tc>
        <w:tc>
          <w:tcPr>
            <w:tcW w:w="4678" w:type="dxa"/>
          </w:tcPr>
          <w:p w14:paraId="03894E4A" w14:textId="62535ED3" w:rsidR="00FD3514" w:rsidRPr="001E7D76" w:rsidRDefault="00FD3514" w:rsidP="0018245D">
            <w:pPr>
              <w:numPr>
                <w:ilvl w:val="0"/>
                <w:numId w:val="129"/>
              </w:numPr>
              <w:spacing w:line="276" w:lineRule="auto"/>
              <w:ind w:left="595" w:hanging="595"/>
              <w:jc w:val="both"/>
              <w:rPr>
                <w:rFonts w:ascii="Arial" w:hAnsi="Arial" w:cs="Arial"/>
                <w:color w:val="000000" w:themeColor="text1"/>
                <w:spacing w:val="-2"/>
                <w:lang w:val="en-US"/>
              </w:rPr>
            </w:pPr>
            <w:r w:rsidRPr="001E7D76">
              <w:rPr>
                <w:rFonts w:ascii="Arial" w:hAnsi="Arial" w:cs="Arial"/>
                <w:color w:val="000000" w:themeColor="text1"/>
                <w:spacing w:val="-2"/>
                <w:lang w:val="en-US"/>
              </w:rPr>
              <w:lastRenderedPageBreak/>
              <w:t xml:space="preserve">DI shall further not be responsible for any demand, Claim, action, damage, loss, liability or expense brought or incurred as a result of injury to any Person or damage to any property arising from any defects in or compliance or conformity with the Applicable </w:t>
            </w:r>
            <w:r w:rsidRPr="001E7D76">
              <w:rPr>
                <w:rFonts w:ascii="Arial" w:hAnsi="Arial" w:cs="Arial"/>
                <w:color w:val="000000" w:themeColor="text1"/>
                <w:spacing w:val="-2"/>
                <w:lang w:val="en-US"/>
              </w:rPr>
              <w:lastRenderedPageBreak/>
              <w:t xml:space="preserve">Laws and regulations by such designs, plans, drawings, specifications, variations or modifications, except to the extent arising from the negligence or </w:t>
            </w:r>
            <w:proofErr w:type="spellStart"/>
            <w:r w:rsidRPr="001E7D76">
              <w:rPr>
                <w:rFonts w:ascii="Arial" w:hAnsi="Arial" w:cs="Arial"/>
                <w:color w:val="000000" w:themeColor="text1"/>
                <w:spacing w:val="-2"/>
                <w:lang w:val="en-US"/>
              </w:rPr>
              <w:t>wilful</w:t>
            </w:r>
            <w:proofErr w:type="spellEnd"/>
            <w:r w:rsidRPr="001E7D76">
              <w:rPr>
                <w:rFonts w:ascii="Arial" w:hAnsi="Arial" w:cs="Arial"/>
                <w:color w:val="000000" w:themeColor="text1"/>
                <w:spacing w:val="-2"/>
                <w:lang w:val="en-US"/>
              </w:rPr>
              <w:t xml:space="preserve"> misconduct of DI.</w:t>
            </w:r>
          </w:p>
        </w:tc>
      </w:tr>
      <w:tr w:rsidR="001E7D76" w:rsidRPr="00FD3514" w14:paraId="3E20879A" w14:textId="77777777" w:rsidTr="00D31197">
        <w:trPr>
          <w:jc w:val="center"/>
        </w:trPr>
        <w:tc>
          <w:tcPr>
            <w:tcW w:w="4678" w:type="dxa"/>
          </w:tcPr>
          <w:p w14:paraId="21D42E6A" w14:textId="4ABD44D6" w:rsidR="001E7D76" w:rsidRPr="001E7D76" w:rsidRDefault="001E7D76" w:rsidP="0018245D">
            <w:pPr>
              <w:numPr>
                <w:ilvl w:val="0"/>
                <w:numId w:val="127"/>
              </w:numPr>
              <w:spacing w:line="276" w:lineRule="auto"/>
              <w:ind w:left="591" w:hanging="591"/>
              <w:jc w:val="both"/>
              <w:rPr>
                <w:rFonts w:ascii="Arial" w:hAnsi="Arial" w:cs="Arial"/>
                <w:color w:val="000000" w:themeColor="text1"/>
                <w:spacing w:val="-2"/>
                <w:u w:val="single"/>
              </w:rPr>
            </w:pPr>
            <w:r w:rsidRPr="001E7D76">
              <w:rPr>
                <w:rFonts w:ascii="Arial" w:hAnsi="Arial" w:cs="Arial"/>
                <w:color w:val="000000" w:themeColor="text1"/>
                <w:spacing w:val="-2"/>
                <w:u w:val="single"/>
              </w:rPr>
              <w:lastRenderedPageBreak/>
              <w:t>Стоимость и гербовые сборы</w:t>
            </w:r>
          </w:p>
        </w:tc>
        <w:tc>
          <w:tcPr>
            <w:tcW w:w="4678" w:type="dxa"/>
          </w:tcPr>
          <w:p w14:paraId="640565D5" w14:textId="651E287C" w:rsidR="001E7D76" w:rsidRPr="001E7D76" w:rsidRDefault="001E7D76" w:rsidP="0018245D">
            <w:pPr>
              <w:numPr>
                <w:ilvl w:val="1"/>
                <w:numId w:val="23"/>
              </w:numPr>
              <w:spacing w:after="0" w:line="276" w:lineRule="auto"/>
              <w:ind w:left="599" w:hanging="599"/>
              <w:rPr>
                <w:rFonts w:ascii="Arial" w:hAnsi="Arial" w:cs="Arial"/>
                <w:color w:val="000000" w:themeColor="text1"/>
                <w:spacing w:val="-2"/>
                <w:u w:val="single"/>
              </w:rPr>
            </w:pPr>
            <w:r w:rsidRPr="001E7D76">
              <w:rPr>
                <w:rFonts w:ascii="Arial" w:hAnsi="Arial" w:cs="Arial"/>
                <w:color w:val="000000" w:themeColor="text1"/>
                <w:spacing w:val="-2"/>
                <w:u w:val="single"/>
              </w:rPr>
              <w:t xml:space="preserve">Cost </w:t>
            </w:r>
            <w:proofErr w:type="spellStart"/>
            <w:r w:rsidRPr="001E7D76">
              <w:rPr>
                <w:rFonts w:ascii="Arial" w:hAnsi="Arial" w:cs="Arial"/>
                <w:color w:val="000000" w:themeColor="text1"/>
                <w:spacing w:val="-2"/>
                <w:u w:val="single"/>
              </w:rPr>
              <w:t>and</w:t>
            </w:r>
            <w:proofErr w:type="spellEnd"/>
            <w:r w:rsidRPr="001E7D76">
              <w:rPr>
                <w:rFonts w:ascii="Arial" w:hAnsi="Arial" w:cs="Arial"/>
                <w:color w:val="000000" w:themeColor="text1"/>
                <w:spacing w:val="-2"/>
                <w:u w:val="single"/>
              </w:rPr>
              <w:t xml:space="preserve"> </w:t>
            </w:r>
            <w:proofErr w:type="spellStart"/>
            <w:r w:rsidRPr="001E7D76">
              <w:rPr>
                <w:rFonts w:ascii="Arial" w:hAnsi="Arial" w:cs="Arial"/>
                <w:color w:val="000000" w:themeColor="text1"/>
                <w:spacing w:val="-2"/>
                <w:u w:val="single"/>
              </w:rPr>
              <w:t>Stamp</w:t>
            </w:r>
            <w:proofErr w:type="spellEnd"/>
            <w:r w:rsidRPr="001E7D76">
              <w:rPr>
                <w:rFonts w:ascii="Arial" w:hAnsi="Arial" w:cs="Arial"/>
                <w:color w:val="000000" w:themeColor="text1"/>
                <w:spacing w:val="-2"/>
                <w:u w:val="single"/>
              </w:rPr>
              <w:t xml:space="preserve"> </w:t>
            </w:r>
            <w:proofErr w:type="spellStart"/>
            <w:r w:rsidRPr="001E7D76">
              <w:rPr>
                <w:rFonts w:ascii="Arial" w:hAnsi="Arial" w:cs="Arial"/>
                <w:color w:val="000000" w:themeColor="text1"/>
                <w:spacing w:val="-2"/>
                <w:u w:val="single"/>
              </w:rPr>
              <w:t>Duties</w:t>
            </w:r>
            <w:proofErr w:type="spellEnd"/>
          </w:p>
        </w:tc>
      </w:tr>
      <w:tr w:rsidR="00710552" w:rsidRPr="009D6216" w14:paraId="6A821A39" w14:textId="77777777" w:rsidTr="00D31197">
        <w:trPr>
          <w:jc w:val="center"/>
        </w:trPr>
        <w:tc>
          <w:tcPr>
            <w:tcW w:w="4678" w:type="dxa"/>
          </w:tcPr>
          <w:p w14:paraId="40E6C486" w14:textId="5FBA1257" w:rsidR="00D31197" w:rsidRPr="00710552" w:rsidRDefault="00D31197" w:rsidP="001E7D76">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Каждая из Сторон несет свои собственные расходы (включая расходы на адвокатов), связанные с подготовкой, завершением, подписанием и исполнением настоящего Соглашения. Гербовые сборы, относящиеся к настоящему Соглашению, несет В</w:t>
            </w:r>
            <w:r w:rsidR="001E7D76">
              <w:rPr>
                <w:rFonts w:cs="Arial"/>
                <w:b w:val="0"/>
                <w:color w:val="000000" w:themeColor="text1"/>
                <w:spacing w:val="-2"/>
                <w:sz w:val="20"/>
              </w:rPr>
              <w:t>ладелец (если таковой имеется).</w:t>
            </w:r>
          </w:p>
        </w:tc>
        <w:tc>
          <w:tcPr>
            <w:tcW w:w="4678" w:type="dxa"/>
          </w:tcPr>
          <w:p w14:paraId="6AC1E94E" w14:textId="77777777" w:rsidR="00D31197" w:rsidRPr="00710552" w:rsidRDefault="00D31197" w:rsidP="001E7D76">
            <w:pPr>
              <w:pStyle w:val="Heading16pt"/>
              <w:spacing w:after="120" w:line="276" w:lineRule="auto"/>
              <w:ind w:left="591"/>
              <w:jc w:val="both"/>
              <w:rPr>
                <w:rFonts w:cs="Arial"/>
                <w:b w:val="0"/>
                <w:color w:val="000000" w:themeColor="text1"/>
                <w:spacing w:val="-2"/>
                <w:sz w:val="20"/>
                <w:lang w:val="en-US"/>
              </w:rPr>
            </w:pPr>
            <w:r w:rsidRPr="00710552">
              <w:rPr>
                <w:rFonts w:cs="Arial"/>
                <w:b w:val="0"/>
                <w:color w:val="000000" w:themeColor="text1"/>
                <w:spacing w:val="-2"/>
                <w:sz w:val="20"/>
                <w:lang w:val="en-US"/>
              </w:rPr>
              <w:t xml:space="preserve">Either Party shall bear its own costs and expenses (including solicitors’ costs) relating to the preparation, </w:t>
            </w:r>
            <w:proofErr w:type="spellStart"/>
            <w:r w:rsidRPr="00710552">
              <w:rPr>
                <w:rFonts w:cs="Arial"/>
                <w:b w:val="0"/>
                <w:color w:val="000000" w:themeColor="text1"/>
                <w:spacing w:val="-2"/>
                <w:sz w:val="20"/>
                <w:lang w:val="en-US"/>
              </w:rPr>
              <w:t>finalisation</w:t>
            </w:r>
            <w:proofErr w:type="spellEnd"/>
            <w:r w:rsidRPr="00710552">
              <w:rPr>
                <w:rFonts w:cs="Arial"/>
                <w:b w:val="0"/>
                <w:color w:val="000000" w:themeColor="text1"/>
                <w:spacing w:val="-2"/>
                <w:sz w:val="20"/>
                <w:lang w:val="en-US"/>
              </w:rPr>
              <w:t>, completion and execution of this Agreement. The stamp duties relating to this Agreement shall be borne by the Owner (if any).</w:t>
            </w:r>
          </w:p>
        </w:tc>
      </w:tr>
    </w:tbl>
    <w:p w14:paraId="6F050000" w14:textId="675B1367" w:rsidR="00C95F17" w:rsidRDefault="00C95F17">
      <w:pPr>
        <w:pStyle w:val="4"/>
        <w:spacing w:line="276" w:lineRule="auto"/>
        <w:ind w:left="990"/>
        <w:rPr>
          <w:rFonts w:ascii="Arial" w:hAnsi="Arial" w:cs="Arial"/>
          <w:color w:val="000000" w:themeColor="text1"/>
          <w:sz w:val="20"/>
          <w:lang w:val="en-US"/>
        </w:rPr>
      </w:pPr>
    </w:p>
    <w:p w14:paraId="2C043F65" w14:textId="37644304" w:rsidR="001E7D76" w:rsidRDefault="001E7D76">
      <w:pPr>
        <w:rPr>
          <w:lang w:val="en-US"/>
        </w:rPr>
      </w:pPr>
      <w:r>
        <w:rPr>
          <w:lang w:val="en-US"/>
        </w:rPr>
        <w:br w:type="page"/>
      </w:r>
    </w:p>
    <w:p w14:paraId="1C6BC2BA" w14:textId="0C566931" w:rsidR="001E7D76" w:rsidRDefault="001E7D76" w:rsidP="001E7D76">
      <w:pPr>
        <w:rPr>
          <w:lang w:val="en-US"/>
        </w:rPr>
      </w:pPr>
    </w:p>
    <w:tbl>
      <w:tblPr>
        <w:tblStyle w:val="afffd"/>
        <w:tblW w:w="0" w:type="auto"/>
        <w:tblLook w:val="04A0" w:firstRow="1" w:lastRow="0" w:firstColumn="1" w:lastColumn="0" w:noHBand="0" w:noVBand="1"/>
      </w:tblPr>
      <w:tblGrid>
        <w:gridCol w:w="4462"/>
        <w:gridCol w:w="4463"/>
      </w:tblGrid>
      <w:tr w:rsidR="001E7D76" w:rsidRPr="009D6216" w14:paraId="759E0227" w14:textId="77777777" w:rsidTr="001E7D76">
        <w:tc>
          <w:tcPr>
            <w:tcW w:w="4462" w:type="dxa"/>
          </w:tcPr>
          <w:p w14:paraId="5E4C9B4F" w14:textId="77777777" w:rsidR="001E7D76" w:rsidRPr="001E7D76" w:rsidRDefault="001E7D76" w:rsidP="001E7D76">
            <w:pPr>
              <w:pStyle w:val="Annexure"/>
              <w:spacing w:after="0" w:line="276" w:lineRule="auto"/>
              <w:rPr>
                <w:rFonts w:cs="Arial"/>
                <w:spacing w:val="-2"/>
                <w:sz w:val="20"/>
                <w:u w:val="single"/>
              </w:rPr>
            </w:pPr>
            <w:r w:rsidRPr="001E7D76">
              <w:rPr>
                <w:rFonts w:cs="Arial"/>
                <w:spacing w:val="-2"/>
                <w:sz w:val="20"/>
                <w:u w:val="single"/>
              </w:rPr>
              <w:t>Приложение 1</w:t>
            </w:r>
          </w:p>
          <w:p w14:paraId="7E3CD698" w14:textId="40216805" w:rsidR="001E7D76" w:rsidRPr="001E7D76" w:rsidRDefault="001E7D76" w:rsidP="001E7D76">
            <w:pPr>
              <w:pStyle w:val="Annexure"/>
              <w:spacing w:after="0" w:line="276" w:lineRule="auto"/>
              <w:rPr>
                <w:rFonts w:cs="Arial"/>
                <w:spacing w:val="-2"/>
                <w:sz w:val="20"/>
              </w:rPr>
            </w:pPr>
            <w:r w:rsidRPr="001E7D76">
              <w:rPr>
                <w:rFonts w:cs="Arial"/>
                <w:spacing w:val="-2"/>
                <w:sz w:val="20"/>
              </w:rPr>
              <w:t xml:space="preserve">Техническая и </w:t>
            </w:r>
            <w:del w:id="672" w:author="Arina Dovzhenko" w:date="2025-11-28T15:38:00Z" w16du:dateUtc="2025-11-28T12:38:00Z">
              <w:r w:rsidRPr="001E7D76" w:rsidDel="00A8002A">
                <w:rPr>
                  <w:rFonts w:cs="Arial"/>
                  <w:spacing w:val="-2"/>
                  <w:sz w:val="20"/>
                </w:rPr>
                <w:delText xml:space="preserve">дизайнерская </w:delText>
              </w:r>
            </w:del>
            <w:ins w:id="673" w:author="Arina Dovzhenko" w:date="2025-11-28T15:38:00Z" w16du:dateUtc="2025-11-28T12:38:00Z">
              <w:r w:rsidR="00A8002A">
                <w:rPr>
                  <w:rFonts w:cs="Arial"/>
                  <w:spacing w:val="-2"/>
                  <w:sz w:val="20"/>
                </w:rPr>
                <w:t>проектная</w:t>
              </w:r>
              <w:r w:rsidR="00A8002A" w:rsidRPr="001E7D76">
                <w:rPr>
                  <w:rFonts w:cs="Arial"/>
                  <w:spacing w:val="-2"/>
                  <w:sz w:val="20"/>
                </w:rPr>
                <w:t xml:space="preserve"> </w:t>
              </w:r>
            </w:ins>
            <w:r w:rsidRPr="001E7D76">
              <w:rPr>
                <w:rFonts w:cs="Arial"/>
                <w:spacing w:val="-2"/>
                <w:sz w:val="20"/>
              </w:rPr>
              <w:t>поддержка</w:t>
            </w:r>
          </w:p>
        </w:tc>
        <w:tc>
          <w:tcPr>
            <w:tcW w:w="4463" w:type="dxa"/>
          </w:tcPr>
          <w:p w14:paraId="0D8A8541" w14:textId="77777777" w:rsidR="001E7D76" w:rsidRPr="001E7D76" w:rsidRDefault="001E7D76" w:rsidP="001E7D76">
            <w:pPr>
              <w:pStyle w:val="Annexure"/>
              <w:spacing w:after="0" w:line="276" w:lineRule="auto"/>
              <w:rPr>
                <w:rFonts w:cs="Arial"/>
                <w:caps/>
                <w:spacing w:val="-2"/>
                <w:sz w:val="20"/>
                <w:u w:val="single"/>
                <w:lang w:val="en-US"/>
              </w:rPr>
            </w:pPr>
            <w:r w:rsidRPr="001E7D76">
              <w:rPr>
                <w:rFonts w:cs="Arial"/>
                <w:spacing w:val="-2"/>
                <w:sz w:val="20"/>
                <w:u w:val="single"/>
                <w:lang w:val="en-US"/>
              </w:rPr>
              <w:t>Schedule 1</w:t>
            </w:r>
          </w:p>
          <w:p w14:paraId="7F0172CC" w14:textId="14B429AF" w:rsidR="001E7D76" w:rsidRPr="001E7D76" w:rsidRDefault="001E7D76" w:rsidP="001E7D76">
            <w:pPr>
              <w:pStyle w:val="4"/>
              <w:tabs>
                <w:tab w:val="left" w:pos="6464"/>
                <w:tab w:val="left" w:pos="7457"/>
              </w:tabs>
              <w:spacing w:line="276" w:lineRule="auto"/>
              <w:jc w:val="center"/>
              <w:rPr>
                <w:rFonts w:ascii="Arial" w:hAnsi="Arial" w:cs="Arial"/>
                <w:b/>
                <w:spacing w:val="-2"/>
                <w:sz w:val="20"/>
                <w:lang w:val="en-US"/>
              </w:rPr>
            </w:pPr>
            <w:r w:rsidRPr="001E7D76">
              <w:rPr>
                <w:rFonts w:ascii="Arial" w:hAnsi="Arial" w:cs="Arial"/>
                <w:b/>
                <w:spacing w:val="-2"/>
                <w:sz w:val="20"/>
                <w:lang w:val="en-US"/>
              </w:rPr>
              <w:t>Technical and Design Support</w:t>
            </w:r>
          </w:p>
        </w:tc>
      </w:tr>
      <w:tr w:rsidR="001E7D76" w:rsidRPr="009D6216" w14:paraId="0556BD8E" w14:textId="77777777" w:rsidTr="001E7D76">
        <w:tc>
          <w:tcPr>
            <w:tcW w:w="4462" w:type="dxa"/>
          </w:tcPr>
          <w:p w14:paraId="35B332F1" w14:textId="22BC9381" w:rsidR="001E7D76" w:rsidRPr="001E7D76" w:rsidRDefault="001E7D76" w:rsidP="004A2FCE">
            <w:pPr>
              <w:spacing w:line="276" w:lineRule="auto"/>
              <w:jc w:val="both"/>
              <w:rPr>
                <w:rFonts w:ascii="Arial" w:hAnsi="Arial" w:cs="Arial"/>
              </w:rPr>
            </w:pPr>
            <w:r w:rsidRPr="001E7D76">
              <w:rPr>
                <w:rFonts w:ascii="Arial" w:hAnsi="Arial" w:cs="Arial"/>
                <w:i/>
                <w:spacing w:val="-2"/>
              </w:rPr>
              <w:t xml:space="preserve">Техническая и </w:t>
            </w:r>
            <w:del w:id="674" w:author="Arina Dovzhenko" w:date="2025-11-28T15:38:00Z" w16du:dateUtc="2025-11-28T12:38:00Z">
              <w:r w:rsidRPr="001E7D76" w:rsidDel="00A8002A">
                <w:rPr>
                  <w:rFonts w:ascii="Arial" w:hAnsi="Arial" w:cs="Arial"/>
                  <w:i/>
                  <w:spacing w:val="-2"/>
                </w:rPr>
                <w:delText xml:space="preserve">дизайнерская </w:delText>
              </w:r>
            </w:del>
            <w:ins w:id="675" w:author="Arina Dovzhenko" w:date="2025-11-28T15:38:00Z" w16du:dateUtc="2025-11-28T12:38:00Z">
              <w:r w:rsidR="00A8002A">
                <w:rPr>
                  <w:rFonts w:ascii="Arial" w:hAnsi="Arial" w:cs="Arial"/>
                  <w:i/>
                  <w:spacing w:val="-2"/>
                </w:rPr>
                <w:t>проектная</w:t>
              </w:r>
              <w:r w:rsidR="00A8002A" w:rsidRPr="001E7D76">
                <w:rPr>
                  <w:rFonts w:ascii="Arial" w:hAnsi="Arial" w:cs="Arial"/>
                  <w:i/>
                  <w:spacing w:val="-2"/>
                </w:rPr>
                <w:t xml:space="preserve"> </w:t>
              </w:r>
            </w:ins>
            <w:r w:rsidRPr="001E7D76">
              <w:rPr>
                <w:rFonts w:ascii="Arial" w:hAnsi="Arial" w:cs="Arial"/>
                <w:i/>
                <w:spacing w:val="-2"/>
              </w:rPr>
              <w:t xml:space="preserve">поддержка должна заключаться в своевременном предоставлении </w:t>
            </w:r>
            <w:r w:rsidRPr="001E7D76">
              <w:rPr>
                <w:rFonts w:ascii="Arial" w:hAnsi="Arial" w:cs="Arial"/>
              </w:rPr>
              <w:t>Владельцу</w:t>
            </w:r>
            <w:r w:rsidRPr="001E7D76">
              <w:rPr>
                <w:rFonts w:ascii="Arial" w:hAnsi="Arial" w:cs="Arial"/>
                <w:i/>
                <w:spacing w:val="-2"/>
              </w:rPr>
              <w:t xml:space="preserve"> и его Консультантам </w:t>
            </w:r>
            <w:del w:id="676" w:author="Arina Dovzhenko" w:date="2025-11-28T16:51:00Z" w16du:dateUtc="2025-11-28T13:51:00Z">
              <w:r w:rsidRPr="001E7D76" w:rsidDel="004D18A9">
                <w:rPr>
                  <w:rFonts w:ascii="Arial" w:hAnsi="Arial" w:cs="Arial"/>
                  <w:i/>
                  <w:spacing w:val="-2"/>
                </w:rPr>
                <w:delText xml:space="preserve">по </w:delText>
              </w:r>
            </w:del>
            <w:r w:rsidRPr="001E7D76">
              <w:rPr>
                <w:rFonts w:ascii="Arial" w:hAnsi="Arial" w:cs="Arial"/>
                <w:i/>
                <w:spacing w:val="-2"/>
              </w:rPr>
              <w:t>проект</w:t>
            </w:r>
            <w:del w:id="677" w:author="Arina Dovzhenko" w:date="2025-11-28T16:51:00Z" w16du:dateUtc="2025-11-28T13:51:00Z">
              <w:r w:rsidRPr="001E7D76" w:rsidDel="004D18A9">
                <w:rPr>
                  <w:rFonts w:ascii="Arial" w:hAnsi="Arial" w:cs="Arial"/>
                  <w:i/>
                  <w:spacing w:val="-2"/>
                </w:rPr>
                <w:delText>у</w:delText>
              </w:r>
            </w:del>
            <w:ins w:id="678" w:author="Arina Dovzhenko" w:date="2025-11-28T16:51:00Z" w16du:dateUtc="2025-11-28T13:51:00Z">
              <w:r w:rsidR="004D18A9">
                <w:rPr>
                  <w:rFonts w:ascii="Arial" w:hAnsi="Arial" w:cs="Arial"/>
                  <w:i/>
                  <w:spacing w:val="-2"/>
                </w:rPr>
                <w:t>а</w:t>
              </w:r>
            </w:ins>
            <w:r w:rsidRPr="001E7D76">
              <w:rPr>
                <w:rFonts w:ascii="Arial" w:hAnsi="Arial" w:cs="Arial"/>
                <w:i/>
                <w:spacing w:val="-2"/>
              </w:rPr>
              <w:t xml:space="preserve"> (за исключением консультантов по строительным и структурным вопросам) знаний и опыта DI в проектировании, планировании и оснащении </w:t>
            </w:r>
            <w:del w:id="679" w:author="Arina Dovzhenko" w:date="2025-11-28T16:06:00Z" w16du:dateUtc="2025-11-28T13:06:00Z">
              <w:r w:rsidRPr="00FD7DE6" w:rsidDel="00FD7DE6">
                <w:rPr>
                  <w:rFonts w:ascii="Arial" w:hAnsi="Arial" w:cs="Arial"/>
                  <w:i/>
                  <w:spacing w:val="-2"/>
                  <w:rPrChange w:id="680" w:author="Arina Dovzhenko" w:date="2025-11-28T16:06:00Z" w16du:dateUtc="2025-11-28T13:06:00Z">
                    <w:rPr>
                      <w:rFonts w:ascii="Arial" w:hAnsi="Arial" w:cs="Arial"/>
                      <w:spacing w:val="-2"/>
                    </w:rPr>
                  </w:rPrChange>
                </w:rPr>
                <w:delText>Гостиницы</w:delText>
              </w:r>
            </w:del>
            <w:ins w:id="681" w:author="Arina Dovzhenko" w:date="2025-11-28T16:06:00Z" w16du:dateUtc="2025-11-28T13:06:00Z">
              <w:r w:rsidR="00FD7DE6" w:rsidRPr="00FD7DE6">
                <w:rPr>
                  <w:rFonts w:ascii="Arial" w:hAnsi="Arial" w:cs="Arial"/>
                  <w:i/>
                  <w:spacing w:val="-2"/>
                  <w:rPrChange w:id="682" w:author="Arina Dovzhenko" w:date="2025-11-28T16:06:00Z" w16du:dateUtc="2025-11-28T13:06:00Z">
                    <w:rPr>
                      <w:rFonts w:ascii="Arial" w:hAnsi="Arial" w:cs="Arial"/>
                      <w:spacing w:val="-2"/>
                    </w:rPr>
                  </w:rPrChange>
                </w:rPr>
                <w:t>Отеля</w:t>
              </w:r>
            </w:ins>
            <w:r w:rsidRPr="001E7D76">
              <w:rPr>
                <w:rFonts w:ascii="Arial" w:hAnsi="Arial" w:cs="Arial"/>
                <w:i/>
                <w:spacing w:val="-2"/>
              </w:rPr>
              <w:t xml:space="preserve">, как указано ниже, с учетом местных норм и стандартов Территорию. DI выступает в качестве консультанта, а не официального проектировщика в какой-либо области проектирования. Объем </w:t>
            </w:r>
            <w:del w:id="683" w:author="Arina Dovzhenko" w:date="2025-11-28T16:19:00Z" w16du:dateUtc="2025-11-28T13:19:00Z">
              <w:r w:rsidRPr="001E7D76" w:rsidDel="00F25CD2">
                <w:rPr>
                  <w:rFonts w:ascii="Arial" w:hAnsi="Arial" w:cs="Arial"/>
                  <w:i/>
                  <w:spacing w:val="-2"/>
                </w:rPr>
                <w:delText>т</w:delText>
              </w:r>
            </w:del>
            <w:ins w:id="684" w:author="Arina Dovzhenko" w:date="2025-11-28T16:19:00Z" w16du:dateUtc="2025-11-28T13:19:00Z">
              <w:r w:rsidR="00F25CD2">
                <w:rPr>
                  <w:rFonts w:ascii="Arial" w:hAnsi="Arial" w:cs="Arial"/>
                  <w:i/>
                  <w:spacing w:val="-2"/>
                </w:rPr>
                <w:t>Т</w:t>
              </w:r>
            </w:ins>
            <w:r w:rsidRPr="001E7D76">
              <w:rPr>
                <w:rFonts w:ascii="Arial" w:hAnsi="Arial" w:cs="Arial"/>
                <w:i/>
                <w:spacing w:val="-2"/>
              </w:rPr>
              <w:t>ехнической и проектной поддержки следующий («</w:t>
            </w:r>
            <w:r w:rsidRPr="00F25CD2">
              <w:rPr>
                <w:rFonts w:ascii="Arial" w:hAnsi="Arial" w:cs="Arial"/>
                <w:b/>
                <w:bCs/>
                <w:i/>
                <w:spacing w:val="-2"/>
                <w:rPrChange w:id="685" w:author="Arina Dovzhenko" w:date="2025-11-28T16:20:00Z" w16du:dateUtc="2025-11-28T13:20:00Z">
                  <w:rPr>
                    <w:rFonts w:ascii="Arial" w:hAnsi="Arial" w:cs="Arial"/>
                    <w:i/>
                    <w:spacing w:val="-2"/>
                  </w:rPr>
                </w:rPrChange>
              </w:rPr>
              <w:t>Техническая и проектная поддержка</w:t>
            </w:r>
            <w:r w:rsidRPr="001E7D76">
              <w:rPr>
                <w:rFonts w:ascii="Arial" w:hAnsi="Arial" w:cs="Arial"/>
                <w:i/>
                <w:spacing w:val="-2"/>
              </w:rPr>
              <w:t>»):</w:t>
            </w:r>
          </w:p>
        </w:tc>
        <w:tc>
          <w:tcPr>
            <w:tcW w:w="4463" w:type="dxa"/>
          </w:tcPr>
          <w:p w14:paraId="36B6292F" w14:textId="309DAA48" w:rsidR="001E7D76" w:rsidRPr="001E7D76" w:rsidRDefault="001E7D76" w:rsidP="004A2FCE">
            <w:pPr>
              <w:spacing w:line="276" w:lineRule="auto"/>
              <w:jc w:val="both"/>
              <w:rPr>
                <w:rFonts w:ascii="Arial" w:hAnsi="Arial" w:cs="Arial"/>
                <w:lang w:val="en-US"/>
              </w:rPr>
            </w:pPr>
            <w:r w:rsidRPr="001E7D76">
              <w:rPr>
                <w:rFonts w:ascii="Arial" w:hAnsi="Arial" w:cs="Arial"/>
                <w:i/>
                <w:spacing w:val="-2"/>
                <w:lang w:val="en-US"/>
              </w:rPr>
              <w:t xml:space="preserve">Technical and design support shall consist of making available to the Owner and its Project Consultants (with the exception of civil and structural consultants) in a timely fashion, DI’s expertise and experience in the design, planning and furnishing of the Hotel as set forth below, taking into account local norms and standards of the Territory. DI shall act in the capacity </w:t>
            </w:r>
            <w:r w:rsidRPr="001E7D76">
              <w:rPr>
                <w:rFonts w:ascii="Arial" w:hAnsi="Arial" w:cs="Arial"/>
                <w:i/>
                <w:lang w:val="en-US"/>
              </w:rPr>
              <w:t xml:space="preserve">of an advisor not as designer </w:t>
            </w:r>
            <w:r w:rsidRPr="001E7D76">
              <w:rPr>
                <w:rFonts w:ascii="Arial" w:hAnsi="Arial" w:cs="Arial"/>
                <w:i/>
                <w:spacing w:val="-2"/>
                <w:lang w:val="en-US"/>
              </w:rPr>
              <w:t>of record for any design discipline. The scope of Technical and Design Support are as follows (“</w:t>
            </w:r>
            <w:r w:rsidRPr="001E7D76">
              <w:rPr>
                <w:rFonts w:ascii="Arial" w:hAnsi="Arial" w:cs="Arial"/>
                <w:b/>
                <w:i/>
                <w:spacing w:val="-2"/>
                <w:lang w:val="en-US"/>
              </w:rPr>
              <w:t>Technical and Design Support</w:t>
            </w:r>
            <w:r w:rsidRPr="001E7D76">
              <w:rPr>
                <w:rFonts w:ascii="Arial" w:hAnsi="Arial" w:cs="Arial"/>
                <w:i/>
                <w:spacing w:val="-2"/>
                <w:lang w:val="en-US"/>
              </w:rPr>
              <w:t>”):</w:t>
            </w:r>
          </w:p>
        </w:tc>
      </w:tr>
      <w:tr w:rsidR="001E7D76" w:rsidRPr="001E7D76" w14:paraId="31C46FF8" w14:textId="77777777" w:rsidTr="001E7D76">
        <w:tc>
          <w:tcPr>
            <w:tcW w:w="4462" w:type="dxa"/>
          </w:tcPr>
          <w:p w14:paraId="0F65400D" w14:textId="6718400C" w:rsidR="001E7D76" w:rsidRPr="001E7D76" w:rsidRDefault="001E7D76" w:rsidP="0018245D">
            <w:pPr>
              <w:pStyle w:val="a3"/>
              <w:numPr>
                <w:ilvl w:val="0"/>
                <w:numId w:val="130"/>
              </w:numPr>
              <w:spacing w:line="276" w:lineRule="auto"/>
              <w:ind w:left="591" w:hanging="591"/>
              <w:contextualSpacing w:val="0"/>
              <w:rPr>
                <w:rFonts w:ascii="Arial" w:hAnsi="Arial" w:cs="Arial"/>
                <w:b/>
                <w:lang w:val="en-US"/>
              </w:rPr>
            </w:pPr>
            <w:proofErr w:type="spellStart"/>
            <w:r w:rsidRPr="001E7D76">
              <w:rPr>
                <w:rFonts w:ascii="Arial" w:hAnsi="Arial" w:cs="Arial"/>
                <w:b/>
                <w:lang w:val="en-US"/>
              </w:rPr>
              <w:t>Консультанты</w:t>
            </w:r>
            <w:proofErr w:type="spellEnd"/>
            <w:r w:rsidRPr="001E7D76">
              <w:rPr>
                <w:rFonts w:ascii="Arial" w:hAnsi="Arial" w:cs="Arial"/>
                <w:b/>
                <w:lang w:val="en-US"/>
              </w:rPr>
              <w:t xml:space="preserve"> </w:t>
            </w:r>
            <w:proofErr w:type="spellStart"/>
            <w:r w:rsidRPr="001E7D76">
              <w:rPr>
                <w:rFonts w:ascii="Arial" w:hAnsi="Arial" w:cs="Arial"/>
                <w:b/>
                <w:lang w:val="en-US"/>
              </w:rPr>
              <w:t>Владельца</w:t>
            </w:r>
            <w:proofErr w:type="spellEnd"/>
          </w:p>
        </w:tc>
        <w:tc>
          <w:tcPr>
            <w:tcW w:w="4463" w:type="dxa"/>
          </w:tcPr>
          <w:p w14:paraId="3A56DF61" w14:textId="3D775DC8" w:rsidR="001E7D76" w:rsidRPr="001E7D76" w:rsidRDefault="001E7D76" w:rsidP="0018245D">
            <w:pPr>
              <w:pStyle w:val="2"/>
              <w:keepNext w:val="0"/>
              <w:keepLines w:val="0"/>
              <w:numPr>
                <w:ilvl w:val="1"/>
                <w:numId w:val="26"/>
              </w:numPr>
              <w:tabs>
                <w:tab w:val="clear" w:pos="2192"/>
              </w:tabs>
              <w:spacing w:before="0" w:after="120" w:line="276" w:lineRule="auto"/>
              <w:ind w:left="526" w:hanging="567"/>
              <w:jc w:val="both"/>
              <w:rPr>
                <w:rFonts w:ascii="Arial" w:hAnsi="Arial"/>
                <w:b/>
                <w:caps/>
                <w:color w:val="000000"/>
                <w:spacing w:val="-2"/>
                <w:sz w:val="20"/>
              </w:rPr>
            </w:pPr>
            <w:bookmarkStart w:id="686" w:name="_Ref417199713"/>
            <w:proofErr w:type="spellStart"/>
            <w:r w:rsidRPr="001E7D76">
              <w:rPr>
                <w:rFonts w:ascii="Arial" w:hAnsi="Arial"/>
                <w:b/>
                <w:color w:val="000000"/>
                <w:spacing w:val="-2"/>
                <w:sz w:val="20"/>
              </w:rPr>
              <w:t>Owner’s</w:t>
            </w:r>
            <w:proofErr w:type="spellEnd"/>
            <w:r w:rsidRPr="001E7D76">
              <w:rPr>
                <w:rFonts w:ascii="Arial" w:hAnsi="Arial"/>
                <w:b/>
                <w:color w:val="000000"/>
                <w:spacing w:val="-2"/>
                <w:sz w:val="20"/>
              </w:rPr>
              <w:t xml:space="preserve"> </w:t>
            </w:r>
            <w:proofErr w:type="spellStart"/>
            <w:r w:rsidRPr="001E7D76">
              <w:rPr>
                <w:rFonts w:ascii="Arial" w:hAnsi="Arial"/>
                <w:b/>
                <w:color w:val="000000"/>
                <w:spacing w:val="-2"/>
                <w:sz w:val="20"/>
              </w:rPr>
              <w:t>Consultants</w:t>
            </w:r>
            <w:bookmarkEnd w:id="686"/>
            <w:proofErr w:type="spellEnd"/>
          </w:p>
        </w:tc>
      </w:tr>
      <w:tr w:rsidR="001E7D76" w:rsidRPr="007B6CAE" w14:paraId="72022BD7" w14:textId="77777777" w:rsidTr="001E7D76">
        <w:tc>
          <w:tcPr>
            <w:tcW w:w="4462" w:type="dxa"/>
          </w:tcPr>
          <w:p w14:paraId="63DBAAFD" w14:textId="270E1BA1" w:rsidR="001E7D76" w:rsidRPr="004A2FCE" w:rsidRDefault="001E7D76" w:rsidP="004A2FCE">
            <w:pPr>
              <w:pStyle w:val="2"/>
              <w:keepNext w:val="0"/>
              <w:keepLines w:val="0"/>
              <w:spacing w:before="0" w:after="120" w:line="276" w:lineRule="auto"/>
              <w:ind w:left="591"/>
              <w:jc w:val="both"/>
              <w:rPr>
                <w:rFonts w:ascii="Arial" w:hAnsi="Arial"/>
                <w:color w:val="000000"/>
                <w:spacing w:val="-2"/>
                <w:sz w:val="20"/>
              </w:rPr>
            </w:pPr>
            <w:r w:rsidRPr="004A2FCE">
              <w:rPr>
                <w:rFonts w:ascii="Arial" w:hAnsi="Arial"/>
                <w:color w:val="000000"/>
                <w:spacing w:val="-2"/>
                <w:sz w:val="20"/>
              </w:rPr>
              <w:t xml:space="preserve">Предоставить </w:t>
            </w:r>
            <w:del w:id="687" w:author="Arina Dovzhenko" w:date="2025-11-28T17:05:00Z" w16du:dateUtc="2025-11-28T14:05:00Z">
              <w:r w:rsidRPr="004A2FCE" w:rsidDel="007B3C47">
                <w:rPr>
                  <w:rFonts w:ascii="Arial" w:hAnsi="Arial"/>
                  <w:color w:val="000000"/>
                  <w:spacing w:val="-2"/>
                  <w:sz w:val="20"/>
                </w:rPr>
                <w:delText xml:space="preserve">имена </w:delText>
              </w:r>
            </w:del>
            <w:r w:rsidRPr="004A2FCE">
              <w:rPr>
                <w:rFonts w:ascii="Arial" w:hAnsi="Arial"/>
                <w:color w:val="000000"/>
                <w:spacing w:val="-2"/>
                <w:sz w:val="20"/>
              </w:rPr>
              <w:t xml:space="preserve">потенциальных консультантов, которые будут назначены </w:t>
            </w:r>
            <w:r w:rsidRPr="004A2FCE">
              <w:rPr>
                <w:rFonts w:ascii="Arial" w:hAnsi="Arial"/>
                <w:color w:val="000000"/>
                <w:sz w:val="20"/>
              </w:rPr>
              <w:t>Владельцем</w:t>
            </w:r>
            <w:r w:rsidRPr="004A2FCE">
              <w:rPr>
                <w:rFonts w:ascii="Arial" w:hAnsi="Arial"/>
                <w:color w:val="000000"/>
                <w:spacing w:val="-2"/>
                <w:sz w:val="20"/>
              </w:rPr>
              <w:t xml:space="preserve"> для проектирования и развития </w:t>
            </w:r>
            <w:del w:id="688" w:author="Arina Dovzhenko" w:date="2025-11-28T16:06:00Z" w16du:dateUtc="2025-11-28T13:06:00Z">
              <w:r w:rsidRPr="004A2FCE" w:rsidDel="00FD7DE6">
                <w:rPr>
                  <w:rFonts w:ascii="Arial" w:hAnsi="Arial"/>
                  <w:color w:val="000000"/>
                  <w:spacing w:val="-2"/>
                  <w:sz w:val="20"/>
                </w:rPr>
                <w:delText xml:space="preserve">Гостиницы </w:delText>
              </w:r>
            </w:del>
            <w:ins w:id="689" w:author="Arina Dovzhenko" w:date="2025-11-28T16:06:00Z" w16du:dateUtc="2025-11-28T13:06:00Z">
              <w:r w:rsidR="00FD7DE6">
                <w:rPr>
                  <w:rFonts w:ascii="Arial" w:hAnsi="Arial"/>
                  <w:color w:val="000000"/>
                  <w:spacing w:val="-2"/>
                  <w:sz w:val="20"/>
                </w:rPr>
                <w:t>Отеля</w:t>
              </w:r>
              <w:r w:rsidR="00FD7DE6" w:rsidRPr="004A2FCE">
                <w:rPr>
                  <w:rFonts w:ascii="Arial" w:hAnsi="Arial"/>
                  <w:color w:val="000000"/>
                  <w:spacing w:val="-2"/>
                  <w:sz w:val="20"/>
                </w:rPr>
                <w:t xml:space="preserve"> </w:t>
              </w:r>
            </w:ins>
            <w:r w:rsidRPr="004A2FCE">
              <w:rPr>
                <w:rFonts w:ascii="Arial" w:hAnsi="Arial"/>
                <w:color w:val="000000"/>
                <w:spacing w:val="-2"/>
                <w:sz w:val="20"/>
              </w:rPr>
              <w:t xml:space="preserve">в отношении следующего, причем выбор таких консультантов будет производиться исключительно </w:t>
            </w:r>
            <w:r w:rsidRPr="004A2FCE">
              <w:rPr>
                <w:rFonts w:ascii="Arial" w:hAnsi="Arial"/>
                <w:color w:val="000000"/>
                <w:sz w:val="20"/>
              </w:rPr>
              <w:t>Владельцем</w:t>
            </w:r>
            <w:r w:rsidRPr="004A2FCE">
              <w:rPr>
                <w:rFonts w:ascii="Arial" w:hAnsi="Arial"/>
                <w:color w:val="000000"/>
                <w:spacing w:val="-2"/>
                <w:sz w:val="20"/>
              </w:rPr>
              <w:t xml:space="preserve"> после консультации с DI (за исключением тех работ и услуг, в отношении которых Владельцем привлечены Утвержденные консультанты (указаны в скобках ниже), как указано в п. 5.1 Соглашения):</w:t>
            </w:r>
          </w:p>
        </w:tc>
        <w:tc>
          <w:tcPr>
            <w:tcW w:w="4463" w:type="dxa"/>
          </w:tcPr>
          <w:p w14:paraId="7D3B964E" w14:textId="5718140B" w:rsidR="001E7D76" w:rsidRPr="004A2FCE" w:rsidRDefault="001E7D76" w:rsidP="004A2FCE">
            <w:pPr>
              <w:spacing w:line="276" w:lineRule="auto"/>
              <w:ind w:left="591"/>
              <w:jc w:val="both"/>
              <w:rPr>
                <w:rFonts w:ascii="Arial" w:hAnsi="Arial" w:cs="Arial"/>
                <w:lang w:val="en-US"/>
              </w:rPr>
            </w:pPr>
            <w:r w:rsidRPr="004A2FCE">
              <w:rPr>
                <w:rFonts w:ascii="Arial" w:hAnsi="Arial"/>
                <w:lang w:val="en-US"/>
              </w:rPr>
              <w:t xml:space="preserve">Provide the names of potential consultants to be appointed by the Owner for the design and development of the Hotel, in respect of the following, with the selection of such consultants to be made solely by the Owner after consultation with DI (except for the works </w:t>
            </w:r>
            <w:r w:rsidRPr="004A2FCE">
              <w:rPr>
                <w:rFonts w:ascii="Arial" w:hAnsi="Arial"/>
                <w:spacing w:val="-2"/>
                <w:lang w:val="en-US"/>
              </w:rPr>
              <w:t xml:space="preserve">and services for which the Owner has engaged the Approved Consultants (indicated in brackets </w:t>
            </w:r>
            <w:proofErr w:type="gramStart"/>
            <w:r w:rsidRPr="004A2FCE">
              <w:rPr>
                <w:rFonts w:ascii="Arial" w:hAnsi="Arial"/>
                <w:spacing w:val="-2"/>
                <w:lang w:val="en-US"/>
              </w:rPr>
              <w:t>below)</w:t>
            </w:r>
            <w:r w:rsidRPr="004A2FCE">
              <w:rPr>
                <w:rFonts w:ascii="Arial" w:hAnsi="Arial"/>
                <w:lang w:val="en-US"/>
              </w:rPr>
              <w:t xml:space="preserve">  as</w:t>
            </w:r>
            <w:proofErr w:type="gramEnd"/>
            <w:r w:rsidRPr="004A2FCE">
              <w:rPr>
                <w:rFonts w:ascii="Arial" w:hAnsi="Arial"/>
                <w:lang w:val="en-US"/>
              </w:rPr>
              <w:t xml:space="preserve"> provided in Section 5.1 hereof):</w:t>
            </w:r>
          </w:p>
        </w:tc>
      </w:tr>
      <w:tr w:rsidR="001E7D76" w:rsidRPr="001E7D76" w14:paraId="2068F277" w14:textId="77777777" w:rsidTr="001E7D76">
        <w:tc>
          <w:tcPr>
            <w:tcW w:w="4462" w:type="dxa"/>
          </w:tcPr>
          <w:p w14:paraId="393DF62F" w14:textId="4DBF6871"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b/>
                <w:color w:val="000000"/>
                <w:spacing w:val="-2"/>
                <w:sz w:val="20"/>
              </w:rPr>
            </w:pPr>
            <w:r w:rsidRPr="004A2FCE">
              <w:rPr>
                <w:rFonts w:ascii="Arial" w:hAnsi="Arial"/>
                <w:color w:val="000000"/>
                <w:spacing w:val="-2"/>
                <w:sz w:val="20"/>
              </w:rPr>
              <w:t>Руководитель Проекта; (ООО «Спектрум Холдинг»)</w:t>
            </w:r>
          </w:p>
        </w:tc>
        <w:tc>
          <w:tcPr>
            <w:tcW w:w="4463" w:type="dxa"/>
          </w:tcPr>
          <w:p w14:paraId="191A48D6" w14:textId="1A51FAB9"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Project Management; (</w:t>
            </w:r>
            <w:r w:rsidR="004A2FCE" w:rsidRPr="004A2FCE">
              <w:rPr>
                <w:rFonts w:ascii="Arial" w:hAnsi="Arial"/>
                <w:sz w:val="20"/>
                <w:lang w:val="en-US"/>
              </w:rPr>
              <w:t>Spectrum Holding</w:t>
            </w:r>
            <w:r w:rsidR="004A2FCE" w:rsidRPr="004A2FCE">
              <w:rPr>
                <w:rFonts w:ascii="Arial" w:hAnsi="Arial"/>
                <w:sz w:val="20"/>
              </w:rPr>
              <w:t>)</w:t>
            </w:r>
          </w:p>
        </w:tc>
      </w:tr>
      <w:tr w:rsidR="001E7D76" w:rsidRPr="009D6216" w14:paraId="1DB0A99A" w14:textId="77777777" w:rsidTr="001E7D76">
        <w:tc>
          <w:tcPr>
            <w:tcW w:w="4462" w:type="dxa"/>
          </w:tcPr>
          <w:p w14:paraId="06BE7810" w14:textId="60BD7E1A"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Сметчик (предпочтительно независимая третья сторона); (ООО «Спектрум Холдинг»)</w:t>
            </w:r>
          </w:p>
        </w:tc>
        <w:tc>
          <w:tcPr>
            <w:tcW w:w="4463" w:type="dxa"/>
          </w:tcPr>
          <w:p w14:paraId="5410A5AC" w14:textId="14192B91" w:rsidR="001E7D76" w:rsidRPr="00553CAF" w:rsidRDefault="001E7D76"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Quantity Surveyor (preferably independent third-party); (</w:t>
            </w:r>
            <w:r w:rsidR="004A2FCE" w:rsidRPr="00553CAF">
              <w:rPr>
                <w:rFonts w:ascii="Arial" w:hAnsi="Arial"/>
                <w:sz w:val="20"/>
                <w:lang w:val="en-US"/>
              </w:rPr>
              <w:t>Spectrum Holding</w:t>
            </w:r>
          </w:p>
        </w:tc>
      </w:tr>
      <w:tr w:rsidR="001E7D76" w:rsidRPr="001E7D76" w14:paraId="0F83AED9" w14:textId="77777777" w:rsidTr="001E7D76">
        <w:tc>
          <w:tcPr>
            <w:tcW w:w="4462" w:type="dxa"/>
          </w:tcPr>
          <w:p w14:paraId="3BC78C01" w14:textId="498A4619"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Архитектура; (ООО «ДАЕР РУС»)</w:t>
            </w:r>
          </w:p>
        </w:tc>
        <w:tc>
          <w:tcPr>
            <w:tcW w:w="4463" w:type="dxa"/>
          </w:tcPr>
          <w:p w14:paraId="7152C605" w14:textId="30604D7C"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Architecture; (</w:t>
            </w:r>
            <w:proofErr w:type="spellStart"/>
            <w:r w:rsidRPr="004A2FCE">
              <w:rPr>
                <w:rFonts w:ascii="Arial" w:hAnsi="Arial"/>
                <w:sz w:val="20"/>
              </w:rPr>
              <w:t>Dyer</w:t>
            </w:r>
            <w:proofErr w:type="spellEnd"/>
            <w:r w:rsidRPr="004A2FCE">
              <w:rPr>
                <w:rFonts w:ascii="Arial" w:hAnsi="Arial"/>
                <w:sz w:val="20"/>
              </w:rPr>
              <w:t>)</w:t>
            </w:r>
          </w:p>
        </w:tc>
      </w:tr>
      <w:tr w:rsidR="001E7D76" w:rsidRPr="001E7D76" w14:paraId="5D0C7113" w14:textId="77777777" w:rsidTr="001E7D76">
        <w:tc>
          <w:tcPr>
            <w:tcW w:w="4462" w:type="dxa"/>
          </w:tcPr>
          <w:p w14:paraId="392F7CB5" w14:textId="49724418"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интерьера; (ООО «ДАЕР РУС»)</w:t>
            </w:r>
          </w:p>
        </w:tc>
        <w:tc>
          <w:tcPr>
            <w:tcW w:w="4463" w:type="dxa"/>
          </w:tcPr>
          <w:p w14:paraId="6DCFEEE3" w14:textId="2B101490"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proofErr w:type="spellStart"/>
            <w:r w:rsidRPr="004A2FCE">
              <w:rPr>
                <w:rFonts w:ascii="Arial" w:hAnsi="Arial"/>
                <w:sz w:val="20"/>
              </w:rPr>
              <w:t>Interior</w:t>
            </w:r>
            <w:proofErr w:type="spellEnd"/>
            <w:r w:rsidRPr="004A2FCE">
              <w:rPr>
                <w:rFonts w:ascii="Arial" w:hAnsi="Arial"/>
                <w:sz w:val="20"/>
              </w:rPr>
              <w:t xml:space="preserve"> Design; (</w:t>
            </w:r>
            <w:proofErr w:type="spellStart"/>
            <w:r w:rsidRPr="004A2FCE">
              <w:rPr>
                <w:rFonts w:ascii="Arial" w:hAnsi="Arial"/>
                <w:sz w:val="20"/>
              </w:rPr>
              <w:t>Dyer</w:t>
            </w:r>
            <w:proofErr w:type="spellEnd"/>
            <w:r w:rsidRPr="004A2FCE">
              <w:rPr>
                <w:rFonts w:ascii="Arial" w:hAnsi="Arial"/>
                <w:sz w:val="20"/>
              </w:rPr>
              <w:t>)</w:t>
            </w:r>
          </w:p>
        </w:tc>
      </w:tr>
      <w:tr w:rsidR="001E7D76" w:rsidRPr="009D6216" w14:paraId="1AD8AA0C" w14:textId="77777777" w:rsidTr="001E7D76">
        <w:tc>
          <w:tcPr>
            <w:tcW w:w="4462" w:type="dxa"/>
          </w:tcPr>
          <w:p w14:paraId="1F95CDAF" w14:textId="31105B21"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 xml:space="preserve">Проектирование </w:t>
            </w:r>
            <w:proofErr w:type="gramStart"/>
            <w:r w:rsidRPr="004A2FCE">
              <w:rPr>
                <w:rFonts w:ascii="Arial" w:hAnsi="Arial"/>
                <w:color w:val="000000"/>
                <w:spacing w:val="-2"/>
                <w:sz w:val="20"/>
              </w:rPr>
              <w:t>механического,  электрического</w:t>
            </w:r>
            <w:proofErr w:type="gramEnd"/>
            <w:r w:rsidRPr="004A2FCE">
              <w:rPr>
                <w:rFonts w:ascii="Arial" w:hAnsi="Arial"/>
                <w:color w:val="000000"/>
                <w:spacing w:val="-2"/>
                <w:sz w:val="20"/>
              </w:rPr>
              <w:t xml:space="preserve"> и сантехнического оборудования; (ООО «Маркс Инжиниринг»)</w:t>
            </w:r>
          </w:p>
        </w:tc>
        <w:tc>
          <w:tcPr>
            <w:tcW w:w="4463" w:type="dxa"/>
          </w:tcPr>
          <w:p w14:paraId="51007D6D" w14:textId="713D7C5E"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Mechanical Electrical &amp; Plumbing Design; (Marks Engineering)</w:t>
            </w:r>
          </w:p>
        </w:tc>
      </w:tr>
      <w:tr w:rsidR="001E7D76" w:rsidRPr="009D6216" w14:paraId="184AC7A4" w14:textId="77777777" w:rsidTr="001E7D76">
        <w:tc>
          <w:tcPr>
            <w:tcW w:w="4462" w:type="dxa"/>
          </w:tcPr>
          <w:p w14:paraId="1C5A7199" w14:textId="554E148F"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кухни и прачечной;</w:t>
            </w:r>
          </w:p>
        </w:tc>
        <w:tc>
          <w:tcPr>
            <w:tcW w:w="4463" w:type="dxa"/>
          </w:tcPr>
          <w:p w14:paraId="54C4ADC2" w14:textId="62411D88" w:rsidR="001E7D76" w:rsidRPr="00553CAF"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Kitchen and Laundry Design; (Marks Engineering)</w:t>
            </w:r>
          </w:p>
        </w:tc>
      </w:tr>
      <w:tr w:rsidR="001E7D76" w:rsidRPr="006673E6" w14:paraId="006C5E9E" w14:textId="77777777" w:rsidTr="001E7D76">
        <w:tc>
          <w:tcPr>
            <w:tcW w:w="4462" w:type="dxa"/>
          </w:tcPr>
          <w:p w14:paraId="514D9EB8" w14:textId="502E16A8"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proofErr w:type="gramStart"/>
            <w:r w:rsidRPr="004A2FCE">
              <w:rPr>
                <w:rFonts w:ascii="Arial" w:hAnsi="Arial"/>
                <w:color w:val="000000"/>
                <w:spacing w:val="-2"/>
                <w:sz w:val="20"/>
              </w:rPr>
              <w:lastRenderedPageBreak/>
              <w:t>Аудио-визуальный</w:t>
            </w:r>
            <w:proofErr w:type="gramEnd"/>
            <w:r w:rsidRPr="004A2FCE">
              <w:rPr>
                <w:rFonts w:ascii="Arial" w:hAnsi="Arial"/>
                <w:color w:val="000000"/>
                <w:spacing w:val="-2"/>
                <w:sz w:val="20"/>
              </w:rPr>
              <w:t xml:space="preserve"> дизайн; (PWV)</w:t>
            </w:r>
          </w:p>
        </w:tc>
        <w:tc>
          <w:tcPr>
            <w:tcW w:w="4463" w:type="dxa"/>
          </w:tcPr>
          <w:p w14:paraId="29CEDFCC" w14:textId="5694500E"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Audio Visual Design; (PWV)</w:t>
            </w:r>
          </w:p>
        </w:tc>
      </w:tr>
      <w:tr w:rsidR="001E7D76" w:rsidRPr="006673E6" w14:paraId="2C03E8BE" w14:textId="77777777" w:rsidTr="001E7D76">
        <w:tc>
          <w:tcPr>
            <w:tcW w:w="4462" w:type="dxa"/>
          </w:tcPr>
          <w:p w14:paraId="44E66C71" w14:textId="39231CB2"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Световой дизайн; (</w:t>
            </w:r>
            <w:proofErr w:type="spellStart"/>
            <w:r w:rsidRPr="004A2FCE">
              <w:rPr>
                <w:rFonts w:ascii="Arial" w:hAnsi="Arial"/>
                <w:color w:val="000000"/>
                <w:spacing w:val="-2"/>
                <w:sz w:val="20"/>
              </w:rPr>
              <w:t>Lighting</w:t>
            </w:r>
            <w:proofErr w:type="spellEnd"/>
            <w:r w:rsidRPr="004A2FCE">
              <w:rPr>
                <w:rFonts w:ascii="Arial" w:hAnsi="Arial"/>
                <w:color w:val="000000"/>
                <w:spacing w:val="-2"/>
                <w:sz w:val="20"/>
              </w:rPr>
              <w:t xml:space="preserve"> </w:t>
            </w:r>
            <w:proofErr w:type="spellStart"/>
            <w:r w:rsidRPr="004A2FCE">
              <w:rPr>
                <w:rFonts w:ascii="Arial" w:hAnsi="Arial"/>
                <w:color w:val="000000"/>
                <w:spacing w:val="-2"/>
                <w:sz w:val="20"/>
              </w:rPr>
              <w:t>Embassy</w:t>
            </w:r>
            <w:proofErr w:type="spellEnd"/>
            <w:r w:rsidRPr="004A2FCE">
              <w:rPr>
                <w:rFonts w:ascii="Arial" w:hAnsi="Arial"/>
                <w:color w:val="000000"/>
                <w:spacing w:val="-2"/>
                <w:sz w:val="20"/>
              </w:rPr>
              <w:t>)</w:t>
            </w:r>
          </w:p>
        </w:tc>
        <w:tc>
          <w:tcPr>
            <w:tcW w:w="4463" w:type="dxa"/>
          </w:tcPr>
          <w:p w14:paraId="56DB0962" w14:textId="6DEF9AFB"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rPr>
            </w:pPr>
            <w:proofErr w:type="spellStart"/>
            <w:r w:rsidRPr="004A2FCE">
              <w:rPr>
                <w:rFonts w:ascii="Arial" w:hAnsi="Arial"/>
                <w:sz w:val="20"/>
              </w:rPr>
              <w:t>Lighting</w:t>
            </w:r>
            <w:proofErr w:type="spellEnd"/>
            <w:r w:rsidRPr="004A2FCE">
              <w:rPr>
                <w:rFonts w:ascii="Arial" w:hAnsi="Arial"/>
                <w:sz w:val="20"/>
              </w:rPr>
              <w:t xml:space="preserve"> Design; (</w:t>
            </w:r>
            <w:proofErr w:type="spellStart"/>
            <w:r w:rsidRPr="004A2FCE">
              <w:rPr>
                <w:rFonts w:ascii="Arial" w:hAnsi="Arial"/>
                <w:sz w:val="20"/>
              </w:rPr>
              <w:t>Lighting</w:t>
            </w:r>
            <w:proofErr w:type="spellEnd"/>
            <w:r w:rsidRPr="004A2FCE">
              <w:rPr>
                <w:rFonts w:ascii="Arial" w:hAnsi="Arial"/>
                <w:sz w:val="20"/>
              </w:rPr>
              <w:t xml:space="preserve"> </w:t>
            </w:r>
            <w:proofErr w:type="spellStart"/>
            <w:r w:rsidRPr="004A2FCE">
              <w:rPr>
                <w:rFonts w:ascii="Arial" w:hAnsi="Arial"/>
                <w:sz w:val="20"/>
              </w:rPr>
              <w:t>Embassy</w:t>
            </w:r>
            <w:proofErr w:type="spellEnd"/>
            <w:r w:rsidRPr="004A2FCE">
              <w:rPr>
                <w:rFonts w:ascii="Arial" w:hAnsi="Arial"/>
                <w:sz w:val="20"/>
              </w:rPr>
              <w:t>)</w:t>
            </w:r>
          </w:p>
        </w:tc>
      </w:tr>
      <w:tr w:rsidR="001E7D76" w:rsidRPr="009D6216" w14:paraId="0F53F372" w14:textId="77777777" w:rsidTr="001E7D76">
        <w:tc>
          <w:tcPr>
            <w:tcW w:w="4462" w:type="dxa"/>
          </w:tcPr>
          <w:p w14:paraId="6270012C" w14:textId="307B691F"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Проектирование систем (информационные   технологии и телекоммуникации); (ООО «Маркс Инжиниринг»)</w:t>
            </w:r>
          </w:p>
        </w:tc>
        <w:tc>
          <w:tcPr>
            <w:tcW w:w="4463" w:type="dxa"/>
          </w:tcPr>
          <w:p w14:paraId="7DE9D9C2" w14:textId="131AC4FB"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Systems (Information Technology and Telecommunications) Design; (Marks Engineering)</w:t>
            </w:r>
          </w:p>
        </w:tc>
      </w:tr>
      <w:tr w:rsidR="004A2FCE" w:rsidRPr="009D6216" w14:paraId="38AE375F" w14:textId="77777777" w:rsidTr="001E7D76">
        <w:tc>
          <w:tcPr>
            <w:tcW w:w="4462" w:type="dxa"/>
          </w:tcPr>
          <w:p w14:paraId="221F96D9" w14:textId="4FC7E51F" w:rsidR="004A2FCE"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Ландшафтный дизайн; (ООО «Маркс Инжиниринг», ООО «ДАЕР РУС»)</w:t>
            </w:r>
          </w:p>
        </w:tc>
        <w:tc>
          <w:tcPr>
            <w:tcW w:w="4463" w:type="dxa"/>
          </w:tcPr>
          <w:p w14:paraId="30EABF00" w14:textId="4C1BE06C" w:rsidR="004A2FCE" w:rsidRPr="00553CAF" w:rsidRDefault="004A2FCE"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Landscaping Design; (Dyer, Marks Engineering)</w:t>
            </w:r>
          </w:p>
        </w:tc>
      </w:tr>
      <w:tr w:rsidR="006673E6" w:rsidRPr="009D6216" w14:paraId="4147E7AB" w14:textId="77777777" w:rsidTr="001E7D76">
        <w:tc>
          <w:tcPr>
            <w:tcW w:w="4462" w:type="dxa"/>
          </w:tcPr>
          <w:p w14:paraId="081F2D6E" w14:textId="6D65C906"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Графический дизайн и дизайн вывесок; (ООО «ДАЕР РУС»)</w:t>
            </w:r>
          </w:p>
        </w:tc>
        <w:tc>
          <w:tcPr>
            <w:tcW w:w="4463" w:type="dxa"/>
          </w:tcPr>
          <w:p w14:paraId="2F1E87AE" w14:textId="32576664" w:rsidR="006673E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Graphic and Signage Design; (Dyer)</w:t>
            </w:r>
          </w:p>
        </w:tc>
      </w:tr>
      <w:tr w:rsidR="006673E6" w:rsidRPr="006673E6" w14:paraId="3357F1DF" w14:textId="77777777" w:rsidTr="001E7D76">
        <w:tc>
          <w:tcPr>
            <w:tcW w:w="4462" w:type="dxa"/>
          </w:tcPr>
          <w:p w14:paraId="0A7FF48B" w14:textId="667A614C"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униформы</w:t>
            </w:r>
            <w:r>
              <w:rPr>
                <w:rFonts w:ascii="Arial" w:hAnsi="Arial"/>
                <w:color w:val="000000"/>
                <w:spacing w:val="-2"/>
                <w:sz w:val="20"/>
              </w:rPr>
              <w:t>;</w:t>
            </w:r>
          </w:p>
        </w:tc>
        <w:tc>
          <w:tcPr>
            <w:tcW w:w="4463" w:type="dxa"/>
          </w:tcPr>
          <w:p w14:paraId="69D534D0" w14:textId="61E78BE2" w:rsidR="006673E6" w:rsidRPr="004A2FCE" w:rsidRDefault="006673E6" w:rsidP="0018245D">
            <w:pPr>
              <w:pStyle w:val="4"/>
              <w:keepNext w:val="0"/>
              <w:keepLines w:val="0"/>
              <w:numPr>
                <w:ilvl w:val="0"/>
                <w:numId w:val="27"/>
              </w:numPr>
              <w:spacing w:line="276" w:lineRule="auto"/>
              <w:ind w:left="1093" w:hanging="425"/>
              <w:jc w:val="both"/>
              <w:rPr>
                <w:rFonts w:ascii="Arial" w:hAnsi="Arial"/>
                <w:sz w:val="20"/>
              </w:rPr>
            </w:pPr>
            <w:proofErr w:type="spellStart"/>
            <w:r w:rsidRPr="004A2FCE">
              <w:rPr>
                <w:rFonts w:ascii="Arial" w:hAnsi="Arial"/>
                <w:sz w:val="20"/>
              </w:rPr>
              <w:t>Uniforms</w:t>
            </w:r>
            <w:proofErr w:type="spellEnd"/>
            <w:r w:rsidRPr="004A2FCE">
              <w:rPr>
                <w:rFonts w:ascii="Arial" w:hAnsi="Arial"/>
                <w:sz w:val="20"/>
              </w:rPr>
              <w:t xml:space="preserve"> Design;</w:t>
            </w:r>
          </w:p>
        </w:tc>
      </w:tr>
      <w:tr w:rsidR="006673E6" w:rsidRPr="009D6216" w14:paraId="16642F6F" w14:textId="77777777" w:rsidTr="001E7D76">
        <w:tc>
          <w:tcPr>
            <w:tcW w:w="4462" w:type="dxa"/>
          </w:tcPr>
          <w:p w14:paraId="041C12F0" w14:textId="3743713A"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 xml:space="preserve">Агентство по закупкам Эксплуатационных материалов и оборудования, а также </w:t>
            </w:r>
            <w:proofErr w:type="spellStart"/>
            <w:r w:rsidRPr="004A2FCE">
              <w:rPr>
                <w:rFonts w:ascii="Arial" w:hAnsi="Arial"/>
                <w:color w:val="000000"/>
                <w:spacing w:val="-2"/>
                <w:sz w:val="20"/>
              </w:rPr>
              <w:t>МПиО</w:t>
            </w:r>
            <w:proofErr w:type="spellEnd"/>
            <w:r w:rsidRPr="004A2FCE">
              <w:rPr>
                <w:rFonts w:ascii="Arial" w:hAnsi="Arial"/>
                <w:color w:val="000000"/>
                <w:spacing w:val="-2"/>
                <w:sz w:val="20"/>
              </w:rPr>
              <w:t>, не включенных в объем работ Дизайнера интерьера с DI.</w:t>
            </w:r>
          </w:p>
        </w:tc>
        <w:tc>
          <w:tcPr>
            <w:tcW w:w="4463" w:type="dxa"/>
          </w:tcPr>
          <w:p w14:paraId="440F34AA" w14:textId="408DB8C9" w:rsidR="006673E6" w:rsidRPr="00553CAF" w:rsidRDefault="004A2FCE"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Procurement Agency for Operating Supplies and Equipment and FF&amp;E not covered under the Interior Designer’s scope of works.</w:t>
            </w:r>
          </w:p>
        </w:tc>
      </w:tr>
      <w:tr w:rsidR="006673E6" w:rsidRPr="004A2FCE" w14:paraId="3A04E2DC" w14:textId="77777777" w:rsidTr="001E7D76">
        <w:tc>
          <w:tcPr>
            <w:tcW w:w="4462" w:type="dxa"/>
          </w:tcPr>
          <w:p w14:paraId="27FC2390" w14:textId="61F43161" w:rsidR="006673E6" w:rsidRPr="004A2FCE" w:rsidRDefault="004A2FCE" w:rsidP="0018245D">
            <w:pPr>
              <w:pStyle w:val="a3"/>
              <w:numPr>
                <w:ilvl w:val="0"/>
                <w:numId w:val="130"/>
              </w:numPr>
              <w:spacing w:line="276" w:lineRule="auto"/>
              <w:ind w:left="591" w:hanging="591"/>
              <w:contextualSpacing w:val="0"/>
              <w:rPr>
                <w:rFonts w:ascii="Arial" w:hAnsi="Arial" w:cs="Arial"/>
                <w:b/>
                <w:lang w:val="en-US"/>
              </w:rPr>
            </w:pPr>
            <w:proofErr w:type="spellStart"/>
            <w:r w:rsidRPr="004A2FCE">
              <w:rPr>
                <w:rFonts w:ascii="Arial" w:hAnsi="Arial" w:cs="Arial"/>
                <w:b/>
                <w:lang w:val="en-US"/>
              </w:rPr>
              <w:t>Внутренняя</w:t>
            </w:r>
            <w:proofErr w:type="spellEnd"/>
            <w:r w:rsidRPr="004A2FCE">
              <w:rPr>
                <w:rFonts w:ascii="Arial" w:hAnsi="Arial" w:cs="Arial"/>
                <w:b/>
                <w:lang w:val="en-US"/>
              </w:rPr>
              <w:t xml:space="preserve"> </w:t>
            </w:r>
            <w:proofErr w:type="spellStart"/>
            <w:r w:rsidRPr="004A2FCE">
              <w:rPr>
                <w:rFonts w:ascii="Arial" w:hAnsi="Arial" w:cs="Arial"/>
                <w:b/>
                <w:lang w:val="en-US"/>
              </w:rPr>
              <w:t>планировка</w:t>
            </w:r>
            <w:proofErr w:type="spellEnd"/>
          </w:p>
        </w:tc>
        <w:tc>
          <w:tcPr>
            <w:tcW w:w="4463" w:type="dxa"/>
          </w:tcPr>
          <w:p w14:paraId="0EED2082" w14:textId="62B75549" w:rsidR="006673E6" w:rsidRPr="004A2FCE" w:rsidRDefault="004A2FCE"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4A2FCE">
              <w:rPr>
                <w:rFonts w:ascii="Arial" w:hAnsi="Arial"/>
                <w:b/>
                <w:color w:val="000000"/>
                <w:spacing w:val="-2"/>
                <w:sz w:val="20"/>
              </w:rPr>
              <w:t>Internal</w:t>
            </w:r>
            <w:proofErr w:type="spellEnd"/>
            <w:r w:rsidRPr="004A2FCE">
              <w:rPr>
                <w:rFonts w:ascii="Arial" w:hAnsi="Arial"/>
                <w:b/>
                <w:color w:val="000000"/>
                <w:spacing w:val="-2"/>
                <w:sz w:val="20"/>
              </w:rPr>
              <w:t xml:space="preserve"> </w:t>
            </w:r>
            <w:proofErr w:type="spellStart"/>
            <w:r w:rsidRPr="004A2FCE">
              <w:rPr>
                <w:rFonts w:ascii="Arial" w:hAnsi="Arial"/>
                <w:b/>
                <w:color w:val="000000"/>
                <w:spacing w:val="-2"/>
                <w:sz w:val="20"/>
              </w:rPr>
              <w:t>Layout</w:t>
            </w:r>
            <w:proofErr w:type="spellEnd"/>
          </w:p>
        </w:tc>
      </w:tr>
      <w:tr w:rsidR="006673E6" w:rsidRPr="009D6216" w14:paraId="3CEE608C" w14:textId="77777777" w:rsidTr="001E7D76">
        <w:tc>
          <w:tcPr>
            <w:tcW w:w="4462" w:type="dxa"/>
          </w:tcPr>
          <w:p w14:paraId="27C0849F" w14:textId="407AD7E9" w:rsidR="006673E6"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Подготовка и представление стандартов и крит</w:t>
            </w:r>
            <w:r w:rsidR="00D322B2">
              <w:rPr>
                <w:rFonts w:ascii="Arial" w:hAnsi="Arial"/>
                <w:spacing w:val="-2"/>
                <w:sz w:val="20"/>
              </w:rPr>
              <w:t xml:space="preserve">ериев проектирования и </w:t>
            </w:r>
            <w:r w:rsidRPr="00D322B2">
              <w:rPr>
                <w:rFonts w:ascii="Arial" w:hAnsi="Arial"/>
                <w:spacing w:val="-2"/>
                <w:sz w:val="20"/>
              </w:rPr>
              <w:t>оборудования DI;</w:t>
            </w:r>
          </w:p>
        </w:tc>
        <w:tc>
          <w:tcPr>
            <w:tcW w:w="4463" w:type="dxa"/>
          </w:tcPr>
          <w:p w14:paraId="1FACA2CD" w14:textId="7E73A390" w:rsidR="006673E6"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Preparation and submission of DI’s design and facilities standards and criteria;</w:t>
            </w:r>
          </w:p>
        </w:tc>
      </w:tr>
      <w:tr w:rsidR="004A2FCE" w:rsidRPr="007B6CAE" w14:paraId="22C8E652" w14:textId="77777777" w:rsidTr="001E7D76">
        <w:tc>
          <w:tcPr>
            <w:tcW w:w="4462" w:type="dxa"/>
          </w:tcPr>
          <w:p w14:paraId="0B87B101" w14:textId="046686CB"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На основе анализа местного рынка, проведенного DI, предложение окончательного выбора номеров, включая количество люксов, требования к конференц-залам и требования к специальным помещениям, с учетом затрат или затрат времени на получение дополнительных разрешений или правительственных одобрений;</w:t>
            </w:r>
          </w:p>
        </w:tc>
        <w:tc>
          <w:tcPr>
            <w:tcW w:w="4463" w:type="dxa"/>
          </w:tcPr>
          <w:p w14:paraId="6F9E30F4" w14:textId="6DB930B8"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 xml:space="preserve">Based on local market analysis by DI, proposal of final guest room </w:t>
            </w:r>
            <w:proofErr w:type="gramStart"/>
            <w:r w:rsidRPr="00D322B2">
              <w:rPr>
                <w:rFonts w:ascii="Arial" w:hAnsi="Arial"/>
                <w:lang w:val="en-US"/>
              </w:rPr>
              <w:t>mix</w:t>
            </w:r>
            <w:proofErr w:type="gramEnd"/>
            <w:r w:rsidRPr="00D322B2">
              <w:rPr>
                <w:rFonts w:ascii="Arial" w:hAnsi="Arial"/>
                <w:lang w:val="en-US"/>
              </w:rPr>
              <w:t>, including number of suites, meeting room requirements and special facility requirements, having regard to the cost or time consuming in securing additional permits or governmental approvals;</w:t>
            </w:r>
          </w:p>
        </w:tc>
      </w:tr>
      <w:tr w:rsidR="004A2FCE" w:rsidRPr="009D6216" w14:paraId="11793550" w14:textId="77777777" w:rsidTr="001E7D76">
        <w:tc>
          <w:tcPr>
            <w:tcW w:w="4462" w:type="dxa"/>
          </w:tcPr>
          <w:p w14:paraId="6C9909A7" w14:textId="355AF1EA"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Исследование условий местного рынка для конкуренции на местном рынке по предложению продуктов питания и напитков, местных предпочтений, тенденций и потребностей в развлечениях, а также предложение типов ресторанов и баров;</w:t>
            </w:r>
          </w:p>
        </w:tc>
        <w:tc>
          <w:tcPr>
            <w:tcW w:w="4463" w:type="dxa"/>
          </w:tcPr>
          <w:p w14:paraId="46143D1C" w14:textId="75319355"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Investigation of local market conditions for local food and beverage competition, local preferences, trends and entertainment needs and proposal of types of restaurants and bars;</w:t>
            </w:r>
          </w:p>
        </w:tc>
      </w:tr>
      <w:tr w:rsidR="004A2FCE" w:rsidRPr="009D6216" w14:paraId="0B2A2EB7" w14:textId="77777777" w:rsidTr="001E7D76">
        <w:tc>
          <w:tcPr>
            <w:tcW w:w="4462" w:type="dxa"/>
          </w:tcPr>
          <w:p w14:paraId="09C9F3CF" w14:textId="16A0F3A3"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Анализ и комментарии, при необходимости, по окончательной внутренней планировке и окончательным сметам; и</w:t>
            </w:r>
          </w:p>
        </w:tc>
        <w:tc>
          <w:tcPr>
            <w:tcW w:w="4463" w:type="dxa"/>
          </w:tcPr>
          <w:p w14:paraId="239AF809" w14:textId="4370A095"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Review of and comment, if necessary, on the final internal layouts and final specifications; and</w:t>
            </w:r>
          </w:p>
        </w:tc>
      </w:tr>
      <w:tr w:rsidR="004A2FCE" w:rsidRPr="009D6216" w14:paraId="2CD9C0AE" w14:textId="77777777" w:rsidTr="001E7D76">
        <w:tc>
          <w:tcPr>
            <w:tcW w:w="4462" w:type="dxa"/>
          </w:tcPr>
          <w:p w14:paraId="70169EBC" w14:textId="639E3326"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lastRenderedPageBreak/>
              <w:t xml:space="preserve">Утверждение плана Стандартного номера и коридора, а также полностью функционального Стандартного номера на объекте с полностью оборудованными </w:t>
            </w:r>
            <w:proofErr w:type="spellStart"/>
            <w:r w:rsidRPr="00D322B2">
              <w:rPr>
                <w:rFonts w:ascii="Arial" w:hAnsi="Arial"/>
                <w:spacing w:val="-2"/>
                <w:sz w:val="20"/>
              </w:rPr>
              <w:t>МПиО</w:t>
            </w:r>
            <w:proofErr w:type="spellEnd"/>
            <w:r w:rsidRPr="00D322B2">
              <w:rPr>
                <w:rFonts w:ascii="Arial" w:hAnsi="Arial"/>
                <w:spacing w:val="-2"/>
                <w:sz w:val="20"/>
              </w:rPr>
              <w:t>, Эксплуатационными расходными материалами и Эксплуатационным оборудованием.</w:t>
            </w:r>
          </w:p>
        </w:tc>
        <w:tc>
          <w:tcPr>
            <w:tcW w:w="4463" w:type="dxa"/>
          </w:tcPr>
          <w:p w14:paraId="2ED4980C" w14:textId="7355C1D1"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Approval of Mock-Up Room and corridor layout as well as a fully functional on-site Mock-Up Room with completely FF&amp;E, Operating Consumables and Operating Equipment fitted out.</w:t>
            </w:r>
          </w:p>
        </w:tc>
      </w:tr>
      <w:tr w:rsidR="001E7D76" w:rsidRPr="004A2FCE" w14:paraId="39DCB968" w14:textId="77777777" w:rsidTr="001E7D76">
        <w:tc>
          <w:tcPr>
            <w:tcW w:w="4462" w:type="dxa"/>
          </w:tcPr>
          <w:p w14:paraId="041D6332" w14:textId="11577D81" w:rsidR="001E7D76" w:rsidRPr="00D322B2" w:rsidRDefault="00D322B2" w:rsidP="0018245D">
            <w:pPr>
              <w:pStyle w:val="a3"/>
              <w:numPr>
                <w:ilvl w:val="0"/>
                <w:numId w:val="130"/>
              </w:numPr>
              <w:spacing w:line="276" w:lineRule="auto"/>
              <w:ind w:left="591" w:hanging="591"/>
              <w:contextualSpacing w:val="0"/>
              <w:rPr>
                <w:rFonts w:ascii="Arial" w:hAnsi="Arial" w:cs="Arial"/>
                <w:b/>
                <w:lang w:val="en-US"/>
              </w:rPr>
            </w:pPr>
            <w:proofErr w:type="spellStart"/>
            <w:r w:rsidRPr="00D322B2">
              <w:rPr>
                <w:rFonts w:ascii="Arial" w:hAnsi="Arial" w:cs="Arial"/>
                <w:b/>
                <w:lang w:val="en-US"/>
              </w:rPr>
              <w:t>Дизайн</w:t>
            </w:r>
            <w:proofErr w:type="spellEnd"/>
            <w:r w:rsidRPr="00D322B2">
              <w:rPr>
                <w:rFonts w:ascii="Arial" w:hAnsi="Arial" w:cs="Arial"/>
                <w:b/>
                <w:lang w:val="en-US"/>
              </w:rPr>
              <w:t xml:space="preserve"> </w:t>
            </w:r>
            <w:proofErr w:type="spellStart"/>
            <w:r w:rsidRPr="00D322B2">
              <w:rPr>
                <w:rFonts w:ascii="Arial" w:hAnsi="Arial" w:cs="Arial"/>
                <w:b/>
                <w:lang w:val="en-US"/>
              </w:rPr>
              <w:t>интерье</w:t>
            </w:r>
            <w:proofErr w:type="spellEnd"/>
          </w:p>
        </w:tc>
        <w:tc>
          <w:tcPr>
            <w:tcW w:w="4463" w:type="dxa"/>
          </w:tcPr>
          <w:p w14:paraId="76732198" w14:textId="2A6D2239" w:rsidR="001E7D76" w:rsidRPr="00D322B2"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D322B2">
              <w:rPr>
                <w:rFonts w:ascii="Arial" w:hAnsi="Arial"/>
                <w:b/>
                <w:color w:val="000000"/>
                <w:spacing w:val="-2"/>
                <w:sz w:val="20"/>
              </w:rPr>
              <w:t>Interior</w:t>
            </w:r>
            <w:proofErr w:type="spellEnd"/>
            <w:r w:rsidRPr="00D322B2">
              <w:rPr>
                <w:rFonts w:ascii="Arial" w:hAnsi="Arial"/>
                <w:b/>
                <w:color w:val="000000"/>
                <w:spacing w:val="-2"/>
                <w:sz w:val="20"/>
              </w:rPr>
              <w:t xml:space="preserve"> Design</w:t>
            </w:r>
          </w:p>
        </w:tc>
      </w:tr>
      <w:tr w:rsidR="001E7D76" w:rsidRPr="009D6216" w14:paraId="17834847" w14:textId="77777777" w:rsidTr="001E7D76">
        <w:tc>
          <w:tcPr>
            <w:tcW w:w="4462" w:type="dxa"/>
          </w:tcPr>
          <w:p w14:paraId="39FA2262" w14:textId="7F1F3F5B" w:rsidR="001E7D76"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Подготовка и представление стандартов и критериев проектирования DI;</w:t>
            </w:r>
          </w:p>
        </w:tc>
        <w:tc>
          <w:tcPr>
            <w:tcW w:w="4463" w:type="dxa"/>
          </w:tcPr>
          <w:p w14:paraId="4C05D9D9" w14:textId="5856742C" w:rsidR="001E7D76"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Preparation and submission of DI’s design standards and criteria;</w:t>
            </w:r>
          </w:p>
        </w:tc>
      </w:tr>
      <w:tr w:rsidR="00D322B2" w:rsidRPr="009D6216" w14:paraId="2EFB30C9" w14:textId="77777777" w:rsidTr="001E7D76">
        <w:tc>
          <w:tcPr>
            <w:tcW w:w="4462" w:type="dxa"/>
          </w:tcPr>
          <w:p w14:paraId="7A4160F2" w14:textId="2D2F398F"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Помощь дизайнерам интерьеров в составлении технического задания и предложений по функциональной планировке номеров, общественных зон, ресторанов и конференц-залов;</w:t>
            </w:r>
          </w:p>
        </w:tc>
        <w:tc>
          <w:tcPr>
            <w:tcW w:w="4463" w:type="dxa"/>
          </w:tcPr>
          <w:p w14:paraId="39312F95" w14:textId="44FB25E5"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Assistance to the interior designers with design brief and suggestions on functional layout of guestrooms, public areas, restaurants and conference room;</w:t>
            </w:r>
          </w:p>
        </w:tc>
      </w:tr>
      <w:tr w:rsidR="00D322B2" w:rsidRPr="009D6216" w14:paraId="4CA62959" w14:textId="77777777" w:rsidTr="001E7D76">
        <w:tc>
          <w:tcPr>
            <w:tcW w:w="4462" w:type="dxa"/>
          </w:tcPr>
          <w:p w14:paraId="62296E8F" w14:textId="134902F7"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предварительных планировок и предложений дизайнера интерьера;</w:t>
            </w:r>
          </w:p>
        </w:tc>
        <w:tc>
          <w:tcPr>
            <w:tcW w:w="4463" w:type="dxa"/>
          </w:tcPr>
          <w:p w14:paraId="6A835D7B" w14:textId="0B35473C"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preliminary layouts and suggestions by the interior designer;</w:t>
            </w:r>
          </w:p>
        </w:tc>
      </w:tr>
      <w:tr w:rsidR="00D322B2" w:rsidRPr="009D6216" w14:paraId="237AF638" w14:textId="77777777" w:rsidTr="001E7D76">
        <w:tc>
          <w:tcPr>
            <w:tcW w:w="4462" w:type="dxa"/>
          </w:tcPr>
          <w:p w14:paraId="54A74474" w14:textId="3B980F22"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и комментарии по предварительной презентации интерьера, включая планы планировки, фасады, цветовые схемы и визуализацию;</w:t>
            </w:r>
          </w:p>
        </w:tc>
        <w:tc>
          <w:tcPr>
            <w:tcW w:w="4463" w:type="dxa"/>
          </w:tcPr>
          <w:p w14:paraId="2FF9F6B9" w14:textId="06E69730"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 xml:space="preserve">Review of and comment on the preliminary presentation for interior, including layout plans, elevations, </w:t>
            </w:r>
            <w:proofErr w:type="spellStart"/>
            <w:r w:rsidRPr="00D322B2">
              <w:rPr>
                <w:rFonts w:ascii="Arial" w:hAnsi="Arial"/>
                <w:spacing w:val="-2"/>
                <w:sz w:val="20"/>
                <w:lang w:val="en-US"/>
              </w:rPr>
              <w:t>colour</w:t>
            </w:r>
            <w:proofErr w:type="spellEnd"/>
            <w:r w:rsidRPr="00D322B2">
              <w:rPr>
                <w:rFonts w:ascii="Arial" w:hAnsi="Arial"/>
                <w:spacing w:val="-2"/>
                <w:sz w:val="20"/>
                <w:lang w:val="en-US"/>
              </w:rPr>
              <w:t xml:space="preserve"> schemes and renderings;</w:t>
            </w:r>
          </w:p>
        </w:tc>
      </w:tr>
      <w:tr w:rsidR="00D322B2" w:rsidRPr="009D6216" w14:paraId="48E48815" w14:textId="77777777" w:rsidTr="001E7D76">
        <w:tc>
          <w:tcPr>
            <w:tcW w:w="4462" w:type="dxa"/>
          </w:tcPr>
          <w:p w14:paraId="5F8EF330" w14:textId="5E856000"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Обзор и комментарии по окончательной презентации интерьеров;</w:t>
            </w:r>
          </w:p>
        </w:tc>
        <w:tc>
          <w:tcPr>
            <w:tcW w:w="4463" w:type="dxa"/>
          </w:tcPr>
          <w:p w14:paraId="0A1453EE" w14:textId="5B8DC07A"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final presentation for interiors;</w:t>
            </w:r>
          </w:p>
        </w:tc>
      </w:tr>
      <w:tr w:rsidR="00D322B2" w:rsidRPr="009D6216" w14:paraId="6CE202AA" w14:textId="77777777" w:rsidTr="001E7D76">
        <w:tc>
          <w:tcPr>
            <w:tcW w:w="4462" w:type="dxa"/>
          </w:tcPr>
          <w:p w14:paraId="7521C7D1" w14:textId="37C07014"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Обзор и комментарии по образцам ковровых покрытий, настенных покрытий, тканей и т. д.; и</w:t>
            </w:r>
          </w:p>
        </w:tc>
        <w:tc>
          <w:tcPr>
            <w:tcW w:w="4463" w:type="dxa"/>
          </w:tcPr>
          <w:p w14:paraId="2BFB9077" w14:textId="58D4B015"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specifications for carpeting, wall coverings, fabrics, etc.; and</w:t>
            </w:r>
          </w:p>
        </w:tc>
      </w:tr>
      <w:tr w:rsidR="00D322B2" w:rsidRPr="009D6216" w14:paraId="011CEC3E" w14:textId="77777777" w:rsidTr="001E7D76">
        <w:tc>
          <w:tcPr>
            <w:tcW w:w="4462" w:type="dxa"/>
          </w:tcPr>
          <w:p w14:paraId="57D819C8" w14:textId="5D6899EF"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и комментарии к окончательным рабочим чертежам интерьеров и сметам на покупку мебели, предметов обстановки и отдельных предметов.</w:t>
            </w:r>
          </w:p>
        </w:tc>
        <w:tc>
          <w:tcPr>
            <w:tcW w:w="4463" w:type="dxa"/>
          </w:tcPr>
          <w:p w14:paraId="1861F5BC" w14:textId="2E64839B"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final working drawings for interiors and purchase specifications for furniture and furnishings and loose items.</w:t>
            </w:r>
          </w:p>
        </w:tc>
      </w:tr>
      <w:tr w:rsidR="00D322B2" w:rsidRPr="004A2FCE" w14:paraId="334EE377" w14:textId="77777777" w:rsidTr="001E7D76">
        <w:tc>
          <w:tcPr>
            <w:tcW w:w="4462" w:type="dxa"/>
          </w:tcPr>
          <w:p w14:paraId="64EE522B" w14:textId="04085367" w:rsidR="00D322B2" w:rsidRPr="00D322B2" w:rsidRDefault="00D322B2" w:rsidP="0018245D">
            <w:pPr>
              <w:pStyle w:val="a3"/>
              <w:numPr>
                <w:ilvl w:val="0"/>
                <w:numId w:val="130"/>
              </w:numPr>
              <w:spacing w:line="276" w:lineRule="auto"/>
              <w:ind w:left="591" w:hanging="591"/>
              <w:contextualSpacing w:val="0"/>
              <w:rPr>
                <w:rFonts w:ascii="Arial" w:hAnsi="Arial" w:cs="Arial"/>
                <w:b/>
                <w:lang w:val="en-US"/>
              </w:rPr>
            </w:pPr>
            <w:r w:rsidRPr="00D322B2">
              <w:rPr>
                <w:rFonts w:ascii="Arial" w:hAnsi="Arial" w:cs="Arial"/>
                <w:b/>
                <w:lang w:val="en-US"/>
              </w:rPr>
              <w:t xml:space="preserve">Механика, </w:t>
            </w:r>
            <w:proofErr w:type="spellStart"/>
            <w:r w:rsidRPr="00D322B2">
              <w:rPr>
                <w:rFonts w:ascii="Arial" w:hAnsi="Arial" w:cs="Arial"/>
                <w:b/>
                <w:lang w:val="en-US"/>
              </w:rPr>
              <w:t>электрика</w:t>
            </w:r>
            <w:proofErr w:type="spellEnd"/>
            <w:r w:rsidRPr="00D322B2">
              <w:rPr>
                <w:rFonts w:ascii="Arial" w:hAnsi="Arial" w:cs="Arial"/>
                <w:b/>
                <w:lang w:val="en-US"/>
              </w:rPr>
              <w:t xml:space="preserve">, </w:t>
            </w:r>
            <w:proofErr w:type="spellStart"/>
            <w:r w:rsidRPr="00D322B2">
              <w:rPr>
                <w:rFonts w:ascii="Arial" w:hAnsi="Arial" w:cs="Arial"/>
                <w:b/>
                <w:lang w:val="en-US"/>
              </w:rPr>
              <w:t>сантехника</w:t>
            </w:r>
            <w:proofErr w:type="spellEnd"/>
          </w:p>
        </w:tc>
        <w:tc>
          <w:tcPr>
            <w:tcW w:w="4463" w:type="dxa"/>
          </w:tcPr>
          <w:p w14:paraId="25D3396D" w14:textId="7B1FA172" w:rsidR="00D322B2" w:rsidRPr="00D322B2"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D322B2">
              <w:rPr>
                <w:rFonts w:ascii="Arial" w:hAnsi="Arial"/>
                <w:b/>
                <w:color w:val="000000"/>
                <w:spacing w:val="-2"/>
                <w:sz w:val="20"/>
              </w:rPr>
              <w:t>Mechanical</w:t>
            </w:r>
            <w:proofErr w:type="spellEnd"/>
            <w:r w:rsidRPr="00D322B2">
              <w:rPr>
                <w:rFonts w:ascii="Arial" w:hAnsi="Arial"/>
                <w:b/>
                <w:color w:val="000000"/>
                <w:spacing w:val="-2"/>
                <w:sz w:val="20"/>
              </w:rPr>
              <w:t xml:space="preserve">, </w:t>
            </w:r>
            <w:proofErr w:type="spellStart"/>
            <w:r w:rsidRPr="00D322B2">
              <w:rPr>
                <w:rFonts w:ascii="Arial" w:hAnsi="Arial"/>
                <w:b/>
                <w:color w:val="000000"/>
                <w:spacing w:val="-2"/>
                <w:sz w:val="20"/>
              </w:rPr>
              <w:t>Electrical</w:t>
            </w:r>
            <w:proofErr w:type="spellEnd"/>
            <w:r w:rsidRPr="00D322B2">
              <w:rPr>
                <w:rFonts w:ascii="Arial" w:hAnsi="Arial"/>
                <w:b/>
                <w:color w:val="000000"/>
                <w:spacing w:val="-2"/>
                <w:sz w:val="20"/>
              </w:rPr>
              <w:t xml:space="preserve">, </w:t>
            </w:r>
            <w:proofErr w:type="spellStart"/>
            <w:r w:rsidRPr="00D322B2">
              <w:rPr>
                <w:rFonts w:ascii="Arial" w:hAnsi="Arial"/>
                <w:b/>
                <w:color w:val="000000"/>
                <w:spacing w:val="-2"/>
                <w:sz w:val="20"/>
              </w:rPr>
              <w:t>Plumbing</w:t>
            </w:r>
            <w:proofErr w:type="spellEnd"/>
          </w:p>
        </w:tc>
      </w:tr>
      <w:tr w:rsidR="00D322B2" w:rsidRPr="009D6216" w14:paraId="7065BA52" w14:textId="77777777" w:rsidTr="001E7D76">
        <w:tc>
          <w:tcPr>
            <w:tcW w:w="4462" w:type="dxa"/>
          </w:tcPr>
          <w:p w14:paraId="4A40257E" w14:textId="3DF0E543"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Представление минимальных стандартов Руководства по техническому обслуживанию DI;</w:t>
            </w:r>
          </w:p>
        </w:tc>
        <w:tc>
          <w:tcPr>
            <w:tcW w:w="4463" w:type="dxa"/>
          </w:tcPr>
          <w:p w14:paraId="19EB3BE7" w14:textId="3CDC59B7"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t>Submission of DI’s Technical Services Guidelines minimum standards;</w:t>
            </w:r>
          </w:p>
        </w:tc>
      </w:tr>
      <w:tr w:rsidR="00D322B2" w:rsidRPr="009D6216" w14:paraId="6F456480" w14:textId="77777777" w:rsidTr="001E7D76">
        <w:tc>
          <w:tcPr>
            <w:tcW w:w="4462" w:type="dxa"/>
          </w:tcPr>
          <w:p w14:paraId="3A69918B" w14:textId="02F36D0D"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 xml:space="preserve">Рассмотрение и комментарии, при необходимости, окончательных планов и смет различных систем, </w:t>
            </w:r>
            <w:r w:rsidRPr="00D322B2">
              <w:rPr>
                <w:rFonts w:ascii="Arial" w:hAnsi="Arial"/>
                <w:spacing w:val="-2"/>
                <w:sz w:val="20"/>
              </w:rPr>
              <w:lastRenderedPageBreak/>
              <w:t>рекомендованных Консультантами проекта; и</w:t>
            </w:r>
          </w:p>
        </w:tc>
        <w:tc>
          <w:tcPr>
            <w:tcW w:w="4463" w:type="dxa"/>
          </w:tcPr>
          <w:p w14:paraId="7F014873" w14:textId="18AE23EB"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lastRenderedPageBreak/>
              <w:t>Review of and comment, if necessary, on the final plans and specifications of the different systems as recommended by the Project Consultants; and</w:t>
            </w:r>
          </w:p>
        </w:tc>
      </w:tr>
      <w:tr w:rsidR="00D322B2" w:rsidRPr="007B6CAE" w14:paraId="3C78A35B" w14:textId="77777777" w:rsidTr="001E7D76">
        <w:tc>
          <w:tcPr>
            <w:tcW w:w="4462" w:type="dxa"/>
          </w:tcPr>
          <w:p w14:paraId="6B2AA8DA" w14:textId="3E1481A0"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По требованию Владельца предоставление названий приемлемых производителей, марок, моделей и поставщиков оборудования.</w:t>
            </w:r>
          </w:p>
        </w:tc>
        <w:tc>
          <w:tcPr>
            <w:tcW w:w="4463" w:type="dxa"/>
          </w:tcPr>
          <w:p w14:paraId="5E9CB27F" w14:textId="23B6EC60"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t xml:space="preserve">If required by the Owner, provision </w:t>
            </w:r>
            <w:proofErr w:type="gramStart"/>
            <w:r w:rsidRPr="00D322B2">
              <w:rPr>
                <w:rFonts w:ascii="Arial" w:hAnsi="Arial"/>
                <w:spacing w:val="-2"/>
                <w:sz w:val="20"/>
                <w:lang w:val="en-US"/>
              </w:rPr>
              <w:t>of  names</w:t>
            </w:r>
            <w:proofErr w:type="gramEnd"/>
            <w:r w:rsidRPr="00D322B2">
              <w:rPr>
                <w:rFonts w:ascii="Arial" w:hAnsi="Arial"/>
                <w:spacing w:val="-2"/>
                <w:sz w:val="20"/>
                <w:lang w:val="en-US"/>
              </w:rPr>
              <w:t xml:space="preserve"> of acceptable manufacturers, brands, models and suppliers of equipment.</w:t>
            </w:r>
          </w:p>
        </w:tc>
      </w:tr>
      <w:tr w:rsidR="00D322B2" w:rsidRPr="009D6216" w14:paraId="0F4ECDF4" w14:textId="77777777" w:rsidTr="001E7D76">
        <w:tc>
          <w:tcPr>
            <w:tcW w:w="4462" w:type="dxa"/>
          </w:tcPr>
          <w:p w14:paraId="04258745" w14:textId="3DCC3243" w:rsidR="00D322B2" w:rsidRPr="00553CAF" w:rsidRDefault="00D322B2"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Критерии систем (ИТ и телекоммуникаций)</w:t>
            </w:r>
          </w:p>
        </w:tc>
        <w:tc>
          <w:tcPr>
            <w:tcW w:w="4463" w:type="dxa"/>
          </w:tcPr>
          <w:p w14:paraId="2EC32428" w14:textId="29A710ED" w:rsidR="00D322B2" w:rsidRPr="00553CAF"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Systems (It and Telecommunications) Criteria</w:t>
            </w:r>
          </w:p>
        </w:tc>
      </w:tr>
      <w:tr w:rsidR="00D322B2" w:rsidRPr="009D6216" w14:paraId="224D980B" w14:textId="77777777" w:rsidTr="001E7D76">
        <w:tc>
          <w:tcPr>
            <w:tcW w:w="4462" w:type="dxa"/>
          </w:tcPr>
          <w:p w14:paraId="17EEF551" w14:textId="5B8E494C"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Представление ИТ-руководств DI, устанавливающих минимальные необходимые стандарты;</w:t>
            </w:r>
          </w:p>
        </w:tc>
        <w:tc>
          <w:tcPr>
            <w:tcW w:w="4463" w:type="dxa"/>
          </w:tcPr>
          <w:p w14:paraId="4545D01C" w14:textId="45E472B3" w:rsidR="00D322B2" w:rsidRPr="00D322B2"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Submission of DI’s IT Guidelines which set forth the minimum standards required;</w:t>
            </w:r>
          </w:p>
        </w:tc>
      </w:tr>
      <w:tr w:rsidR="00D322B2" w:rsidRPr="009D6216" w14:paraId="308BE166" w14:textId="77777777" w:rsidTr="001E7D76">
        <w:tc>
          <w:tcPr>
            <w:tcW w:w="4462" w:type="dxa"/>
          </w:tcPr>
          <w:p w14:paraId="7DAFB4CE" w14:textId="1616D55B"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Рассмотрение и комментарии, при необходимости, окончательных планов и спецификаций ИТ и телекоммуникационных систем; и</w:t>
            </w:r>
          </w:p>
        </w:tc>
        <w:tc>
          <w:tcPr>
            <w:tcW w:w="4463" w:type="dxa"/>
          </w:tcPr>
          <w:p w14:paraId="58B84715" w14:textId="730A7630" w:rsidR="00D322B2" w:rsidRPr="00944505"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of and comment, if necessary, on the final plans and specifications of IT and telecommunication systems; and</w:t>
            </w:r>
          </w:p>
        </w:tc>
      </w:tr>
      <w:tr w:rsidR="00D322B2" w:rsidRPr="009D6216" w14:paraId="605BB7FE" w14:textId="77777777" w:rsidTr="001E7D76">
        <w:tc>
          <w:tcPr>
            <w:tcW w:w="4462" w:type="dxa"/>
          </w:tcPr>
          <w:p w14:paraId="599F08D5" w14:textId="20E18C2C"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По требованию Владельца предоставление названий приемлемых производителей и поставщиков оборудования.</w:t>
            </w:r>
          </w:p>
        </w:tc>
        <w:tc>
          <w:tcPr>
            <w:tcW w:w="4463" w:type="dxa"/>
          </w:tcPr>
          <w:p w14:paraId="4522BA8E" w14:textId="4474E2A7" w:rsidR="00D322B2" w:rsidRPr="00944505"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If required by the Owner, provision of names of acceptable manufacturers and suppliers of equipment.</w:t>
            </w:r>
          </w:p>
        </w:tc>
      </w:tr>
      <w:tr w:rsidR="00D322B2" w:rsidRPr="007B6CAE" w14:paraId="64E9FD7C" w14:textId="77777777" w:rsidTr="001E7D76">
        <w:tc>
          <w:tcPr>
            <w:tcW w:w="4462" w:type="dxa"/>
          </w:tcPr>
          <w:p w14:paraId="04BA3274" w14:textId="5D364E9A" w:rsidR="00D322B2" w:rsidRPr="00553CAF" w:rsidRDefault="00944505"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Критерии освещения и аудиовизуального освещения</w:t>
            </w:r>
          </w:p>
        </w:tc>
        <w:tc>
          <w:tcPr>
            <w:tcW w:w="4463" w:type="dxa"/>
          </w:tcPr>
          <w:p w14:paraId="762E2FBB" w14:textId="6EB9F56F" w:rsidR="00D322B2" w:rsidRPr="00553CAF"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 xml:space="preserve">Lighting and </w:t>
            </w:r>
            <w:proofErr w:type="gramStart"/>
            <w:r w:rsidRPr="00553CAF">
              <w:rPr>
                <w:rFonts w:ascii="Arial" w:hAnsi="Arial"/>
                <w:b/>
                <w:color w:val="000000"/>
                <w:spacing w:val="-2"/>
                <w:sz w:val="20"/>
                <w:lang w:val="en-US"/>
              </w:rPr>
              <w:t>Audio Visual</w:t>
            </w:r>
            <w:proofErr w:type="gramEnd"/>
            <w:r w:rsidRPr="00553CAF">
              <w:rPr>
                <w:rFonts w:ascii="Arial" w:hAnsi="Arial"/>
                <w:b/>
                <w:color w:val="000000"/>
                <w:spacing w:val="-2"/>
                <w:sz w:val="20"/>
                <w:lang w:val="en-US"/>
              </w:rPr>
              <w:t xml:space="preserve"> Criteria</w:t>
            </w:r>
          </w:p>
        </w:tc>
      </w:tr>
      <w:tr w:rsidR="00944505" w:rsidRPr="009D6216" w14:paraId="46026AA2" w14:textId="77777777" w:rsidTr="001E7D76">
        <w:tc>
          <w:tcPr>
            <w:tcW w:w="4462" w:type="dxa"/>
          </w:tcPr>
          <w:p w14:paraId="66EC54C7" w14:textId="22662B80" w:rsidR="00944505" w:rsidRPr="00944505" w:rsidRDefault="00944505" w:rsidP="0018245D">
            <w:pPr>
              <w:pStyle w:val="4"/>
              <w:keepNext w:val="0"/>
              <w:keepLines w:val="0"/>
              <w:numPr>
                <w:ilvl w:val="0"/>
                <w:numId w:val="34"/>
              </w:numPr>
              <w:spacing w:before="0" w:after="120" w:line="276" w:lineRule="auto"/>
              <w:ind w:left="1016" w:hanging="425"/>
              <w:jc w:val="both"/>
              <w:rPr>
                <w:rFonts w:ascii="Arial" w:hAnsi="Arial"/>
                <w:spacing w:val="-2"/>
                <w:sz w:val="20"/>
              </w:rPr>
            </w:pPr>
            <w:r w:rsidRPr="00944505">
              <w:rPr>
                <w:rFonts w:ascii="Arial" w:hAnsi="Arial"/>
                <w:spacing w:val="-2"/>
                <w:sz w:val="20"/>
              </w:rPr>
              <w:t xml:space="preserve">Помощь архитекторам, дизайнерам интерьеров, консультантам по аудиовизуальному и световому оборудованию </w:t>
            </w:r>
            <w:r w:rsidRPr="00944505">
              <w:rPr>
                <w:rFonts w:ascii="Arial" w:hAnsi="Arial"/>
                <w:sz w:val="20"/>
              </w:rPr>
              <w:t>Владельца</w:t>
            </w:r>
            <w:r w:rsidRPr="00944505">
              <w:rPr>
                <w:rFonts w:ascii="Arial" w:hAnsi="Arial"/>
                <w:spacing w:val="-2"/>
                <w:sz w:val="20"/>
              </w:rPr>
              <w:t xml:space="preserve"> в подготовке схем номеров, ресторанов, баров, оздоровительных клубов, вестибюлей и внешних входных зон; и</w:t>
            </w:r>
          </w:p>
        </w:tc>
        <w:tc>
          <w:tcPr>
            <w:tcW w:w="4463" w:type="dxa"/>
          </w:tcPr>
          <w:p w14:paraId="137D390D" w14:textId="41D06BEC" w:rsidR="00944505" w:rsidRPr="00944505" w:rsidRDefault="00944505" w:rsidP="0018245D">
            <w:pPr>
              <w:pStyle w:val="4"/>
              <w:keepNext w:val="0"/>
              <w:keepLines w:val="0"/>
              <w:numPr>
                <w:ilvl w:val="0"/>
                <w:numId w:val="35"/>
              </w:numPr>
              <w:spacing w:before="0" w:after="120" w:line="276" w:lineRule="auto"/>
              <w:ind w:left="952" w:hanging="425"/>
              <w:jc w:val="both"/>
              <w:rPr>
                <w:rFonts w:ascii="Arial" w:hAnsi="Arial"/>
                <w:spacing w:val="-2"/>
                <w:sz w:val="20"/>
                <w:lang w:val="en-US"/>
              </w:rPr>
            </w:pPr>
            <w:r w:rsidRPr="00944505">
              <w:rPr>
                <w:rFonts w:ascii="Arial" w:hAnsi="Arial"/>
                <w:spacing w:val="-2"/>
                <w:sz w:val="20"/>
                <w:lang w:val="en-US"/>
              </w:rPr>
              <w:t>Assistance to the Owner’s architects, interior designers, audio visual and lighting consultants in preparation of schemes for guest rooms, restaurants, bars, health club, lobby and outside entrance areas; and</w:t>
            </w:r>
          </w:p>
        </w:tc>
      </w:tr>
      <w:tr w:rsidR="00944505" w:rsidRPr="009D6216" w14:paraId="1C7FD28C" w14:textId="77777777" w:rsidTr="001E7D76">
        <w:tc>
          <w:tcPr>
            <w:tcW w:w="4462" w:type="dxa"/>
          </w:tcPr>
          <w:p w14:paraId="497BD5E9" w14:textId="182F993C" w:rsidR="00944505" w:rsidRPr="00944505" w:rsidRDefault="00944505" w:rsidP="0018245D">
            <w:pPr>
              <w:pStyle w:val="4"/>
              <w:keepNext w:val="0"/>
              <w:keepLines w:val="0"/>
              <w:numPr>
                <w:ilvl w:val="0"/>
                <w:numId w:val="34"/>
              </w:numPr>
              <w:spacing w:before="0" w:after="120" w:line="276" w:lineRule="auto"/>
              <w:ind w:left="1016" w:hanging="425"/>
              <w:jc w:val="both"/>
              <w:rPr>
                <w:rFonts w:ascii="Arial" w:hAnsi="Arial"/>
                <w:spacing w:val="-2"/>
                <w:sz w:val="20"/>
              </w:rPr>
            </w:pPr>
            <w:r w:rsidRPr="00944505">
              <w:rPr>
                <w:rFonts w:ascii="Arial" w:hAnsi="Arial"/>
                <w:spacing w:val="-2"/>
                <w:sz w:val="20"/>
              </w:rPr>
              <w:t>Обзор окончательных планов и планов аудиовизуальных и световых систем, включая выбор конкретного оборудования и светильников.</w:t>
            </w:r>
          </w:p>
        </w:tc>
        <w:tc>
          <w:tcPr>
            <w:tcW w:w="4463" w:type="dxa"/>
          </w:tcPr>
          <w:p w14:paraId="2ECA287B" w14:textId="102A3696" w:rsidR="00944505" w:rsidRPr="00944505" w:rsidRDefault="00944505" w:rsidP="0018245D">
            <w:pPr>
              <w:pStyle w:val="4"/>
              <w:keepNext w:val="0"/>
              <w:keepLines w:val="0"/>
              <w:numPr>
                <w:ilvl w:val="0"/>
                <w:numId w:val="35"/>
              </w:numPr>
              <w:spacing w:before="0" w:after="120" w:line="276" w:lineRule="auto"/>
              <w:ind w:left="952" w:hanging="425"/>
              <w:jc w:val="both"/>
              <w:rPr>
                <w:rFonts w:ascii="Arial" w:hAnsi="Arial"/>
                <w:spacing w:val="-2"/>
                <w:sz w:val="20"/>
                <w:lang w:val="en-US"/>
              </w:rPr>
            </w:pPr>
            <w:r w:rsidRPr="00944505">
              <w:rPr>
                <w:rFonts w:ascii="Arial" w:hAnsi="Arial"/>
                <w:spacing w:val="-2"/>
                <w:sz w:val="20"/>
                <w:lang w:val="en-US"/>
              </w:rPr>
              <w:t>Review of final audio visual and lighting layouts and plans, including specific equipment and fixture selection.</w:t>
            </w:r>
          </w:p>
        </w:tc>
      </w:tr>
      <w:tr w:rsidR="00944505" w:rsidRPr="004A2FCE" w14:paraId="2AA610B0" w14:textId="77777777" w:rsidTr="001E7D76">
        <w:tc>
          <w:tcPr>
            <w:tcW w:w="4462" w:type="dxa"/>
          </w:tcPr>
          <w:p w14:paraId="3DAAF1F0" w14:textId="3A5844A5" w:rsidR="00944505" w:rsidRPr="00944505" w:rsidRDefault="00944505" w:rsidP="0018245D">
            <w:pPr>
              <w:pStyle w:val="a3"/>
              <w:numPr>
                <w:ilvl w:val="0"/>
                <w:numId w:val="130"/>
              </w:numPr>
              <w:spacing w:line="276" w:lineRule="auto"/>
              <w:ind w:left="591" w:hanging="591"/>
              <w:contextualSpacing w:val="0"/>
              <w:rPr>
                <w:rFonts w:ascii="Arial" w:hAnsi="Arial" w:cs="Arial"/>
                <w:b/>
                <w:lang w:val="en-US"/>
              </w:rPr>
            </w:pPr>
            <w:proofErr w:type="spellStart"/>
            <w:r w:rsidRPr="00944505">
              <w:rPr>
                <w:rFonts w:ascii="Arial" w:hAnsi="Arial" w:cs="Arial"/>
                <w:b/>
                <w:lang w:val="en-US"/>
              </w:rPr>
              <w:t>Критерии</w:t>
            </w:r>
            <w:proofErr w:type="spellEnd"/>
            <w:r w:rsidRPr="00944505">
              <w:rPr>
                <w:rFonts w:ascii="Arial" w:hAnsi="Arial" w:cs="Arial"/>
                <w:b/>
                <w:lang w:val="en-US"/>
              </w:rPr>
              <w:t xml:space="preserve"> </w:t>
            </w:r>
            <w:proofErr w:type="spellStart"/>
            <w:r w:rsidRPr="00944505">
              <w:rPr>
                <w:rFonts w:ascii="Arial" w:hAnsi="Arial" w:cs="Arial"/>
                <w:b/>
                <w:lang w:val="en-US"/>
              </w:rPr>
              <w:t>кухни</w:t>
            </w:r>
            <w:proofErr w:type="spellEnd"/>
            <w:r w:rsidRPr="00944505">
              <w:rPr>
                <w:rFonts w:ascii="Arial" w:hAnsi="Arial" w:cs="Arial"/>
                <w:b/>
                <w:lang w:val="en-US"/>
              </w:rPr>
              <w:t xml:space="preserve"> и </w:t>
            </w:r>
            <w:proofErr w:type="spellStart"/>
            <w:r w:rsidRPr="00944505">
              <w:rPr>
                <w:rFonts w:ascii="Arial" w:hAnsi="Arial" w:cs="Arial"/>
                <w:b/>
                <w:lang w:val="en-US"/>
              </w:rPr>
              <w:t>прачечной</w:t>
            </w:r>
            <w:proofErr w:type="spellEnd"/>
          </w:p>
        </w:tc>
        <w:tc>
          <w:tcPr>
            <w:tcW w:w="4463" w:type="dxa"/>
          </w:tcPr>
          <w:p w14:paraId="62106957" w14:textId="79BA7C27" w:rsidR="00944505" w:rsidRPr="00944505"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944505">
              <w:rPr>
                <w:rFonts w:ascii="Arial" w:hAnsi="Arial"/>
                <w:b/>
                <w:color w:val="000000"/>
                <w:spacing w:val="-2"/>
                <w:sz w:val="20"/>
              </w:rPr>
              <w:t>Kitchen</w:t>
            </w:r>
            <w:proofErr w:type="spellEnd"/>
            <w:r w:rsidRPr="00944505">
              <w:rPr>
                <w:rFonts w:ascii="Arial" w:hAnsi="Arial"/>
                <w:b/>
                <w:color w:val="000000"/>
                <w:spacing w:val="-2"/>
                <w:sz w:val="20"/>
              </w:rPr>
              <w:t xml:space="preserve"> </w:t>
            </w:r>
            <w:proofErr w:type="spellStart"/>
            <w:r w:rsidRPr="00944505">
              <w:rPr>
                <w:rFonts w:ascii="Arial" w:hAnsi="Arial"/>
                <w:b/>
                <w:color w:val="000000"/>
                <w:spacing w:val="-2"/>
                <w:sz w:val="20"/>
              </w:rPr>
              <w:t>and</w:t>
            </w:r>
            <w:proofErr w:type="spellEnd"/>
            <w:r w:rsidRPr="00944505">
              <w:rPr>
                <w:rFonts w:ascii="Arial" w:hAnsi="Arial"/>
                <w:b/>
                <w:color w:val="000000"/>
                <w:spacing w:val="-2"/>
                <w:sz w:val="20"/>
              </w:rPr>
              <w:t xml:space="preserve"> </w:t>
            </w:r>
            <w:proofErr w:type="spellStart"/>
            <w:r w:rsidRPr="00944505">
              <w:rPr>
                <w:rFonts w:ascii="Arial" w:hAnsi="Arial"/>
                <w:b/>
                <w:color w:val="000000"/>
                <w:spacing w:val="-2"/>
                <w:sz w:val="20"/>
              </w:rPr>
              <w:t>Laundry</w:t>
            </w:r>
            <w:proofErr w:type="spellEnd"/>
            <w:r w:rsidRPr="00944505">
              <w:rPr>
                <w:rFonts w:ascii="Arial" w:hAnsi="Arial"/>
                <w:b/>
                <w:color w:val="000000"/>
                <w:spacing w:val="-2"/>
                <w:sz w:val="20"/>
              </w:rPr>
              <w:t xml:space="preserve"> </w:t>
            </w:r>
            <w:proofErr w:type="spellStart"/>
            <w:r w:rsidRPr="00944505">
              <w:rPr>
                <w:rFonts w:ascii="Arial" w:hAnsi="Arial"/>
                <w:b/>
                <w:color w:val="000000"/>
                <w:spacing w:val="-2"/>
                <w:sz w:val="20"/>
              </w:rPr>
              <w:t>Criteria</w:t>
            </w:r>
            <w:proofErr w:type="spellEnd"/>
          </w:p>
        </w:tc>
      </w:tr>
      <w:tr w:rsidR="00944505" w:rsidRPr="009D6216" w14:paraId="045F2AD9" w14:textId="77777777" w:rsidTr="001E7D76">
        <w:tc>
          <w:tcPr>
            <w:tcW w:w="4462" w:type="dxa"/>
          </w:tcPr>
          <w:p w14:paraId="1B8044BA" w14:textId="44F6B75B"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Анализ консультантом инженерной планировки, планов и спецификаций кухни и прачечной;</w:t>
            </w:r>
          </w:p>
        </w:tc>
        <w:tc>
          <w:tcPr>
            <w:tcW w:w="4463" w:type="dxa"/>
          </w:tcPr>
          <w:p w14:paraId="22D94600" w14:textId="0F20E273"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of consultant’s engineering layout, plans, and specifications for kitchen and laundry;</w:t>
            </w:r>
          </w:p>
        </w:tc>
      </w:tr>
      <w:tr w:rsidR="00944505" w:rsidRPr="009D6216" w14:paraId="5394EFFB" w14:textId="77777777" w:rsidTr="001E7D76">
        <w:tc>
          <w:tcPr>
            <w:tcW w:w="4462" w:type="dxa"/>
          </w:tcPr>
          <w:p w14:paraId="47343B16" w14:textId="3E685867"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 xml:space="preserve">Рассмотрение представленного консультантом списка и характеристик оборудования, указанного на чертежах, </w:t>
            </w:r>
            <w:r w:rsidRPr="00944505">
              <w:rPr>
                <w:rFonts w:ascii="Arial" w:hAnsi="Arial"/>
                <w:spacing w:val="-2"/>
                <w:sz w:val="20"/>
              </w:rPr>
              <w:lastRenderedPageBreak/>
              <w:t>подготовленных Консультантами проекта; и</w:t>
            </w:r>
          </w:p>
        </w:tc>
        <w:tc>
          <w:tcPr>
            <w:tcW w:w="4463" w:type="dxa"/>
          </w:tcPr>
          <w:p w14:paraId="39CB9EB9" w14:textId="5A250EAE"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lastRenderedPageBreak/>
              <w:t>Review of consultant’s submission of list and specifications of equipment shown on the drawings prepared by the Project Consultants; and</w:t>
            </w:r>
          </w:p>
        </w:tc>
      </w:tr>
      <w:tr w:rsidR="00944505" w:rsidRPr="009D6216" w14:paraId="26F35A6F" w14:textId="77777777" w:rsidTr="001E7D76">
        <w:tc>
          <w:tcPr>
            <w:tcW w:w="4462" w:type="dxa"/>
          </w:tcPr>
          <w:p w14:paraId="52070B2C" w14:textId="1267EBD7"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Просмотрите названия марок оборудования.</w:t>
            </w:r>
          </w:p>
        </w:tc>
        <w:tc>
          <w:tcPr>
            <w:tcW w:w="4463" w:type="dxa"/>
          </w:tcPr>
          <w:p w14:paraId="734486C6" w14:textId="10B76EFE"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names of brands of equipment.</w:t>
            </w:r>
          </w:p>
        </w:tc>
      </w:tr>
      <w:tr w:rsidR="00944505" w:rsidRPr="009D6216" w14:paraId="7B642BD0" w14:textId="77777777" w:rsidTr="001E7D76">
        <w:tc>
          <w:tcPr>
            <w:tcW w:w="4462" w:type="dxa"/>
          </w:tcPr>
          <w:p w14:paraId="291B234D" w14:textId="766288BA" w:rsidR="00944505" w:rsidRPr="00553CAF" w:rsidRDefault="00944505"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Графика, вывески и единые критерии</w:t>
            </w:r>
          </w:p>
        </w:tc>
        <w:tc>
          <w:tcPr>
            <w:tcW w:w="4463" w:type="dxa"/>
          </w:tcPr>
          <w:p w14:paraId="11260A41" w14:textId="75139546" w:rsidR="00944505" w:rsidRPr="00553CAF"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Graphic, Signage and Uniform Criteria</w:t>
            </w:r>
          </w:p>
        </w:tc>
      </w:tr>
      <w:tr w:rsidR="00944505" w:rsidRPr="009D6216" w14:paraId="7FB9C35F" w14:textId="77777777" w:rsidTr="001E7D76">
        <w:tc>
          <w:tcPr>
            <w:tcW w:w="4462" w:type="dxa"/>
          </w:tcPr>
          <w:p w14:paraId="396923C2" w14:textId="4793331F"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 xml:space="preserve">Помощь консультантам </w:t>
            </w:r>
            <w:r w:rsidRPr="002E643F">
              <w:rPr>
                <w:rFonts w:ascii="Arial" w:hAnsi="Arial"/>
                <w:b/>
                <w:sz w:val="20"/>
              </w:rPr>
              <w:t>Владельца</w:t>
            </w:r>
            <w:r w:rsidRPr="002E643F">
              <w:rPr>
                <w:rFonts w:ascii="Arial" w:hAnsi="Arial"/>
                <w:spacing w:val="-2"/>
                <w:sz w:val="20"/>
              </w:rPr>
              <w:t xml:space="preserve"> в составлении технического задания на проектирование и предложений по графическому оформлению, вывескам и требованиям к униформе;</w:t>
            </w:r>
          </w:p>
        </w:tc>
        <w:tc>
          <w:tcPr>
            <w:tcW w:w="4463" w:type="dxa"/>
          </w:tcPr>
          <w:p w14:paraId="118D95D5" w14:textId="2EA5EEC3"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Assistance to the Owner’s consultants in establishing design brief and suggestions for graphic, signage and uniform requirements;</w:t>
            </w:r>
          </w:p>
        </w:tc>
      </w:tr>
      <w:tr w:rsidR="00944505" w:rsidRPr="009D6216" w14:paraId="43E0CEFE" w14:textId="77777777" w:rsidTr="001E7D76">
        <w:tc>
          <w:tcPr>
            <w:tcW w:w="4462" w:type="dxa"/>
          </w:tcPr>
          <w:p w14:paraId="0583669C" w14:textId="08A48F05"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Помощь и комментарии по выбору типографии, бумаги, материалов и другим вопросам дизайна во время разработки дизайна; и</w:t>
            </w:r>
          </w:p>
        </w:tc>
        <w:tc>
          <w:tcPr>
            <w:tcW w:w="4463" w:type="dxa"/>
          </w:tcPr>
          <w:p w14:paraId="1D042A8B" w14:textId="49E72438"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Assistance in and comment on selection of typography, paper stock, materials and other design issues during design development; and</w:t>
            </w:r>
          </w:p>
        </w:tc>
      </w:tr>
      <w:tr w:rsidR="00944505" w:rsidRPr="009D6216" w14:paraId="3D842FD3" w14:textId="77777777" w:rsidTr="001E7D76">
        <w:tc>
          <w:tcPr>
            <w:tcW w:w="4462" w:type="dxa"/>
          </w:tcPr>
          <w:p w14:paraId="753FFB3B" w14:textId="6F4A5A52"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Обзор и комментарии к изображениям, спецификациям и образцам.</w:t>
            </w:r>
          </w:p>
        </w:tc>
        <w:tc>
          <w:tcPr>
            <w:tcW w:w="4463" w:type="dxa"/>
          </w:tcPr>
          <w:p w14:paraId="3295F27B" w14:textId="338EE53B"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Review of and comment on artwork, specifications and samples.</w:t>
            </w:r>
          </w:p>
        </w:tc>
      </w:tr>
      <w:tr w:rsidR="00944505" w:rsidRPr="004A2FCE" w14:paraId="6A61CAE2" w14:textId="77777777" w:rsidTr="001E7D76">
        <w:tc>
          <w:tcPr>
            <w:tcW w:w="4462" w:type="dxa"/>
          </w:tcPr>
          <w:p w14:paraId="4A9E77D2" w14:textId="2D132AE8" w:rsidR="00944505" w:rsidRPr="002E643F" w:rsidRDefault="002E643F" w:rsidP="0018245D">
            <w:pPr>
              <w:pStyle w:val="a3"/>
              <w:numPr>
                <w:ilvl w:val="0"/>
                <w:numId w:val="130"/>
              </w:numPr>
              <w:spacing w:line="276" w:lineRule="auto"/>
              <w:ind w:left="591" w:hanging="591"/>
              <w:contextualSpacing w:val="0"/>
              <w:rPr>
                <w:rFonts w:ascii="Arial" w:hAnsi="Arial" w:cs="Arial"/>
                <w:b/>
                <w:lang w:val="en-US"/>
              </w:rPr>
            </w:pPr>
            <w:proofErr w:type="spellStart"/>
            <w:r w:rsidRPr="002E643F">
              <w:rPr>
                <w:rFonts w:ascii="Arial" w:hAnsi="Arial" w:cs="Arial"/>
                <w:b/>
                <w:lang w:val="en-US"/>
              </w:rPr>
              <w:t>Мебель</w:t>
            </w:r>
            <w:proofErr w:type="spellEnd"/>
            <w:r w:rsidRPr="002E643F">
              <w:rPr>
                <w:rFonts w:ascii="Arial" w:hAnsi="Arial" w:cs="Arial"/>
                <w:b/>
                <w:lang w:val="en-US"/>
              </w:rPr>
              <w:t xml:space="preserve">, </w:t>
            </w:r>
            <w:proofErr w:type="spellStart"/>
            <w:r w:rsidRPr="002E643F">
              <w:rPr>
                <w:rFonts w:ascii="Arial" w:hAnsi="Arial" w:cs="Arial"/>
                <w:b/>
                <w:lang w:val="en-US"/>
              </w:rPr>
              <w:t>сантехника</w:t>
            </w:r>
            <w:proofErr w:type="spellEnd"/>
            <w:r w:rsidRPr="002E643F">
              <w:rPr>
                <w:rFonts w:ascii="Arial" w:hAnsi="Arial" w:cs="Arial"/>
                <w:b/>
                <w:lang w:val="en-US"/>
              </w:rPr>
              <w:t xml:space="preserve"> и </w:t>
            </w:r>
            <w:proofErr w:type="spellStart"/>
            <w:r w:rsidRPr="002E643F">
              <w:rPr>
                <w:rFonts w:ascii="Arial" w:hAnsi="Arial" w:cs="Arial"/>
                <w:b/>
                <w:lang w:val="en-US"/>
              </w:rPr>
              <w:t>оборудование</w:t>
            </w:r>
            <w:proofErr w:type="spellEnd"/>
          </w:p>
        </w:tc>
        <w:tc>
          <w:tcPr>
            <w:tcW w:w="4463" w:type="dxa"/>
          </w:tcPr>
          <w:p w14:paraId="3C6784E3" w14:textId="25989C55" w:rsidR="00944505" w:rsidRPr="002E643F" w:rsidRDefault="002E643F"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2E643F">
              <w:rPr>
                <w:rFonts w:ascii="Arial" w:hAnsi="Arial"/>
                <w:b/>
                <w:color w:val="000000"/>
                <w:spacing w:val="-2"/>
                <w:sz w:val="20"/>
              </w:rPr>
              <w:t>Furniture</w:t>
            </w:r>
            <w:proofErr w:type="spellEnd"/>
            <w:r w:rsidRPr="002E643F">
              <w:rPr>
                <w:rFonts w:ascii="Arial" w:hAnsi="Arial"/>
                <w:b/>
                <w:color w:val="000000"/>
                <w:spacing w:val="-2"/>
                <w:sz w:val="20"/>
              </w:rPr>
              <w:t xml:space="preserve">, </w:t>
            </w:r>
            <w:proofErr w:type="spellStart"/>
            <w:r w:rsidRPr="002E643F">
              <w:rPr>
                <w:rFonts w:ascii="Arial" w:hAnsi="Arial"/>
                <w:b/>
                <w:color w:val="000000"/>
                <w:spacing w:val="-2"/>
                <w:sz w:val="20"/>
              </w:rPr>
              <w:t>Fixtures</w:t>
            </w:r>
            <w:proofErr w:type="spellEnd"/>
            <w:r w:rsidRPr="002E643F">
              <w:rPr>
                <w:rFonts w:ascii="Arial" w:hAnsi="Arial"/>
                <w:b/>
                <w:color w:val="000000"/>
                <w:spacing w:val="-2"/>
                <w:sz w:val="20"/>
              </w:rPr>
              <w:t xml:space="preserve"> </w:t>
            </w:r>
            <w:proofErr w:type="spellStart"/>
            <w:r w:rsidRPr="002E643F">
              <w:rPr>
                <w:rFonts w:ascii="Arial" w:hAnsi="Arial"/>
                <w:b/>
                <w:color w:val="000000"/>
                <w:spacing w:val="-2"/>
                <w:sz w:val="20"/>
              </w:rPr>
              <w:t>and</w:t>
            </w:r>
            <w:proofErr w:type="spellEnd"/>
            <w:r w:rsidRPr="002E643F">
              <w:rPr>
                <w:rFonts w:ascii="Arial" w:hAnsi="Arial"/>
                <w:b/>
                <w:color w:val="000000"/>
                <w:spacing w:val="-2"/>
                <w:sz w:val="20"/>
              </w:rPr>
              <w:t xml:space="preserve"> Equipment</w:t>
            </w:r>
          </w:p>
        </w:tc>
      </w:tr>
      <w:tr w:rsidR="002E643F" w:rsidRPr="009D6216" w14:paraId="077DD800" w14:textId="77777777" w:rsidTr="001E7D76">
        <w:tc>
          <w:tcPr>
            <w:tcW w:w="4462" w:type="dxa"/>
          </w:tcPr>
          <w:p w14:paraId="13796008" w14:textId="41CB568A" w:rsidR="002E643F" w:rsidRPr="002E643F" w:rsidRDefault="002E643F" w:rsidP="0018245D">
            <w:pPr>
              <w:pStyle w:val="4"/>
              <w:keepNext w:val="0"/>
              <w:keepLines w:val="0"/>
              <w:numPr>
                <w:ilvl w:val="0"/>
                <w:numId w:val="40"/>
              </w:numPr>
              <w:spacing w:before="0" w:after="120" w:line="276" w:lineRule="auto"/>
              <w:ind w:left="1016" w:hanging="425"/>
              <w:jc w:val="both"/>
              <w:rPr>
                <w:rFonts w:ascii="Arial" w:hAnsi="Arial"/>
                <w:sz w:val="20"/>
              </w:rPr>
            </w:pPr>
            <w:r w:rsidRPr="002E643F">
              <w:rPr>
                <w:rFonts w:ascii="Arial" w:hAnsi="Arial"/>
                <w:sz w:val="20"/>
              </w:rPr>
              <w:t xml:space="preserve">По требованию </w:t>
            </w:r>
            <w:r w:rsidRPr="002E643F">
              <w:rPr>
                <w:rFonts w:ascii="Arial" w:hAnsi="Arial"/>
                <w:b/>
                <w:sz w:val="20"/>
              </w:rPr>
              <w:t xml:space="preserve">Владельца </w:t>
            </w:r>
            <w:r w:rsidRPr="002E643F">
              <w:rPr>
                <w:rFonts w:ascii="Arial" w:hAnsi="Arial"/>
                <w:sz w:val="20"/>
              </w:rPr>
              <w:t>компания DI рассмотрит и предоставит рекомендации в рамках обычного процесса анализа затрат по первоначальной смете на мебель, приспособления и оборудование, предоставленные Консультантами проекта, с точки зрения пригодности альтернатив.</w:t>
            </w:r>
          </w:p>
        </w:tc>
        <w:tc>
          <w:tcPr>
            <w:tcW w:w="4463" w:type="dxa"/>
          </w:tcPr>
          <w:p w14:paraId="3265D3DF" w14:textId="60417A31" w:rsidR="002E643F" w:rsidRPr="00C30A4B" w:rsidRDefault="002E643F"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 xml:space="preserve">If required by the Owner, DI will </w:t>
            </w:r>
            <w:r w:rsidRPr="00C30A4B">
              <w:rPr>
                <w:rFonts w:ascii="Arial" w:hAnsi="Arial"/>
                <w:sz w:val="20"/>
                <w:lang w:val="en-US"/>
              </w:rPr>
              <w:t xml:space="preserve">review and advise as part of the usual cost review process </w:t>
            </w:r>
            <w:r w:rsidRPr="00C30A4B">
              <w:rPr>
                <w:rFonts w:ascii="Arial" w:hAnsi="Arial"/>
                <w:spacing w:val="-2"/>
                <w:sz w:val="20"/>
                <w:lang w:val="en-US"/>
              </w:rPr>
              <w:t xml:space="preserve">of initial cost estimates for furniture, fixtures and equipment, as provided by the Project Consultants </w:t>
            </w:r>
            <w:r w:rsidRPr="00C30A4B">
              <w:rPr>
                <w:rFonts w:ascii="Arial" w:hAnsi="Arial"/>
                <w:sz w:val="20"/>
                <w:lang w:val="en-US"/>
              </w:rPr>
              <w:t>in terms of suitability of alternatives.</w:t>
            </w:r>
          </w:p>
        </w:tc>
      </w:tr>
      <w:tr w:rsidR="002E643F" w:rsidRPr="009D6216" w14:paraId="3FACF99D" w14:textId="77777777" w:rsidTr="001E7D76">
        <w:tc>
          <w:tcPr>
            <w:tcW w:w="4462" w:type="dxa"/>
          </w:tcPr>
          <w:p w14:paraId="2B74DF5F" w14:textId="2092696F" w:rsidR="002E643F" w:rsidRPr="00C30A4B" w:rsidRDefault="002E643F"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Проверка и предоставление консультаций Заказчику в отношении выбора Консультантами проекта (дизайнер интерьера, дизайнер вывесок, консультант по кухне, агент по закупкам и т. д.):</w:t>
            </w:r>
          </w:p>
        </w:tc>
        <w:tc>
          <w:tcPr>
            <w:tcW w:w="4463" w:type="dxa"/>
          </w:tcPr>
          <w:p w14:paraId="3DAA0C77" w14:textId="1CF0215B" w:rsidR="002E643F" w:rsidRPr="00C30A4B" w:rsidRDefault="002E643F"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Review of and provision of advice to the Owner in relation to the selection by the Project Consultants (interior designer, signage designer, kitchen consultant, procurement agent, etc.) of:</w:t>
            </w:r>
          </w:p>
        </w:tc>
      </w:tr>
      <w:tr w:rsidR="002E643F" w:rsidRPr="004A2FCE" w14:paraId="653A6CCD" w14:textId="77777777" w:rsidTr="001E7D76">
        <w:tc>
          <w:tcPr>
            <w:tcW w:w="4462" w:type="dxa"/>
          </w:tcPr>
          <w:p w14:paraId="2333C537" w14:textId="6D94A6B7" w:rsidR="002E643F"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Мебель и Светильники</w:t>
            </w:r>
          </w:p>
        </w:tc>
        <w:tc>
          <w:tcPr>
            <w:tcW w:w="4463" w:type="dxa"/>
          </w:tcPr>
          <w:p w14:paraId="142186BB" w14:textId="3E48CA14" w:rsidR="002E643F" w:rsidRPr="00C30A4B" w:rsidRDefault="00C30A4B" w:rsidP="0018245D">
            <w:pPr>
              <w:pStyle w:val="5"/>
              <w:keepNext w:val="0"/>
              <w:keepLines w:val="0"/>
              <w:numPr>
                <w:ilvl w:val="1"/>
                <w:numId w:val="43"/>
              </w:numPr>
              <w:spacing w:before="0" w:after="120" w:line="276" w:lineRule="auto"/>
              <w:ind w:left="1235" w:hanging="283"/>
              <w:jc w:val="both"/>
              <w:rPr>
                <w:rFonts w:ascii="Arial" w:hAnsi="Arial" w:cs="Arial"/>
                <w:sz w:val="20"/>
                <w:lang w:val="en-US"/>
              </w:rPr>
            </w:pPr>
            <w:proofErr w:type="spellStart"/>
            <w:r w:rsidRPr="00C30A4B">
              <w:rPr>
                <w:rFonts w:ascii="Arial" w:hAnsi="Arial"/>
                <w:color w:val="000000"/>
                <w:spacing w:val="-2"/>
                <w:sz w:val="20"/>
              </w:rPr>
              <w:t>Furniture</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and</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Fixtures</w:t>
            </w:r>
            <w:proofErr w:type="spellEnd"/>
          </w:p>
        </w:tc>
      </w:tr>
      <w:tr w:rsidR="00C30A4B" w:rsidRPr="004A2FCE" w14:paraId="5CA82CCD" w14:textId="77777777" w:rsidTr="001E7D76">
        <w:tc>
          <w:tcPr>
            <w:tcW w:w="4462" w:type="dxa"/>
          </w:tcPr>
          <w:p w14:paraId="2F3EC426" w14:textId="618AF9EE" w:rsidR="00C30A4B"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Гостевые комнаты</w:t>
            </w:r>
          </w:p>
        </w:tc>
        <w:tc>
          <w:tcPr>
            <w:tcW w:w="4463" w:type="dxa"/>
          </w:tcPr>
          <w:p w14:paraId="15F7C0B2" w14:textId="6A1FD8B1" w:rsidR="00C30A4B"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Guest</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Rooms</w:t>
            </w:r>
            <w:proofErr w:type="spellEnd"/>
          </w:p>
        </w:tc>
      </w:tr>
      <w:tr w:rsidR="00C30A4B" w:rsidRPr="004A2FCE" w14:paraId="143379E1" w14:textId="77777777" w:rsidTr="001E7D76">
        <w:tc>
          <w:tcPr>
            <w:tcW w:w="4462" w:type="dxa"/>
          </w:tcPr>
          <w:p w14:paraId="31CA4FEE" w14:textId="03D69A77" w:rsidR="00C30A4B"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Общественные места</w:t>
            </w:r>
          </w:p>
        </w:tc>
        <w:tc>
          <w:tcPr>
            <w:tcW w:w="4463" w:type="dxa"/>
          </w:tcPr>
          <w:p w14:paraId="3969356D" w14:textId="623DD13F" w:rsidR="00C30A4B"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 xml:space="preserve">Public </w:t>
            </w:r>
            <w:proofErr w:type="spellStart"/>
            <w:r w:rsidRPr="00C30A4B">
              <w:rPr>
                <w:rFonts w:ascii="Arial" w:hAnsi="Arial"/>
                <w:color w:val="000000"/>
                <w:spacing w:val="-2"/>
                <w:sz w:val="20"/>
              </w:rPr>
              <w:t>Areas</w:t>
            </w:r>
            <w:proofErr w:type="spellEnd"/>
          </w:p>
        </w:tc>
      </w:tr>
      <w:tr w:rsidR="002E643F" w:rsidRPr="004A2FCE" w14:paraId="24B265A0" w14:textId="77777777" w:rsidTr="001E7D76">
        <w:tc>
          <w:tcPr>
            <w:tcW w:w="4462" w:type="dxa"/>
          </w:tcPr>
          <w:p w14:paraId="6FE6839C" w14:textId="5BC903C7" w:rsidR="002E643F"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Вывески</w:t>
            </w:r>
          </w:p>
        </w:tc>
        <w:tc>
          <w:tcPr>
            <w:tcW w:w="4463" w:type="dxa"/>
          </w:tcPr>
          <w:p w14:paraId="7953F386" w14:textId="71E04BBC" w:rsidR="002E643F"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Signage</w:t>
            </w:r>
            <w:proofErr w:type="spellEnd"/>
          </w:p>
        </w:tc>
      </w:tr>
      <w:tr w:rsidR="00944505" w:rsidRPr="004A2FCE" w14:paraId="34452E63" w14:textId="77777777" w:rsidTr="001E7D76">
        <w:tc>
          <w:tcPr>
            <w:tcW w:w="4462" w:type="dxa"/>
          </w:tcPr>
          <w:p w14:paraId="4DD24893" w14:textId="37D0032A" w:rsidR="00944505"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Непредвиденные расходы</w:t>
            </w:r>
          </w:p>
        </w:tc>
        <w:tc>
          <w:tcPr>
            <w:tcW w:w="4463" w:type="dxa"/>
          </w:tcPr>
          <w:p w14:paraId="1737019A" w14:textId="690EE061" w:rsidR="00944505"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Contingencies</w:t>
            </w:r>
            <w:proofErr w:type="spellEnd"/>
          </w:p>
        </w:tc>
      </w:tr>
      <w:tr w:rsidR="00D322B2" w:rsidRPr="004A2FCE" w14:paraId="08FEE610" w14:textId="77777777" w:rsidTr="001E7D76">
        <w:tc>
          <w:tcPr>
            <w:tcW w:w="4462" w:type="dxa"/>
          </w:tcPr>
          <w:p w14:paraId="27F2A7F9" w14:textId="3487B8FD" w:rsidR="00D322B2"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Кухня</w:t>
            </w:r>
          </w:p>
        </w:tc>
        <w:tc>
          <w:tcPr>
            <w:tcW w:w="4463" w:type="dxa"/>
          </w:tcPr>
          <w:p w14:paraId="2322CC28" w14:textId="36CA7627" w:rsidR="00D322B2"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Kitchen</w:t>
            </w:r>
            <w:proofErr w:type="spellEnd"/>
          </w:p>
        </w:tc>
      </w:tr>
      <w:tr w:rsidR="00D322B2" w:rsidRPr="004A2FCE" w14:paraId="5FF5CA0D" w14:textId="77777777" w:rsidTr="001E7D76">
        <w:tc>
          <w:tcPr>
            <w:tcW w:w="4462" w:type="dxa"/>
          </w:tcPr>
          <w:p w14:paraId="6B2DC4C2" w14:textId="08E0458B" w:rsidR="00D322B2"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lastRenderedPageBreak/>
              <w:t>Прачечная и камердинер</w:t>
            </w:r>
          </w:p>
        </w:tc>
        <w:tc>
          <w:tcPr>
            <w:tcW w:w="4463" w:type="dxa"/>
          </w:tcPr>
          <w:p w14:paraId="55E226C2" w14:textId="4E7D6725" w:rsidR="00D322B2"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Laundry</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and</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Valet</w:t>
            </w:r>
            <w:proofErr w:type="spellEnd"/>
          </w:p>
        </w:tc>
      </w:tr>
      <w:tr w:rsidR="00C30A4B" w:rsidRPr="009D6216" w14:paraId="5B2AB340" w14:textId="77777777" w:rsidTr="001E7D76">
        <w:tc>
          <w:tcPr>
            <w:tcW w:w="4462" w:type="dxa"/>
          </w:tcPr>
          <w:p w14:paraId="4DC9D022" w14:textId="78DD9426" w:rsidR="00C30A4B" w:rsidRPr="00C30A4B" w:rsidRDefault="00C30A4B" w:rsidP="0018245D">
            <w:pPr>
              <w:pStyle w:val="4"/>
              <w:keepNext w:val="0"/>
              <w:keepLines w:val="0"/>
              <w:numPr>
                <w:ilvl w:val="0"/>
                <w:numId w:val="41"/>
              </w:numPr>
              <w:spacing w:before="0" w:after="120" w:line="276" w:lineRule="auto"/>
              <w:ind w:left="1299" w:hanging="142"/>
              <w:jc w:val="both"/>
              <w:rPr>
                <w:rFonts w:ascii="Arial" w:hAnsi="Arial"/>
                <w:sz w:val="20"/>
              </w:rPr>
            </w:pPr>
            <w:r w:rsidRPr="00C30A4B">
              <w:rPr>
                <w:rFonts w:ascii="Arial" w:hAnsi="Arial"/>
                <w:sz w:val="20"/>
              </w:rPr>
              <w:t>Задняя часть дома</w:t>
            </w:r>
          </w:p>
        </w:tc>
        <w:tc>
          <w:tcPr>
            <w:tcW w:w="4463" w:type="dxa"/>
          </w:tcPr>
          <w:p w14:paraId="5242790C" w14:textId="1538B27B" w:rsidR="00C30A4B" w:rsidRPr="00553CAF"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lang w:val="en-US"/>
              </w:rPr>
            </w:pPr>
            <w:r w:rsidRPr="00553CAF">
              <w:rPr>
                <w:rFonts w:ascii="Arial" w:hAnsi="Arial"/>
                <w:color w:val="000000"/>
                <w:spacing w:val="-2"/>
                <w:sz w:val="20"/>
                <w:lang w:val="en-US"/>
              </w:rPr>
              <w:t>Back of the House Areas</w:t>
            </w:r>
          </w:p>
        </w:tc>
      </w:tr>
      <w:tr w:rsidR="00C30A4B" w:rsidRPr="009D6216" w14:paraId="44E0C2EF" w14:textId="77777777" w:rsidTr="001E7D76">
        <w:tc>
          <w:tcPr>
            <w:tcW w:w="4462" w:type="dxa"/>
          </w:tcPr>
          <w:p w14:paraId="3703F15A" w14:textId="10B2FED2" w:rsidR="00C30A4B" w:rsidRPr="00C30A4B" w:rsidRDefault="00C30A4B"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Обзор спецификаций и/или каталогизация данных по мебели и приспособлениям вместе с рассмотрением рекомендаций по количеству и качеству, которые необходимо приобрести, в соответствии с рекомендациями консультантов Владельца. DI предложит возможные имена агентов по закупкам, независимо от того, связаны они с DI или нет, для оказания помощи в приобретении таких товарно-материальных запасов.</w:t>
            </w:r>
          </w:p>
        </w:tc>
        <w:tc>
          <w:tcPr>
            <w:tcW w:w="4463" w:type="dxa"/>
          </w:tcPr>
          <w:p w14:paraId="2D4ED8D2" w14:textId="0BEF16C1" w:rsidR="00C30A4B" w:rsidRPr="00C30A4B" w:rsidRDefault="00C30A4B"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Review of specifications and/or cataloguing of data for furniture and fixtures together with review of recommendation on quantity and quality to be purchased as recommended by the Owner’s consultants. DI shall suggest possible names of procurement agents, whether or not affiliated with DI, to assist with the purchasing of such inventories.</w:t>
            </w:r>
          </w:p>
        </w:tc>
      </w:tr>
      <w:tr w:rsidR="00C30A4B" w:rsidRPr="009D6216" w14:paraId="7E8F90C0" w14:textId="77777777" w:rsidTr="001E7D76">
        <w:tc>
          <w:tcPr>
            <w:tcW w:w="4462" w:type="dxa"/>
          </w:tcPr>
          <w:p w14:paraId="1AA6BDFB" w14:textId="4C755295" w:rsidR="00C30A4B" w:rsidRPr="00C30A4B" w:rsidRDefault="00C30A4B"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Рекомендовать имена опытных консультантов или агентов по закупкам в сфере гостеприимства, чтобы помочь Владельцу в планировании, закупке и доставке таких запасов.</w:t>
            </w:r>
          </w:p>
        </w:tc>
        <w:tc>
          <w:tcPr>
            <w:tcW w:w="4463" w:type="dxa"/>
          </w:tcPr>
          <w:p w14:paraId="09D2FF0F" w14:textId="22D186CB" w:rsidR="00C30A4B" w:rsidRPr="00C30A4B" w:rsidRDefault="00C30A4B"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Recommend names of hospitality experienced procurement consultants or agents, to assist the Owner with the planning, purchasing and delivery of such inventories.</w:t>
            </w:r>
          </w:p>
        </w:tc>
      </w:tr>
      <w:tr w:rsidR="00C30A4B" w:rsidRPr="004A2FCE" w14:paraId="78532D9D" w14:textId="77777777" w:rsidTr="001E7D76">
        <w:tc>
          <w:tcPr>
            <w:tcW w:w="4462" w:type="dxa"/>
          </w:tcPr>
          <w:p w14:paraId="03B87886" w14:textId="1B5B628B" w:rsidR="00C30A4B" w:rsidRPr="00553CAF" w:rsidRDefault="00C30A4B"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Ввод в эксплуатацию и передача</w:t>
            </w:r>
          </w:p>
        </w:tc>
        <w:tc>
          <w:tcPr>
            <w:tcW w:w="4463" w:type="dxa"/>
          </w:tcPr>
          <w:p w14:paraId="56F461A7" w14:textId="4565783A" w:rsidR="00C30A4B" w:rsidRPr="00C30A4B" w:rsidRDefault="00C30A4B"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C30A4B">
              <w:rPr>
                <w:rFonts w:ascii="Arial" w:hAnsi="Arial"/>
                <w:b/>
                <w:color w:val="000000"/>
                <w:spacing w:val="-2"/>
                <w:sz w:val="20"/>
              </w:rPr>
              <w:t>Commissioning</w:t>
            </w:r>
            <w:proofErr w:type="spellEnd"/>
            <w:r w:rsidRPr="00C30A4B">
              <w:rPr>
                <w:rFonts w:ascii="Arial" w:hAnsi="Arial"/>
                <w:b/>
                <w:color w:val="000000"/>
                <w:spacing w:val="-2"/>
                <w:sz w:val="20"/>
              </w:rPr>
              <w:t xml:space="preserve"> </w:t>
            </w:r>
            <w:proofErr w:type="spellStart"/>
            <w:r w:rsidRPr="00C30A4B">
              <w:rPr>
                <w:rFonts w:ascii="Arial" w:hAnsi="Arial"/>
                <w:b/>
                <w:color w:val="000000"/>
                <w:spacing w:val="-2"/>
                <w:sz w:val="20"/>
              </w:rPr>
              <w:t>and</w:t>
            </w:r>
            <w:proofErr w:type="spellEnd"/>
            <w:r w:rsidRPr="00C30A4B">
              <w:rPr>
                <w:rFonts w:ascii="Arial" w:hAnsi="Arial"/>
                <w:b/>
                <w:color w:val="000000"/>
                <w:spacing w:val="-2"/>
                <w:sz w:val="20"/>
              </w:rPr>
              <w:t xml:space="preserve"> </w:t>
            </w:r>
            <w:proofErr w:type="spellStart"/>
            <w:r w:rsidRPr="00C30A4B">
              <w:rPr>
                <w:rFonts w:ascii="Arial" w:hAnsi="Arial"/>
                <w:b/>
                <w:color w:val="000000"/>
                <w:spacing w:val="-2"/>
                <w:sz w:val="20"/>
              </w:rPr>
              <w:t>Handover</w:t>
            </w:r>
            <w:proofErr w:type="spellEnd"/>
          </w:p>
        </w:tc>
      </w:tr>
      <w:tr w:rsidR="00C30A4B" w:rsidRPr="009D6216" w14:paraId="1EEC2E49" w14:textId="77777777" w:rsidTr="001E7D76">
        <w:tc>
          <w:tcPr>
            <w:tcW w:w="4462" w:type="dxa"/>
          </w:tcPr>
          <w:p w14:paraId="34220FC9" w14:textId="7FD0C59E" w:rsidR="00C30A4B" w:rsidRPr="00C30A4B" w:rsidRDefault="00C30A4B" w:rsidP="00C30A4B">
            <w:pPr>
              <w:spacing w:line="276" w:lineRule="auto"/>
              <w:ind w:left="591"/>
              <w:jc w:val="both"/>
              <w:rPr>
                <w:rFonts w:ascii="Arial" w:hAnsi="Arial" w:cs="Arial"/>
              </w:rPr>
            </w:pPr>
            <w:r w:rsidRPr="00C30A4B">
              <w:rPr>
                <w:rFonts w:ascii="Arial" w:hAnsi="Arial"/>
                <w:spacing w:val="-2"/>
              </w:rPr>
              <w:t xml:space="preserve">Обзор отчетов о пуско-наладочных испытаниях и итоговых проверках инженерных систем, проведенных </w:t>
            </w:r>
            <w:del w:id="690" w:author="Arina Dovzhenko" w:date="2025-11-28T16:51:00Z" w16du:dateUtc="2025-11-28T13:51:00Z">
              <w:r w:rsidRPr="00C30A4B" w:rsidDel="004D18A9">
                <w:rPr>
                  <w:rFonts w:ascii="Arial" w:hAnsi="Arial"/>
                  <w:spacing w:val="-2"/>
                </w:rPr>
                <w:delText>к</w:delText>
              </w:r>
            </w:del>
            <w:ins w:id="691" w:author="Arina Dovzhenko" w:date="2025-11-28T16:51:00Z" w16du:dateUtc="2025-11-28T13:51:00Z">
              <w:r w:rsidR="004D18A9">
                <w:rPr>
                  <w:rFonts w:ascii="Arial" w:hAnsi="Arial"/>
                  <w:spacing w:val="-2"/>
                </w:rPr>
                <w:t>К</w:t>
              </w:r>
            </w:ins>
            <w:r w:rsidRPr="00C30A4B">
              <w:rPr>
                <w:rFonts w:ascii="Arial" w:hAnsi="Arial"/>
                <w:spacing w:val="-2"/>
              </w:rPr>
              <w:t>онсультантами проекта.</w:t>
            </w:r>
          </w:p>
        </w:tc>
        <w:tc>
          <w:tcPr>
            <w:tcW w:w="4463" w:type="dxa"/>
          </w:tcPr>
          <w:p w14:paraId="19C46890" w14:textId="3F9883B5" w:rsidR="00C30A4B" w:rsidRPr="00C30A4B" w:rsidRDefault="00C30A4B" w:rsidP="00C30A4B">
            <w:pPr>
              <w:spacing w:line="276" w:lineRule="auto"/>
              <w:ind w:left="591"/>
              <w:jc w:val="both"/>
              <w:rPr>
                <w:rFonts w:ascii="Arial" w:hAnsi="Arial" w:cs="Arial"/>
                <w:lang w:val="en-US"/>
              </w:rPr>
            </w:pPr>
            <w:r w:rsidRPr="00C30A4B">
              <w:rPr>
                <w:rFonts w:ascii="Arial" w:hAnsi="Arial"/>
                <w:spacing w:val="-2"/>
                <w:lang w:val="en-US"/>
              </w:rPr>
              <w:t>Review of the commissioning tests and final inspections reports of M&amp;E systems carried out by the Project Consultants.</w:t>
            </w:r>
          </w:p>
        </w:tc>
      </w:tr>
    </w:tbl>
    <w:p w14:paraId="6A0E415C" w14:textId="057ED545" w:rsidR="001E7D76" w:rsidRPr="004A2FCE" w:rsidRDefault="001E7D76" w:rsidP="001E7D76">
      <w:pPr>
        <w:rPr>
          <w:lang w:val="en-US"/>
        </w:rPr>
      </w:pPr>
    </w:p>
    <w:p w14:paraId="6DC863D2" w14:textId="5861611B" w:rsidR="00C30A4B" w:rsidRDefault="00C30A4B">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C30A4B" w:rsidRPr="009D6216" w14:paraId="06DCDB9E" w14:textId="77777777" w:rsidTr="00C30A4B">
        <w:tc>
          <w:tcPr>
            <w:tcW w:w="4462" w:type="dxa"/>
          </w:tcPr>
          <w:p w14:paraId="4DAFBAAE" w14:textId="77777777" w:rsidR="00C30A4B" w:rsidRPr="00C30A4B" w:rsidRDefault="00C30A4B" w:rsidP="00C30A4B">
            <w:pPr>
              <w:pStyle w:val="Heading16pt"/>
              <w:spacing w:after="120" w:line="276" w:lineRule="auto"/>
              <w:jc w:val="center"/>
              <w:rPr>
                <w:sz w:val="20"/>
                <w:u w:val="single"/>
              </w:rPr>
            </w:pPr>
            <w:r w:rsidRPr="00C30A4B">
              <w:rPr>
                <w:sz w:val="20"/>
                <w:u w:val="single"/>
              </w:rPr>
              <w:lastRenderedPageBreak/>
              <w:t>Приложение 2</w:t>
            </w:r>
          </w:p>
          <w:p w14:paraId="57C3CB65" w14:textId="455A2BC8" w:rsidR="00C30A4B" w:rsidRPr="00C30A4B" w:rsidRDefault="00C30A4B" w:rsidP="00C30A4B">
            <w:pPr>
              <w:spacing w:line="276" w:lineRule="auto"/>
              <w:jc w:val="center"/>
              <w:rPr>
                <w:rFonts w:ascii="Arial" w:hAnsi="Arial"/>
                <w:b/>
              </w:rPr>
            </w:pPr>
            <w:r w:rsidRPr="00C30A4B">
              <w:rPr>
                <w:rFonts w:ascii="Arial" w:hAnsi="Arial"/>
                <w:b/>
              </w:rPr>
              <w:t xml:space="preserve">Список Предпочтительных и </w:t>
            </w:r>
            <w:del w:id="692" w:author="Arina Dovzhenko" w:date="2025-11-28T16:34:00Z" w16du:dateUtc="2025-11-28T13:34:00Z">
              <w:r w:rsidRPr="00C30A4B" w:rsidDel="00061E8D">
                <w:rPr>
                  <w:rFonts w:ascii="Arial" w:hAnsi="Arial"/>
                  <w:b/>
                </w:rPr>
                <w:delText xml:space="preserve">Уполномоченных </w:delText>
              </w:r>
            </w:del>
            <w:ins w:id="693" w:author="Arina Dovzhenko" w:date="2025-11-28T16:34:00Z" w16du:dateUtc="2025-11-28T13:34:00Z">
              <w:r w:rsidR="00061E8D">
                <w:rPr>
                  <w:rFonts w:ascii="Arial" w:hAnsi="Arial"/>
                  <w:b/>
                </w:rPr>
                <w:t>Обязательных</w:t>
              </w:r>
              <w:r w:rsidR="00061E8D" w:rsidRPr="00C30A4B">
                <w:rPr>
                  <w:rFonts w:ascii="Arial" w:hAnsi="Arial"/>
                  <w:b/>
                </w:rPr>
                <w:t xml:space="preserve"> </w:t>
              </w:r>
            </w:ins>
            <w:r w:rsidRPr="00C30A4B">
              <w:rPr>
                <w:rFonts w:ascii="Arial" w:hAnsi="Arial"/>
                <w:b/>
              </w:rPr>
              <w:t>консультантов</w:t>
            </w:r>
          </w:p>
        </w:tc>
        <w:tc>
          <w:tcPr>
            <w:tcW w:w="4463" w:type="dxa"/>
          </w:tcPr>
          <w:p w14:paraId="4F94DC54" w14:textId="77777777" w:rsidR="00C30A4B" w:rsidRPr="00C30A4B" w:rsidRDefault="00C30A4B" w:rsidP="00C30A4B">
            <w:pPr>
              <w:pStyle w:val="Heading16pt"/>
              <w:spacing w:after="120" w:line="276" w:lineRule="auto"/>
              <w:jc w:val="center"/>
              <w:rPr>
                <w:caps/>
                <w:sz w:val="20"/>
                <w:u w:val="single"/>
                <w:lang w:val="en-US"/>
              </w:rPr>
            </w:pPr>
            <w:r w:rsidRPr="00C30A4B">
              <w:rPr>
                <w:sz w:val="20"/>
                <w:u w:val="single"/>
                <w:lang w:val="en-US"/>
              </w:rPr>
              <w:t>Schedule 2</w:t>
            </w:r>
          </w:p>
          <w:p w14:paraId="0D5EBF48" w14:textId="4535C64E" w:rsidR="00C30A4B" w:rsidRPr="00C30A4B" w:rsidRDefault="00C30A4B" w:rsidP="00C30A4B">
            <w:pPr>
              <w:pStyle w:val="AnnexureLn2"/>
              <w:keepNext w:val="0"/>
              <w:spacing w:after="120" w:line="276" w:lineRule="auto"/>
              <w:rPr>
                <w:b w:val="0"/>
                <w:spacing w:val="-2"/>
                <w:sz w:val="20"/>
                <w:lang w:val="en-US"/>
              </w:rPr>
            </w:pPr>
            <w:r w:rsidRPr="00C30A4B">
              <w:rPr>
                <w:sz w:val="20"/>
                <w:lang w:val="en-US"/>
              </w:rPr>
              <w:t>Preferred &amp; Mandated Consultants List</w:t>
            </w:r>
          </w:p>
        </w:tc>
      </w:tr>
      <w:tr w:rsidR="00C30A4B" w:rsidRPr="009D6216" w14:paraId="6889312D" w14:textId="77777777" w:rsidTr="00C30A4B">
        <w:tc>
          <w:tcPr>
            <w:tcW w:w="4462" w:type="dxa"/>
          </w:tcPr>
          <w:p w14:paraId="61E1E130" w14:textId="087EF091" w:rsidR="00C30A4B" w:rsidRPr="00C30A4B" w:rsidRDefault="00C30A4B" w:rsidP="00C30A4B">
            <w:pPr>
              <w:jc w:val="both"/>
            </w:pPr>
            <w:r w:rsidRPr="00C30A4B">
              <w:rPr>
                <w:rFonts w:ascii="Arial" w:hAnsi="Arial"/>
              </w:rPr>
              <w:t>С учетом положений п. 5.1. настоящего Соглашения, Владелец должен выбрать и назначить консультантов из предварительно отобранного списка предпочтительных консультантов, который будет дополнительно предоставлен DI.</w:t>
            </w:r>
          </w:p>
        </w:tc>
        <w:tc>
          <w:tcPr>
            <w:tcW w:w="4463" w:type="dxa"/>
          </w:tcPr>
          <w:p w14:paraId="3188CF65" w14:textId="250B5888" w:rsidR="00C30A4B" w:rsidRPr="00C30A4B" w:rsidRDefault="00C30A4B" w:rsidP="00C30A4B">
            <w:pPr>
              <w:jc w:val="both"/>
              <w:rPr>
                <w:lang w:val="en-US"/>
              </w:rPr>
            </w:pPr>
            <w:r w:rsidRPr="00C30A4B">
              <w:rPr>
                <w:rFonts w:ascii="Arial" w:hAnsi="Arial"/>
                <w:lang w:val="en-US"/>
              </w:rPr>
              <w:t>Subject to Section 5.1 hereof, the Owner shall select and appoint the consultants from the pre-selected and preferred consultants list which will be further provided by DI.</w:t>
            </w:r>
          </w:p>
        </w:tc>
      </w:tr>
    </w:tbl>
    <w:p w14:paraId="2AD71B15" w14:textId="7D432A0D" w:rsidR="001E7D76" w:rsidRPr="00C30A4B" w:rsidRDefault="001E7D76" w:rsidP="001E7D76">
      <w:pPr>
        <w:rPr>
          <w:lang w:val="en-US"/>
        </w:rPr>
      </w:pPr>
    </w:p>
    <w:p w14:paraId="14B12CB0" w14:textId="4D83697E" w:rsidR="00C30A4B" w:rsidRDefault="00C30A4B">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474724" w:rsidRPr="009D6216" w14:paraId="5FC45443" w14:textId="77777777" w:rsidTr="001D0E99">
        <w:tc>
          <w:tcPr>
            <w:tcW w:w="4462" w:type="dxa"/>
          </w:tcPr>
          <w:p w14:paraId="1BE0DF15" w14:textId="77777777" w:rsidR="00474724" w:rsidRPr="00474724" w:rsidRDefault="00474724" w:rsidP="00474724">
            <w:pPr>
              <w:pStyle w:val="Heading16pt"/>
              <w:spacing w:after="120" w:line="276" w:lineRule="auto"/>
              <w:jc w:val="center"/>
              <w:rPr>
                <w:rFonts w:cs="Arial"/>
                <w:sz w:val="20"/>
                <w:u w:val="single"/>
              </w:rPr>
            </w:pPr>
            <w:r w:rsidRPr="00474724">
              <w:rPr>
                <w:rFonts w:cs="Arial"/>
                <w:sz w:val="20"/>
                <w:u w:val="single"/>
              </w:rPr>
              <w:lastRenderedPageBreak/>
              <w:t>Приложение 3</w:t>
            </w:r>
          </w:p>
          <w:p w14:paraId="7EE35204" w14:textId="565305A5" w:rsidR="00474724" w:rsidRPr="00474724" w:rsidRDefault="00474724" w:rsidP="00474724">
            <w:pPr>
              <w:spacing w:line="276" w:lineRule="auto"/>
              <w:jc w:val="center"/>
              <w:rPr>
                <w:rFonts w:ascii="Arial" w:hAnsi="Arial" w:cs="Arial"/>
                <w:b/>
              </w:rPr>
            </w:pPr>
            <w:r w:rsidRPr="00474724">
              <w:rPr>
                <w:rFonts w:ascii="Arial" w:hAnsi="Arial" w:cs="Arial"/>
                <w:b/>
              </w:rPr>
              <w:t xml:space="preserve">О досрочной передаче </w:t>
            </w:r>
            <w:del w:id="694" w:author="Arina Dovzhenko" w:date="2025-11-28T18:22:00Z" w16du:dateUtc="2025-11-28T15:22:00Z">
              <w:r w:rsidRPr="00474724" w:rsidDel="00937067">
                <w:rPr>
                  <w:rFonts w:ascii="Arial" w:hAnsi="Arial" w:cs="Arial"/>
                  <w:b/>
                </w:rPr>
                <w:delText>территорий</w:delText>
              </w:r>
            </w:del>
            <w:ins w:id="695" w:author="Arina Dovzhenko" w:date="2025-11-28T18:22:00Z" w16du:dateUtc="2025-11-28T15:22:00Z">
              <w:r w:rsidR="00937067">
                <w:rPr>
                  <w:rFonts w:ascii="Arial" w:hAnsi="Arial" w:cs="Arial"/>
                  <w:b/>
                </w:rPr>
                <w:t>зон</w:t>
              </w:r>
            </w:ins>
          </w:p>
        </w:tc>
        <w:tc>
          <w:tcPr>
            <w:tcW w:w="4463" w:type="dxa"/>
          </w:tcPr>
          <w:p w14:paraId="1B0BBF7C" w14:textId="77777777" w:rsidR="00474724" w:rsidRPr="00474724" w:rsidRDefault="00474724" w:rsidP="00474724">
            <w:pPr>
              <w:pStyle w:val="Heading16pt"/>
              <w:spacing w:after="120" w:line="276" w:lineRule="auto"/>
              <w:jc w:val="center"/>
              <w:rPr>
                <w:rFonts w:cs="Arial"/>
                <w:sz w:val="20"/>
                <w:u w:val="single"/>
                <w:lang w:val="en-US"/>
              </w:rPr>
            </w:pPr>
            <w:r w:rsidRPr="00474724">
              <w:rPr>
                <w:rFonts w:cs="Arial"/>
                <w:sz w:val="20"/>
                <w:u w:val="single"/>
                <w:lang w:val="en-US"/>
              </w:rPr>
              <w:t>Schedule 3</w:t>
            </w:r>
          </w:p>
          <w:p w14:paraId="17D19EC3" w14:textId="2CBDC9B8" w:rsidR="00474724" w:rsidRPr="00474724" w:rsidRDefault="00474724" w:rsidP="00474724">
            <w:pPr>
              <w:pStyle w:val="AnnexureLn2"/>
              <w:keepNext w:val="0"/>
              <w:spacing w:after="120" w:line="276" w:lineRule="auto"/>
              <w:rPr>
                <w:rFonts w:cs="Arial"/>
                <w:b w:val="0"/>
                <w:spacing w:val="-2"/>
                <w:sz w:val="20"/>
                <w:lang w:val="en-US"/>
              </w:rPr>
            </w:pPr>
            <w:r w:rsidRPr="00474724">
              <w:rPr>
                <w:rFonts w:cs="Arial"/>
                <w:sz w:val="20"/>
                <w:lang w:val="en-US"/>
              </w:rPr>
              <w:t>On Early Handover of Areas</w:t>
            </w:r>
          </w:p>
        </w:tc>
      </w:tr>
      <w:tr w:rsidR="00474724" w:rsidRPr="009D6216" w14:paraId="0FD54475" w14:textId="77777777" w:rsidTr="001D0E99">
        <w:tc>
          <w:tcPr>
            <w:tcW w:w="4462" w:type="dxa"/>
          </w:tcPr>
          <w:p w14:paraId="09E17BBD" w14:textId="13FC8F74" w:rsidR="00474724" w:rsidRPr="00474724" w:rsidRDefault="00474724" w:rsidP="001D0E99">
            <w:pPr>
              <w:jc w:val="both"/>
              <w:rPr>
                <w:i/>
              </w:rPr>
            </w:pPr>
            <w:r w:rsidRPr="00474724">
              <w:rPr>
                <w:rFonts w:ascii="Arial" w:hAnsi="Arial"/>
                <w:i/>
              </w:rPr>
              <w:t>Владелец должен передать все помещения в закрытом состоянии, основные контрактные работы завершены, а системы здания находятся в рабочем состоянии, то есть, если применимо, системы кондиционирования, освещения и противопожарной защиты.</w:t>
            </w:r>
          </w:p>
        </w:tc>
        <w:tc>
          <w:tcPr>
            <w:tcW w:w="4463" w:type="dxa"/>
          </w:tcPr>
          <w:p w14:paraId="2A54BCA1" w14:textId="0929E11F" w:rsidR="00474724" w:rsidRPr="00474724" w:rsidRDefault="00474724" w:rsidP="001D0E99">
            <w:pPr>
              <w:jc w:val="both"/>
              <w:rPr>
                <w:i/>
                <w:lang w:val="en-US"/>
              </w:rPr>
            </w:pPr>
            <w:r w:rsidRPr="00474724">
              <w:rPr>
                <w:rFonts w:ascii="Arial" w:hAnsi="Arial"/>
                <w:i/>
                <w:lang w:val="en-US"/>
              </w:rPr>
              <w:t>The Owner shall hand over all areas in a lock-up condition with the main contract works completed and building systems operational i.e., if applicable, air-conditioning, lighting, fire protection systems.</w:t>
            </w:r>
          </w:p>
        </w:tc>
      </w:tr>
    </w:tbl>
    <w:p w14:paraId="4572DE5D" w14:textId="5AFE876A" w:rsidR="00C30A4B" w:rsidRDefault="00C30A4B" w:rsidP="001E7D76">
      <w:pPr>
        <w:rPr>
          <w:lang w:val="en-US"/>
        </w:rPr>
      </w:pPr>
    </w:p>
    <w:tbl>
      <w:tblPr>
        <w:tblStyle w:val="afffd"/>
        <w:tblW w:w="0" w:type="auto"/>
        <w:tblLook w:val="04A0" w:firstRow="1" w:lastRow="0" w:firstColumn="1" w:lastColumn="0" w:noHBand="0" w:noVBand="1"/>
      </w:tblPr>
      <w:tblGrid>
        <w:gridCol w:w="780"/>
        <w:gridCol w:w="2476"/>
        <w:gridCol w:w="2126"/>
        <w:gridCol w:w="3543"/>
      </w:tblGrid>
      <w:tr w:rsidR="00474724" w:rsidRPr="009D6216" w14:paraId="01DFA8BF" w14:textId="77777777" w:rsidTr="008D2BF3">
        <w:tc>
          <w:tcPr>
            <w:tcW w:w="780" w:type="dxa"/>
            <w:tcBorders>
              <w:bottom w:val="single" w:sz="4" w:space="0" w:color="000000"/>
            </w:tcBorders>
          </w:tcPr>
          <w:p w14:paraId="28E69E53" w14:textId="4B276342"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Пункт No. /</w:t>
            </w:r>
          </w:p>
          <w:p w14:paraId="7FD921E4" w14:textId="07FF52A9" w:rsidR="00474724" w:rsidRPr="00474724" w:rsidRDefault="00474724" w:rsidP="00474724">
            <w:pPr>
              <w:pStyle w:val="affd"/>
              <w:spacing w:line="276" w:lineRule="auto"/>
              <w:jc w:val="center"/>
              <w:rPr>
                <w:rFonts w:ascii="Arial" w:hAnsi="Arial"/>
                <w:b/>
                <w:spacing w:val="-2"/>
                <w:sz w:val="20"/>
              </w:rPr>
            </w:pPr>
            <w:proofErr w:type="spellStart"/>
            <w:r w:rsidRPr="00474724">
              <w:rPr>
                <w:rFonts w:ascii="Arial" w:hAnsi="Arial"/>
                <w:b/>
                <w:spacing w:val="-2"/>
                <w:sz w:val="20"/>
              </w:rPr>
              <w:t>Item</w:t>
            </w:r>
            <w:proofErr w:type="spellEnd"/>
            <w:r w:rsidRPr="00474724">
              <w:rPr>
                <w:rFonts w:ascii="Arial" w:hAnsi="Arial"/>
                <w:b/>
                <w:spacing w:val="-2"/>
                <w:sz w:val="20"/>
              </w:rPr>
              <w:t xml:space="preserve"> No</w:t>
            </w:r>
          </w:p>
        </w:tc>
        <w:tc>
          <w:tcPr>
            <w:tcW w:w="2476" w:type="dxa"/>
            <w:tcBorders>
              <w:bottom w:val="single" w:sz="4" w:space="0" w:color="000000"/>
            </w:tcBorders>
          </w:tcPr>
          <w:p w14:paraId="47F61A65" w14:textId="4DC6FA04" w:rsidR="00474724" w:rsidRPr="00474724" w:rsidRDefault="00474724" w:rsidP="00474724">
            <w:pPr>
              <w:jc w:val="center"/>
              <w:rPr>
                <w:lang w:val="en-US"/>
              </w:rPr>
            </w:pPr>
            <w:r w:rsidRPr="00474724">
              <w:rPr>
                <w:rFonts w:ascii="Arial" w:hAnsi="Arial"/>
                <w:b/>
                <w:spacing w:val="-2"/>
              </w:rPr>
              <w:t xml:space="preserve">Подразделения / </w:t>
            </w:r>
            <w:proofErr w:type="spellStart"/>
            <w:r w:rsidRPr="00474724">
              <w:rPr>
                <w:rFonts w:ascii="Arial" w:hAnsi="Arial"/>
                <w:b/>
                <w:spacing w:val="-2"/>
              </w:rPr>
              <w:t>Areas</w:t>
            </w:r>
            <w:proofErr w:type="spellEnd"/>
          </w:p>
        </w:tc>
        <w:tc>
          <w:tcPr>
            <w:tcW w:w="2126" w:type="dxa"/>
          </w:tcPr>
          <w:p w14:paraId="7C4589DA" w14:textId="77777777"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Сроки, необходимые до Предполагаемой Даты начала эксплуатации /</w:t>
            </w:r>
          </w:p>
          <w:p w14:paraId="475F6431" w14:textId="12C67BA4" w:rsidR="00474724" w:rsidRPr="00474724" w:rsidRDefault="00474724" w:rsidP="00474724">
            <w:pPr>
              <w:jc w:val="center"/>
              <w:rPr>
                <w:lang w:val="en-US"/>
              </w:rPr>
            </w:pPr>
            <w:r w:rsidRPr="00474724">
              <w:rPr>
                <w:rFonts w:ascii="Arial" w:hAnsi="Arial"/>
                <w:b/>
                <w:spacing w:val="-2"/>
                <w:lang w:val="en-US"/>
              </w:rPr>
              <w:t>Time Frame required prior to the Anticipated Operation Commencement Date</w:t>
            </w:r>
          </w:p>
        </w:tc>
        <w:tc>
          <w:tcPr>
            <w:tcW w:w="3543" w:type="dxa"/>
          </w:tcPr>
          <w:p w14:paraId="7239F57D" w14:textId="77777777" w:rsidR="00474724" w:rsidRDefault="00474724" w:rsidP="00474724">
            <w:pPr>
              <w:jc w:val="center"/>
              <w:rPr>
                <w:rFonts w:ascii="Arial" w:hAnsi="Arial"/>
                <w:b/>
                <w:spacing w:val="-2"/>
                <w:lang w:val="en-US"/>
              </w:rPr>
            </w:pPr>
            <w:r w:rsidRPr="00474724">
              <w:rPr>
                <w:rFonts w:ascii="Arial" w:hAnsi="Arial"/>
                <w:b/>
                <w:spacing w:val="-2"/>
              </w:rPr>
              <w:t>Примечания</w:t>
            </w:r>
            <w:r w:rsidRPr="00474724">
              <w:rPr>
                <w:rFonts w:ascii="Arial" w:hAnsi="Arial"/>
                <w:b/>
                <w:spacing w:val="-2"/>
                <w:lang w:val="en-US"/>
              </w:rPr>
              <w:t xml:space="preserve"> / Remarks</w:t>
            </w:r>
          </w:p>
          <w:p w14:paraId="31937AED" w14:textId="765E65F4" w:rsidR="00474724" w:rsidRPr="00474724" w:rsidRDefault="00474724" w:rsidP="00474724">
            <w:pPr>
              <w:jc w:val="center"/>
              <w:rPr>
                <w:lang w:val="en-US"/>
              </w:rPr>
            </w:pPr>
            <w:r>
              <w:rPr>
                <w:rFonts w:ascii="Arial" w:hAnsi="Arial"/>
                <w:spacing w:val="-2"/>
              </w:rPr>
              <w:t>Следующее</w:t>
            </w:r>
            <w:r w:rsidRPr="000911A0">
              <w:rPr>
                <w:rFonts w:ascii="Arial" w:hAnsi="Arial"/>
                <w:spacing w:val="-2"/>
                <w:lang w:val="en-US"/>
              </w:rPr>
              <w:t xml:space="preserve"> </w:t>
            </w:r>
            <w:r>
              <w:rPr>
                <w:rFonts w:ascii="Arial" w:hAnsi="Arial"/>
                <w:spacing w:val="-2"/>
              </w:rPr>
              <w:t>должно</w:t>
            </w:r>
            <w:r w:rsidRPr="000911A0">
              <w:rPr>
                <w:rFonts w:ascii="Arial" w:hAnsi="Arial"/>
                <w:spacing w:val="-2"/>
                <w:lang w:val="en-US"/>
              </w:rPr>
              <w:t xml:space="preserve"> </w:t>
            </w:r>
            <w:r>
              <w:rPr>
                <w:rFonts w:ascii="Arial" w:hAnsi="Arial"/>
                <w:spacing w:val="-2"/>
              </w:rPr>
              <w:t>быть</w:t>
            </w:r>
            <w:r w:rsidRPr="000911A0">
              <w:rPr>
                <w:rFonts w:ascii="Arial" w:hAnsi="Arial"/>
                <w:spacing w:val="-2"/>
                <w:lang w:val="en-US"/>
              </w:rPr>
              <w:t xml:space="preserve"> </w:t>
            </w:r>
            <w:r>
              <w:rPr>
                <w:rFonts w:ascii="Arial" w:hAnsi="Arial"/>
                <w:spacing w:val="-2"/>
              </w:rPr>
              <w:t>готово</w:t>
            </w:r>
            <w:r w:rsidRPr="000911A0">
              <w:rPr>
                <w:rFonts w:ascii="Arial" w:hAnsi="Arial"/>
                <w:spacing w:val="-2"/>
                <w:lang w:val="en-US"/>
              </w:rPr>
              <w:t xml:space="preserve"> </w:t>
            </w:r>
            <w:r>
              <w:rPr>
                <w:rFonts w:ascii="Arial" w:hAnsi="Arial"/>
                <w:spacing w:val="-2"/>
              </w:rPr>
              <w:t>к</w:t>
            </w:r>
            <w:r w:rsidRPr="000911A0">
              <w:rPr>
                <w:rFonts w:ascii="Arial" w:hAnsi="Arial"/>
                <w:spacing w:val="-2"/>
                <w:lang w:val="en-US"/>
              </w:rPr>
              <w:t xml:space="preserve"> </w:t>
            </w:r>
            <w:r>
              <w:rPr>
                <w:rFonts w:ascii="Arial" w:hAnsi="Arial"/>
                <w:spacing w:val="-2"/>
              </w:rPr>
              <w:t>эксплуатации</w:t>
            </w:r>
            <w:r>
              <w:rPr>
                <w:rFonts w:ascii="Arial" w:hAnsi="Arial"/>
                <w:spacing w:val="-2"/>
                <w:lang w:val="en-US"/>
              </w:rPr>
              <w:t xml:space="preserve"> </w:t>
            </w:r>
            <w:r w:rsidRPr="000911A0">
              <w:rPr>
                <w:rFonts w:ascii="Arial" w:hAnsi="Arial"/>
                <w:spacing w:val="-2"/>
                <w:lang w:val="en-US"/>
              </w:rPr>
              <w:t>/ The following should be ready and operational</w:t>
            </w:r>
          </w:p>
        </w:tc>
      </w:tr>
      <w:tr w:rsidR="00303045" w:rsidRPr="00474724" w14:paraId="7BDDFB9B" w14:textId="77777777" w:rsidTr="008D2BF3">
        <w:tc>
          <w:tcPr>
            <w:tcW w:w="780" w:type="dxa"/>
            <w:tcBorders>
              <w:bottom w:val="nil"/>
            </w:tcBorders>
          </w:tcPr>
          <w:p w14:paraId="7C596845" w14:textId="4562135C" w:rsidR="00303045" w:rsidRPr="00474724" w:rsidRDefault="00303045" w:rsidP="00303045">
            <w:pPr>
              <w:spacing w:line="276" w:lineRule="auto"/>
              <w:rPr>
                <w:rFonts w:ascii="Arial" w:hAnsi="Arial" w:cs="Arial"/>
              </w:rPr>
            </w:pPr>
            <w:r w:rsidRPr="00474724">
              <w:rPr>
                <w:rFonts w:ascii="Arial" w:hAnsi="Arial" w:cs="Arial"/>
              </w:rPr>
              <w:t>1</w:t>
            </w:r>
          </w:p>
        </w:tc>
        <w:tc>
          <w:tcPr>
            <w:tcW w:w="2476" w:type="dxa"/>
            <w:tcBorders>
              <w:bottom w:val="nil"/>
            </w:tcBorders>
          </w:tcPr>
          <w:p w14:paraId="0D022AD0" w14:textId="49D421FF" w:rsidR="00303045" w:rsidRPr="00303045" w:rsidRDefault="00303045" w:rsidP="00303045">
            <w:pPr>
              <w:pStyle w:val="affd"/>
              <w:spacing w:line="276" w:lineRule="auto"/>
              <w:rPr>
                <w:rFonts w:ascii="Arial" w:hAnsi="Arial" w:cs="Arial"/>
                <w:spacing w:val="-2"/>
                <w:sz w:val="20"/>
              </w:rPr>
            </w:pPr>
            <w:r w:rsidRPr="00474724">
              <w:rPr>
                <w:rFonts w:ascii="Arial" w:hAnsi="Arial" w:cs="Arial"/>
                <w:spacing w:val="-2"/>
                <w:sz w:val="20"/>
              </w:rPr>
              <w:t xml:space="preserve">Управленческий персонал, включая административные офисы бухгалтерского учета, закупок / Executive </w:t>
            </w:r>
            <w:proofErr w:type="spellStart"/>
            <w:r w:rsidRPr="00474724">
              <w:rPr>
                <w:rFonts w:ascii="Arial" w:hAnsi="Arial" w:cs="Arial"/>
                <w:spacing w:val="-2"/>
                <w:sz w:val="20"/>
              </w:rPr>
              <w:t>Offices</w:t>
            </w:r>
            <w:proofErr w:type="spellEnd"/>
            <w:r w:rsidRPr="00474724">
              <w:rPr>
                <w:rFonts w:ascii="Arial" w:hAnsi="Arial" w:cs="Arial"/>
                <w:spacing w:val="-2"/>
                <w:sz w:val="20"/>
              </w:rPr>
              <w:t xml:space="preserve"> </w:t>
            </w:r>
            <w:proofErr w:type="spellStart"/>
            <w:r w:rsidRPr="00474724">
              <w:rPr>
                <w:rFonts w:ascii="Arial" w:hAnsi="Arial" w:cs="Arial"/>
                <w:spacing w:val="-2"/>
                <w:sz w:val="20"/>
              </w:rPr>
              <w:t>including</w:t>
            </w:r>
            <w:proofErr w:type="spellEnd"/>
            <w:r w:rsidRPr="00474724">
              <w:rPr>
                <w:rFonts w:ascii="Arial" w:hAnsi="Arial" w:cs="Arial"/>
                <w:spacing w:val="-2"/>
                <w:sz w:val="20"/>
              </w:rPr>
              <w:t xml:space="preserve"> </w:t>
            </w:r>
            <w:proofErr w:type="spellStart"/>
            <w:r w:rsidRPr="00474724">
              <w:rPr>
                <w:rFonts w:ascii="Arial" w:hAnsi="Arial" w:cs="Arial"/>
                <w:spacing w:val="-2"/>
                <w:sz w:val="20"/>
              </w:rPr>
              <w:t>Administrative</w:t>
            </w:r>
            <w:proofErr w:type="spellEnd"/>
            <w:r w:rsidRPr="00474724">
              <w:rPr>
                <w:rFonts w:ascii="Arial" w:hAnsi="Arial" w:cs="Arial"/>
                <w:spacing w:val="-2"/>
                <w:sz w:val="20"/>
              </w:rPr>
              <w:t xml:space="preserve"> </w:t>
            </w:r>
            <w:proofErr w:type="spellStart"/>
            <w:r w:rsidRPr="00474724">
              <w:rPr>
                <w:rFonts w:ascii="Arial" w:hAnsi="Arial" w:cs="Arial"/>
                <w:spacing w:val="-2"/>
                <w:sz w:val="20"/>
              </w:rPr>
              <w:t>Offices</w:t>
            </w:r>
            <w:proofErr w:type="spellEnd"/>
            <w:r w:rsidRPr="00474724">
              <w:rPr>
                <w:rFonts w:ascii="Arial" w:hAnsi="Arial" w:cs="Arial"/>
                <w:spacing w:val="-2"/>
                <w:sz w:val="20"/>
              </w:rPr>
              <w:t xml:space="preserve"> </w:t>
            </w:r>
            <w:proofErr w:type="spellStart"/>
            <w:r w:rsidRPr="00474724">
              <w:rPr>
                <w:rFonts w:ascii="Arial" w:hAnsi="Arial" w:cs="Arial"/>
                <w:spacing w:val="-2"/>
                <w:sz w:val="20"/>
              </w:rPr>
              <w:t>for</w:t>
            </w:r>
            <w:proofErr w:type="spellEnd"/>
            <w:r w:rsidRPr="00474724">
              <w:rPr>
                <w:rFonts w:ascii="Arial" w:hAnsi="Arial" w:cs="Arial"/>
                <w:spacing w:val="-2"/>
                <w:sz w:val="20"/>
              </w:rPr>
              <w:t xml:space="preserve"> Accounting, </w:t>
            </w:r>
            <w:proofErr w:type="spellStart"/>
            <w:r w:rsidRPr="00474724">
              <w:rPr>
                <w:rFonts w:ascii="Arial" w:hAnsi="Arial" w:cs="Arial"/>
                <w:spacing w:val="-2"/>
                <w:sz w:val="20"/>
              </w:rPr>
              <w:t>Purchasing</w:t>
            </w:r>
            <w:proofErr w:type="spellEnd"/>
            <w:r w:rsidRPr="00474724">
              <w:rPr>
                <w:rFonts w:ascii="Arial" w:hAnsi="Arial" w:cs="Arial"/>
                <w:spacing w:val="-2"/>
                <w:sz w:val="20"/>
              </w:rPr>
              <w:t xml:space="preserve"> </w:t>
            </w:r>
            <w:proofErr w:type="spellStart"/>
            <w:r w:rsidRPr="00474724">
              <w:rPr>
                <w:rFonts w:ascii="Arial" w:hAnsi="Arial" w:cs="Arial"/>
                <w:spacing w:val="-2"/>
                <w:sz w:val="20"/>
              </w:rPr>
              <w:t>and</w:t>
            </w:r>
            <w:proofErr w:type="spellEnd"/>
            <w:r w:rsidRPr="00474724">
              <w:rPr>
                <w:rFonts w:ascii="Arial" w:hAnsi="Arial" w:cs="Arial"/>
                <w:spacing w:val="-2"/>
                <w:sz w:val="20"/>
              </w:rPr>
              <w:t xml:space="preserve"> </w:t>
            </w:r>
          </w:p>
        </w:tc>
        <w:tc>
          <w:tcPr>
            <w:tcW w:w="2126" w:type="dxa"/>
            <w:vMerge w:val="restart"/>
          </w:tcPr>
          <w:p w14:paraId="27312ED4" w14:textId="1035CC4F" w:rsidR="00303045" w:rsidRPr="00474724" w:rsidRDefault="00303045" w:rsidP="00474724">
            <w:pPr>
              <w:spacing w:line="276" w:lineRule="auto"/>
              <w:rPr>
                <w:rFonts w:ascii="Arial" w:hAnsi="Arial" w:cs="Arial"/>
              </w:rPr>
            </w:pPr>
            <w:r w:rsidRPr="00474724">
              <w:rPr>
                <w:rFonts w:ascii="Arial" w:hAnsi="Arial" w:cs="Arial"/>
                <w:spacing w:val="-2"/>
              </w:rPr>
              <w:t xml:space="preserve">6 месяцев / 6 </w:t>
            </w:r>
            <w:proofErr w:type="spellStart"/>
            <w:r w:rsidRPr="00474724">
              <w:rPr>
                <w:rFonts w:ascii="Arial" w:hAnsi="Arial" w:cs="Arial"/>
                <w:spacing w:val="-2"/>
              </w:rPr>
              <w:t>months</w:t>
            </w:r>
            <w:proofErr w:type="spellEnd"/>
          </w:p>
        </w:tc>
        <w:tc>
          <w:tcPr>
            <w:tcW w:w="3543" w:type="dxa"/>
            <w:vMerge w:val="restart"/>
          </w:tcPr>
          <w:p w14:paraId="174D5EB2"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Офисное оборудование и мебель /Office </w:t>
            </w:r>
            <w:proofErr w:type="spellStart"/>
            <w:r w:rsidRPr="00303045">
              <w:rPr>
                <w:rFonts w:ascii="Arial" w:hAnsi="Arial" w:cs="Arial"/>
                <w:spacing w:val="-2"/>
                <w:sz w:val="20"/>
              </w:rPr>
              <w:t>furniture</w:t>
            </w:r>
            <w:proofErr w:type="spellEnd"/>
            <w:r w:rsidRPr="00303045">
              <w:rPr>
                <w:rFonts w:ascii="Arial" w:hAnsi="Arial" w:cs="Arial"/>
                <w:spacing w:val="-2"/>
                <w:sz w:val="20"/>
              </w:rPr>
              <w:t xml:space="preserve"> &amp; </w:t>
            </w:r>
            <w:proofErr w:type="spellStart"/>
            <w:r w:rsidRPr="00303045">
              <w:rPr>
                <w:rFonts w:ascii="Arial" w:hAnsi="Arial" w:cs="Arial"/>
                <w:spacing w:val="-2"/>
                <w:sz w:val="20"/>
              </w:rPr>
              <w:t>Equipments</w:t>
            </w:r>
            <w:proofErr w:type="spellEnd"/>
          </w:p>
          <w:p w14:paraId="0E369F2B"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АТС и </w:t>
            </w:r>
            <w:proofErr w:type="gramStart"/>
            <w:r w:rsidRPr="00303045">
              <w:rPr>
                <w:rFonts w:ascii="Arial" w:hAnsi="Arial" w:cs="Arial"/>
                <w:spacing w:val="-2"/>
                <w:sz w:val="20"/>
              </w:rPr>
              <w:t>Интернет системы</w:t>
            </w:r>
            <w:proofErr w:type="gramEnd"/>
            <w:r w:rsidRPr="00303045">
              <w:rPr>
                <w:rFonts w:ascii="Arial" w:hAnsi="Arial" w:cs="Arial"/>
                <w:spacing w:val="-2"/>
                <w:sz w:val="20"/>
              </w:rPr>
              <w:t xml:space="preserve"> (локальная сеть) / PABX &amp; </w:t>
            </w:r>
            <w:proofErr w:type="spellStart"/>
            <w:r w:rsidRPr="00303045">
              <w:rPr>
                <w:rFonts w:ascii="Arial" w:hAnsi="Arial" w:cs="Arial"/>
                <w:spacing w:val="-2"/>
                <w:sz w:val="20"/>
              </w:rPr>
              <w:t>internet</w:t>
            </w:r>
            <w:proofErr w:type="spellEnd"/>
            <w:r w:rsidRPr="00303045">
              <w:rPr>
                <w:rFonts w:ascii="Arial" w:hAnsi="Arial" w:cs="Arial"/>
                <w:spacing w:val="-2"/>
                <w:sz w:val="20"/>
              </w:rPr>
              <w:t xml:space="preserve"> </w:t>
            </w:r>
            <w:proofErr w:type="spellStart"/>
            <w:r w:rsidRPr="00303045">
              <w:rPr>
                <w:rFonts w:ascii="Arial" w:hAnsi="Arial" w:cs="Arial"/>
                <w:spacing w:val="-2"/>
                <w:sz w:val="20"/>
              </w:rPr>
              <w:t>systems</w:t>
            </w:r>
            <w:proofErr w:type="spellEnd"/>
            <w:r w:rsidRPr="00303045">
              <w:rPr>
                <w:rFonts w:ascii="Arial" w:hAnsi="Arial" w:cs="Arial"/>
                <w:spacing w:val="-2"/>
                <w:sz w:val="20"/>
              </w:rPr>
              <w:t xml:space="preserve"> (LAN)</w:t>
            </w:r>
          </w:p>
          <w:p w14:paraId="6084F98E"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Туалетные комнаты / </w:t>
            </w:r>
            <w:proofErr w:type="spellStart"/>
            <w:r w:rsidRPr="00303045">
              <w:rPr>
                <w:rFonts w:ascii="Arial" w:hAnsi="Arial" w:cs="Arial"/>
                <w:spacing w:val="-2"/>
                <w:sz w:val="20"/>
              </w:rPr>
              <w:t>Toilet</w:t>
            </w:r>
            <w:proofErr w:type="spellEnd"/>
            <w:r w:rsidRPr="00303045">
              <w:rPr>
                <w:rFonts w:ascii="Arial" w:hAnsi="Arial" w:cs="Arial"/>
                <w:spacing w:val="-2"/>
                <w:sz w:val="20"/>
              </w:rPr>
              <w:t xml:space="preserve"> </w:t>
            </w:r>
            <w:proofErr w:type="spellStart"/>
            <w:r w:rsidRPr="00303045">
              <w:rPr>
                <w:rFonts w:ascii="Arial" w:hAnsi="Arial" w:cs="Arial"/>
                <w:spacing w:val="-2"/>
                <w:sz w:val="20"/>
              </w:rPr>
              <w:t>Facilities</w:t>
            </w:r>
            <w:proofErr w:type="spellEnd"/>
          </w:p>
          <w:p w14:paraId="68669A9E"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Автоматизация офиса, ПМС и POS терминал / Office </w:t>
            </w:r>
            <w:proofErr w:type="spellStart"/>
            <w:r w:rsidRPr="00303045">
              <w:rPr>
                <w:rFonts w:ascii="Arial" w:hAnsi="Arial" w:cs="Arial"/>
                <w:spacing w:val="-2"/>
                <w:sz w:val="20"/>
              </w:rPr>
              <w:t>Automation</w:t>
            </w:r>
            <w:proofErr w:type="spellEnd"/>
            <w:r w:rsidRPr="00303045">
              <w:rPr>
                <w:rFonts w:ascii="Arial" w:hAnsi="Arial" w:cs="Arial"/>
                <w:spacing w:val="-2"/>
                <w:sz w:val="20"/>
              </w:rPr>
              <w:t>, PMS &amp; POS</w:t>
            </w:r>
          </w:p>
          <w:p w14:paraId="43469E07" w14:textId="77777777" w:rsidR="00303045" w:rsidRPr="00303045" w:rsidRDefault="00303045" w:rsidP="0018245D">
            <w:pPr>
              <w:pStyle w:val="affd"/>
              <w:numPr>
                <w:ilvl w:val="0"/>
                <w:numId w:val="44"/>
              </w:numPr>
              <w:spacing w:line="276" w:lineRule="auto"/>
              <w:rPr>
                <w:rFonts w:ascii="Arial" w:hAnsi="Arial" w:cs="Arial"/>
                <w:spacing w:val="-2"/>
                <w:sz w:val="20"/>
                <w:lang w:val="en-US"/>
              </w:rPr>
            </w:pPr>
            <w:r w:rsidRPr="00303045">
              <w:rPr>
                <w:rFonts w:ascii="Arial" w:hAnsi="Arial" w:cs="Arial"/>
                <w:spacing w:val="-2"/>
                <w:sz w:val="20"/>
                <w:lang w:val="en-US"/>
              </w:rPr>
              <w:t xml:space="preserve">1 </w:t>
            </w:r>
            <w:r w:rsidRPr="00303045">
              <w:rPr>
                <w:rFonts w:ascii="Arial" w:hAnsi="Arial" w:cs="Arial"/>
                <w:spacing w:val="-2"/>
                <w:sz w:val="20"/>
              </w:rPr>
              <w:t>служебный</w:t>
            </w:r>
            <w:r w:rsidRPr="00303045">
              <w:rPr>
                <w:rFonts w:ascii="Arial" w:hAnsi="Arial" w:cs="Arial"/>
                <w:spacing w:val="-2"/>
                <w:sz w:val="20"/>
                <w:lang w:val="en-US"/>
              </w:rPr>
              <w:t xml:space="preserve"> </w:t>
            </w:r>
            <w:r w:rsidRPr="00303045">
              <w:rPr>
                <w:rFonts w:ascii="Arial" w:hAnsi="Arial" w:cs="Arial"/>
                <w:spacing w:val="-2"/>
                <w:sz w:val="20"/>
              </w:rPr>
              <w:t>лифт</w:t>
            </w:r>
            <w:r w:rsidRPr="00303045">
              <w:rPr>
                <w:rFonts w:ascii="Arial" w:hAnsi="Arial" w:cs="Arial"/>
                <w:spacing w:val="-2"/>
                <w:sz w:val="20"/>
                <w:lang w:val="en-US"/>
              </w:rPr>
              <w:t xml:space="preserve"> </w:t>
            </w:r>
            <w:r w:rsidRPr="00303045">
              <w:rPr>
                <w:rFonts w:ascii="Arial" w:hAnsi="Arial" w:cs="Arial"/>
                <w:spacing w:val="-2"/>
                <w:sz w:val="20"/>
              </w:rPr>
              <w:t>с</w:t>
            </w:r>
            <w:r w:rsidRPr="00303045">
              <w:rPr>
                <w:rFonts w:ascii="Arial" w:hAnsi="Arial" w:cs="Arial"/>
                <w:spacing w:val="-2"/>
                <w:sz w:val="20"/>
                <w:lang w:val="en-US"/>
              </w:rPr>
              <w:t xml:space="preserve"> </w:t>
            </w:r>
            <w:r w:rsidRPr="00303045">
              <w:rPr>
                <w:rFonts w:ascii="Arial" w:hAnsi="Arial" w:cs="Arial"/>
                <w:spacing w:val="-2"/>
                <w:sz w:val="20"/>
              </w:rPr>
              <w:t>внутренней</w:t>
            </w:r>
            <w:r w:rsidRPr="00303045">
              <w:rPr>
                <w:rFonts w:ascii="Arial" w:hAnsi="Arial" w:cs="Arial"/>
                <w:spacing w:val="-2"/>
                <w:sz w:val="20"/>
                <w:lang w:val="en-US"/>
              </w:rPr>
              <w:t xml:space="preserve"> </w:t>
            </w:r>
            <w:r w:rsidRPr="00303045">
              <w:rPr>
                <w:rFonts w:ascii="Arial" w:hAnsi="Arial" w:cs="Arial"/>
                <w:spacing w:val="-2"/>
                <w:sz w:val="20"/>
              </w:rPr>
              <w:t>защитой</w:t>
            </w:r>
            <w:r w:rsidRPr="00303045">
              <w:rPr>
                <w:rFonts w:ascii="Arial" w:hAnsi="Arial" w:cs="Arial"/>
                <w:spacing w:val="-2"/>
                <w:sz w:val="20"/>
                <w:lang w:val="en-US"/>
              </w:rPr>
              <w:t xml:space="preserve"> / 1 service lift internally protected</w:t>
            </w:r>
          </w:p>
          <w:p w14:paraId="07294B56" w14:textId="77777777" w:rsidR="00303045" w:rsidRPr="00303045" w:rsidRDefault="00303045" w:rsidP="0018245D">
            <w:pPr>
              <w:pStyle w:val="affd"/>
              <w:numPr>
                <w:ilvl w:val="0"/>
                <w:numId w:val="44"/>
              </w:numPr>
              <w:spacing w:line="276" w:lineRule="auto"/>
              <w:rPr>
                <w:rFonts w:ascii="Arial" w:hAnsi="Arial" w:cs="Arial"/>
                <w:spacing w:val="-2"/>
                <w:sz w:val="20"/>
                <w:lang w:val="en-US"/>
              </w:rPr>
            </w:pPr>
            <w:r w:rsidRPr="00303045">
              <w:rPr>
                <w:rFonts w:ascii="Arial" w:hAnsi="Arial" w:cs="Arial"/>
                <w:spacing w:val="-2"/>
                <w:sz w:val="20"/>
              </w:rPr>
              <w:t>Собственный</w:t>
            </w:r>
            <w:r w:rsidRPr="00303045">
              <w:rPr>
                <w:rFonts w:ascii="Arial" w:hAnsi="Arial" w:cs="Arial"/>
                <w:spacing w:val="-2"/>
                <w:sz w:val="20"/>
                <w:lang w:val="en-US"/>
              </w:rPr>
              <w:t xml:space="preserve"> </w:t>
            </w:r>
            <w:r w:rsidRPr="00303045">
              <w:rPr>
                <w:rFonts w:ascii="Arial" w:hAnsi="Arial" w:cs="Arial"/>
                <w:spacing w:val="-2"/>
                <w:sz w:val="20"/>
              </w:rPr>
              <w:t>защищенный</w:t>
            </w:r>
            <w:r w:rsidRPr="00303045">
              <w:rPr>
                <w:rFonts w:ascii="Arial" w:hAnsi="Arial" w:cs="Arial"/>
                <w:spacing w:val="-2"/>
                <w:sz w:val="20"/>
                <w:lang w:val="en-US"/>
              </w:rPr>
              <w:t xml:space="preserve"> </w:t>
            </w:r>
            <w:r w:rsidRPr="00303045">
              <w:rPr>
                <w:rFonts w:ascii="Arial" w:hAnsi="Arial" w:cs="Arial"/>
                <w:spacing w:val="-2"/>
                <w:sz w:val="20"/>
              </w:rPr>
              <w:t>проход</w:t>
            </w:r>
            <w:r w:rsidRPr="00303045">
              <w:rPr>
                <w:rFonts w:ascii="Arial" w:hAnsi="Arial" w:cs="Arial"/>
                <w:spacing w:val="-2"/>
                <w:sz w:val="20"/>
                <w:lang w:val="en-US"/>
              </w:rPr>
              <w:t xml:space="preserve"> </w:t>
            </w:r>
            <w:r w:rsidRPr="00303045">
              <w:rPr>
                <w:rFonts w:ascii="Arial" w:hAnsi="Arial" w:cs="Arial"/>
                <w:spacing w:val="-2"/>
                <w:sz w:val="20"/>
              </w:rPr>
              <w:t>из</w:t>
            </w:r>
            <w:r w:rsidRPr="00303045">
              <w:rPr>
                <w:rFonts w:ascii="Arial" w:hAnsi="Arial" w:cs="Arial"/>
                <w:spacing w:val="-2"/>
                <w:sz w:val="20"/>
                <w:lang w:val="en-US"/>
              </w:rPr>
              <w:t xml:space="preserve"> </w:t>
            </w:r>
            <w:r w:rsidRPr="00303045">
              <w:rPr>
                <w:rFonts w:ascii="Arial" w:hAnsi="Arial" w:cs="Arial"/>
                <w:spacing w:val="-2"/>
                <w:sz w:val="20"/>
              </w:rPr>
              <w:t>вестибюля</w:t>
            </w:r>
            <w:r w:rsidRPr="00303045">
              <w:rPr>
                <w:rFonts w:ascii="Arial" w:hAnsi="Arial" w:cs="Arial"/>
                <w:spacing w:val="-2"/>
                <w:sz w:val="20"/>
                <w:lang w:val="en-US"/>
              </w:rPr>
              <w:t xml:space="preserve"> </w:t>
            </w:r>
            <w:r w:rsidRPr="00303045">
              <w:rPr>
                <w:rFonts w:ascii="Arial" w:hAnsi="Arial" w:cs="Arial"/>
                <w:spacing w:val="-2"/>
                <w:sz w:val="20"/>
              </w:rPr>
              <w:t>в</w:t>
            </w:r>
            <w:r w:rsidRPr="00303045">
              <w:rPr>
                <w:rFonts w:ascii="Arial" w:hAnsi="Arial" w:cs="Arial"/>
                <w:spacing w:val="-2"/>
                <w:sz w:val="20"/>
                <w:lang w:val="en-US"/>
              </w:rPr>
              <w:t xml:space="preserve"> </w:t>
            </w:r>
            <w:r w:rsidRPr="00303045">
              <w:rPr>
                <w:rFonts w:ascii="Arial" w:hAnsi="Arial" w:cs="Arial"/>
                <w:spacing w:val="-2"/>
                <w:sz w:val="20"/>
              </w:rPr>
              <w:t>офисы</w:t>
            </w:r>
            <w:r w:rsidRPr="00303045">
              <w:rPr>
                <w:rFonts w:ascii="Arial" w:hAnsi="Arial" w:cs="Arial"/>
                <w:spacing w:val="-2"/>
                <w:sz w:val="20"/>
                <w:lang w:val="en-US"/>
              </w:rPr>
              <w:t xml:space="preserve"> / Proper and protected passage from lift lobby to offices</w:t>
            </w:r>
          </w:p>
          <w:p w14:paraId="24DE3683" w14:textId="563BDF15" w:rsidR="00303045" w:rsidRPr="00303045" w:rsidRDefault="00303045" w:rsidP="0018245D">
            <w:pPr>
              <w:pStyle w:val="affd"/>
              <w:numPr>
                <w:ilvl w:val="0"/>
                <w:numId w:val="44"/>
              </w:numPr>
              <w:spacing w:line="276" w:lineRule="auto"/>
              <w:rPr>
                <w:rFonts w:ascii="Arial" w:hAnsi="Arial" w:cs="Arial"/>
                <w:sz w:val="20"/>
              </w:rPr>
            </w:pPr>
            <w:r w:rsidRPr="00303045">
              <w:rPr>
                <w:rFonts w:ascii="Arial" w:hAnsi="Arial" w:cs="Arial"/>
                <w:spacing w:val="-2"/>
                <w:sz w:val="20"/>
              </w:rPr>
              <w:t xml:space="preserve">Освещение, кондиционирование и противопожарные системы / </w:t>
            </w:r>
            <w:proofErr w:type="spellStart"/>
            <w:r w:rsidRPr="00303045">
              <w:rPr>
                <w:rFonts w:ascii="Arial" w:hAnsi="Arial" w:cs="Arial"/>
                <w:spacing w:val="-2"/>
                <w:sz w:val="20"/>
              </w:rPr>
              <w:t>Lighting</w:t>
            </w:r>
            <w:proofErr w:type="spellEnd"/>
            <w:r w:rsidRPr="00303045">
              <w:rPr>
                <w:rFonts w:ascii="Arial" w:hAnsi="Arial" w:cs="Arial"/>
                <w:spacing w:val="-2"/>
                <w:sz w:val="20"/>
              </w:rPr>
              <w:t xml:space="preserve">, </w:t>
            </w:r>
            <w:proofErr w:type="spellStart"/>
            <w:r w:rsidRPr="00303045">
              <w:rPr>
                <w:rFonts w:ascii="Arial" w:hAnsi="Arial" w:cs="Arial"/>
                <w:spacing w:val="-2"/>
                <w:sz w:val="20"/>
              </w:rPr>
              <w:t>air-conditioning</w:t>
            </w:r>
            <w:proofErr w:type="spellEnd"/>
            <w:r w:rsidRPr="00303045">
              <w:rPr>
                <w:rFonts w:ascii="Arial" w:hAnsi="Arial" w:cs="Arial"/>
                <w:spacing w:val="-2"/>
                <w:sz w:val="20"/>
              </w:rPr>
              <w:t xml:space="preserve"> &amp; </w:t>
            </w:r>
            <w:proofErr w:type="spellStart"/>
            <w:r w:rsidRPr="00303045">
              <w:rPr>
                <w:rFonts w:ascii="Arial" w:hAnsi="Arial" w:cs="Arial"/>
                <w:spacing w:val="-2"/>
                <w:sz w:val="20"/>
              </w:rPr>
              <w:t>fire</w:t>
            </w:r>
            <w:proofErr w:type="spellEnd"/>
            <w:r w:rsidRPr="00303045">
              <w:rPr>
                <w:rFonts w:ascii="Arial" w:hAnsi="Arial" w:cs="Arial"/>
                <w:spacing w:val="-2"/>
                <w:sz w:val="20"/>
              </w:rPr>
              <w:t xml:space="preserve"> </w:t>
            </w:r>
            <w:proofErr w:type="spellStart"/>
            <w:r w:rsidRPr="00303045">
              <w:rPr>
                <w:rFonts w:ascii="Arial" w:hAnsi="Arial" w:cs="Arial"/>
                <w:spacing w:val="-2"/>
                <w:sz w:val="20"/>
              </w:rPr>
              <w:t>protection</w:t>
            </w:r>
            <w:proofErr w:type="spellEnd"/>
            <w:r w:rsidRPr="00303045">
              <w:rPr>
                <w:rFonts w:ascii="Arial" w:hAnsi="Arial" w:cs="Arial"/>
                <w:spacing w:val="-2"/>
                <w:sz w:val="20"/>
              </w:rPr>
              <w:t xml:space="preserve"> </w:t>
            </w:r>
            <w:proofErr w:type="spellStart"/>
            <w:r w:rsidRPr="00303045">
              <w:rPr>
                <w:rFonts w:ascii="Arial" w:hAnsi="Arial" w:cs="Arial"/>
                <w:spacing w:val="-2"/>
                <w:sz w:val="20"/>
              </w:rPr>
              <w:t>systems</w:t>
            </w:r>
            <w:proofErr w:type="spellEnd"/>
          </w:p>
        </w:tc>
      </w:tr>
      <w:tr w:rsidR="00303045" w:rsidRPr="00303045" w14:paraId="4202A3AE" w14:textId="77777777" w:rsidTr="008D2BF3">
        <w:tc>
          <w:tcPr>
            <w:tcW w:w="780" w:type="dxa"/>
            <w:tcBorders>
              <w:top w:val="nil"/>
              <w:bottom w:val="nil"/>
              <w:right w:val="single" w:sz="4" w:space="0" w:color="auto"/>
            </w:tcBorders>
          </w:tcPr>
          <w:p w14:paraId="0B6D8104" w14:textId="77777777" w:rsidR="00303045" w:rsidRPr="00474724" w:rsidRDefault="00303045" w:rsidP="00303045">
            <w:pPr>
              <w:spacing w:line="276" w:lineRule="auto"/>
              <w:rPr>
                <w:rFonts w:ascii="Arial" w:hAnsi="Arial" w:cs="Arial"/>
              </w:rPr>
            </w:pPr>
          </w:p>
        </w:tc>
        <w:tc>
          <w:tcPr>
            <w:tcW w:w="2476" w:type="dxa"/>
            <w:tcBorders>
              <w:top w:val="nil"/>
              <w:left w:val="single" w:sz="4" w:space="0" w:color="auto"/>
              <w:bottom w:val="nil"/>
              <w:right w:val="single" w:sz="4" w:space="0" w:color="auto"/>
            </w:tcBorders>
          </w:tcPr>
          <w:p w14:paraId="02FB1DDF" w14:textId="2E205BA6" w:rsidR="00303045" w:rsidRPr="00303045" w:rsidRDefault="00303045" w:rsidP="00303045">
            <w:pPr>
              <w:pStyle w:val="affd"/>
              <w:spacing w:line="276" w:lineRule="auto"/>
              <w:rPr>
                <w:rFonts w:ascii="Arial" w:hAnsi="Arial" w:cs="Arial"/>
                <w:spacing w:val="-2"/>
                <w:sz w:val="20"/>
                <w:lang w:val="en-US"/>
              </w:rPr>
            </w:pPr>
            <w:r w:rsidRPr="00474724">
              <w:rPr>
                <w:rFonts w:ascii="Arial" w:hAnsi="Arial" w:cs="Arial"/>
                <w:spacing w:val="-2"/>
                <w:sz w:val="20"/>
              </w:rPr>
              <w:t>ИТ</w:t>
            </w:r>
            <w:r w:rsidRPr="00474724">
              <w:rPr>
                <w:rFonts w:ascii="Arial" w:hAnsi="Arial" w:cs="Arial"/>
                <w:spacing w:val="-2"/>
                <w:sz w:val="20"/>
                <w:lang w:val="en-US"/>
              </w:rPr>
              <w:t xml:space="preserve"> / IT</w:t>
            </w:r>
          </w:p>
        </w:tc>
        <w:tc>
          <w:tcPr>
            <w:tcW w:w="2126" w:type="dxa"/>
            <w:vMerge/>
            <w:tcBorders>
              <w:left w:val="single" w:sz="4" w:space="0" w:color="auto"/>
            </w:tcBorders>
          </w:tcPr>
          <w:p w14:paraId="76B595F4" w14:textId="77777777" w:rsidR="00303045" w:rsidRPr="00303045" w:rsidRDefault="00303045" w:rsidP="00474724">
            <w:pPr>
              <w:spacing w:line="276" w:lineRule="auto"/>
              <w:rPr>
                <w:rFonts w:ascii="Arial" w:hAnsi="Arial" w:cs="Arial"/>
                <w:spacing w:val="-2"/>
                <w:lang w:val="en-US"/>
              </w:rPr>
            </w:pPr>
          </w:p>
        </w:tc>
        <w:tc>
          <w:tcPr>
            <w:tcW w:w="3543" w:type="dxa"/>
            <w:vMerge/>
          </w:tcPr>
          <w:p w14:paraId="2F469659" w14:textId="77777777" w:rsidR="00303045" w:rsidRPr="00303045" w:rsidRDefault="00303045" w:rsidP="00303045">
            <w:pPr>
              <w:pStyle w:val="affd"/>
              <w:tabs>
                <w:tab w:val="left" w:pos="360"/>
              </w:tabs>
              <w:spacing w:line="276" w:lineRule="auto"/>
              <w:ind w:left="360"/>
              <w:rPr>
                <w:rFonts w:ascii="Arial" w:hAnsi="Arial" w:cs="Arial"/>
                <w:spacing w:val="-2"/>
                <w:sz w:val="20"/>
                <w:lang w:val="en-US"/>
              </w:rPr>
            </w:pPr>
          </w:p>
        </w:tc>
      </w:tr>
      <w:tr w:rsidR="00303045" w:rsidRPr="00474724" w14:paraId="4C6E4314" w14:textId="77777777" w:rsidTr="008D2BF3">
        <w:tc>
          <w:tcPr>
            <w:tcW w:w="780" w:type="dxa"/>
            <w:tcBorders>
              <w:top w:val="nil"/>
              <w:bottom w:val="nil"/>
            </w:tcBorders>
          </w:tcPr>
          <w:p w14:paraId="0E0A561C" w14:textId="3D76779D" w:rsidR="00303045" w:rsidRPr="00303045" w:rsidRDefault="00303045" w:rsidP="00303045">
            <w:pPr>
              <w:spacing w:after="0" w:line="276" w:lineRule="auto"/>
              <w:rPr>
                <w:rFonts w:ascii="Arial" w:hAnsi="Arial" w:cs="Arial"/>
              </w:rPr>
            </w:pPr>
            <w:r>
              <w:rPr>
                <w:rFonts w:ascii="Arial" w:hAnsi="Arial" w:cs="Arial"/>
              </w:rPr>
              <w:t>2</w:t>
            </w:r>
          </w:p>
        </w:tc>
        <w:tc>
          <w:tcPr>
            <w:tcW w:w="2476" w:type="dxa"/>
            <w:tcBorders>
              <w:top w:val="nil"/>
              <w:bottom w:val="nil"/>
            </w:tcBorders>
          </w:tcPr>
          <w:p w14:paraId="3D9619C2" w14:textId="4965CBB9" w:rsidR="00303045" w:rsidRPr="00474724" w:rsidRDefault="00303045" w:rsidP="00303045">
            <w:pPr>
              <w:pStyle w:val="affd"/>
              <w:spacing w:line="276" w:lineRule="auto"/>
            </w:pPr>
            <w:r w:rsidRPr="00474724">
              <w:rPr>
                <w:rFonts w:ascii="Arial" w:hAnsi="Arial" w:cs="Arial"/>
                <w:spacing w:val="-2"/>
                <w:sz w:val="20"/>
              </w:rPr>
              <w:t>Кадры</w:t>
            </w:r>
            <w:r w:rsidRPr="00474724">
              <w:rPr>
                <w:rFonts w:ascii="Arial" w:hAnsi="Arial" w:cs="Arial"/>
                <w:spacing w:val="-2"/>
                <w:sz w:val="20"/>
                <w:lang w:val="en-US"/>
              </w:rPr>
              <w:t xml:space="preserve"> / Human Resource Offices</w:t>
            </w:r>
          </w:p>
        </w:tc>
        <w:tc>
          <w:tcPr>
            <w:tcW w:w="2126" w:type="dxa"/>
            <w:vMerge/>
          </w:tcPr>
          <w:p w14:paraId="4266FA0C" w14:textId="77777777" w:rsidR="00303045" w:rsidRPr="00474724" w:rsidRDefault="00303045" w:rsidP="001E7D76"/>
        </w:tc>
        <w:tc>
          <w:tcPr>
            <w:tcW w:w="3543" w:type="dxa"/>
            <w:vMerge/>
          </w:tcPr>
          <w:p w14:paraId="03937EA5" w14:textId="77777777" w:rsidR="00303045" w:rsidRPr="00303045" w:rsidRDefault="00303045" w:rsidP="001E7D76"/>
        </w:tc>
      </w:tr>
      <w:tr w:rsidR="00303045" w:rsidRPr="00474724" w14:paraId="465AC283" w14:textId="77777777" w:rsidTr="008D2BF3">
        <w:tc>
          <w:tcPr>
            <w:tcW w:w="780" w:type="dxa"/>
            <w:tcBorders>
              <w:top w:val="nil"/>
              <w:bottom w:val="single" w:sz="4" w:space="0" w:color="000000"/>
            </w:tcBorders>
          </w:tcPr>
          <w:p w14:paraId="3D102684" w14:textId="3468DA5B" w:rsidR="00303045" w:rsidRPr="00303045" w:rsidRDefault="00303045" w:rsidP="001E7D76">
            <w:pPr>
              <w:rPr>
                <w:rFonts w:ascii="Arial" w:hAnsi="Arial" w:cs="Arial"/>
              </w:rPr>
            </w:pPr>
            <w:r w:rsidRPr="00303045">
              <w:rPr>
                <w:rFonts w:ascii="Arial" w:hAnsi="Arial" w:cs="Arial"/>
              </w:rPr>
              <w:t>3</w:t>
            </w:r>
          </w:p>
        </w:tc>
        <w:tc>
          <w:tcPr>
            <w:tcW w:w="2476" w:type="dxa"/>
            <w:tcBorders>
              <w:top w:val="nil"/>
              <w:bottom w:val="single" w:sz="4" w:space="0" w:color="000000"/>
            </w:tcBorders>
          </w:tcPr>
          <w:p w14:paraId="2FA25E09" w14:textId="7A45C9F7" w:rsidR="00303045" w:rsidRPr="00474724" w:rsidRDefault="00303045" w:rsidP="001E7D76">
            <w:r w:rsidRPr="00474724">
              <w:rPr>
                <w:rFonts w:ascii="Arial" w:hAnsi="Arial" w:cs="Arial"/>
                <w:spacing w:val="-2"/>
              </w:rPr>
              <w:t>Охрана / Security Office</w:t>
            </w:r>
          </w:p>
        </w:tc>
        <w:tc>
          <w:tcPr>
            <w:tcW w:w="2126" w:type="dxa"/>
            <w:vMerge/>
            <w:tcBorders>
              <w:bottom w:val="single" w:sz="4" w:space="0" w:color="000000"/>
            </w:tcBorders>
          </w:tcPr>
          <w:p w14:paraId="02FE4F12" w14:textId="77777777" w:rsidR="00303045" w:rsidRPr="00474724" w:rsidRDefault="00303045" w:rsidP="001E7D76"/>
        </w:tc>
        <w:tc>
          <w:tcPr>
            <w:tcW w:w="3543" w:type="dxa"/>
            <w:vMerge/>
            <w:tcBorders>
              <w:bottom w:val="single" w:sz="4" w:space="0" w:color="000000"/>
            </w:tcBorders>
          </w:tcPr>
          <w:p w14:paraId="712C2A2C" w14:textId="77777777" w:rsidR="00303045" w:rsidRPr="00303045" w:rsidRDefault="00303045" w:rsidP="001E7D76"/>
        </w:tc>
      </w:tr>
      <w:tr w:rsidR="00303045" w:rsidRPr="00303045" w14:paraId="48FAE370" w14:textId="77777777" w:rsidTr="00E9248D">
        <w:trPr>
          <w:trHeight w:val="699"/>
        </w:trPr>
        <w:tc>
          <w:tcPr>
            <w:tcW w:w="780" w:type="dxa"/>
            <w:tcBorders>
              <w:bottom w:val="nil"/>
            </w:tcBorders>
          </w:tcPr>
          <w:p w14:paraId="22E4F4FB" w14:textId="0853C854" w:rsidR="00303045" w:rsidRPr="00E9248D" w:rsidRDefault="00303045" w:rsidP="00303045">
            <w:pPr>
              <w:rPr>
                <w:rFonts w:ascii="Arial" w:hAnsi="Arial" w:cs="Arial"/>
              </w:rPr>
            </w:pPr>
            <w:r w:rsidRPr="00E9248D">
              <w:rPr>
                <w:rFonts w:ascii="Arial" w:hAnsi="Arial" w:cs="Arial"/>
              </w:rPr>
              <w:lastRenderedPageBreak/>
              <w:t>4</w:t>
            </w:r>
          </w:p>
        </w:tc>
        <w:tc>
          <w:tcPr>
            <w:tcW w:w="2476" w:type="dxa"/>
            <w:tcBorders>
              <w:bottom w:val="nil"/>
            </w:tcBorders>
          </w:tcPr>
          <w:p w14:paraId="44970F69" w14:textId="1F489EA3" w:rsidR="00303045" w:rsidRPr="00303045" w:rsidRDefault="00303045" w:rsidP="00303045">
            <w:pPr>
              <w:rPr>
                <w:lang w:val="en-US"/>
              </w:rPr>
            </w:pPr>
            <w:r>
              <w:rPr>
                <w:rFonts w:ascii="Arial" w:hAnsi="Arial"/>
                <w:spacing w:val="-2"/>
              </w:rPr>
              <w:t>Размещение</w:t>
            </w:r>
            <w:r w:rsidRPr="000911A0">
              <w:rPr>
                <w:rFonts w:ascii="Arial" w:hAnsi="Arial"/>
                <w:spacing w:val="-2"/>
                <w:lang w:val="en-US"/>
              </w:rPr>
              <w:t xml:space="preserve"> / </w:t>
            </w:r>
            <w:r>
              <w:rPr>
                <w:rFonts w:ascii="Arial" w:hAnsi="Arial"/>
                <w:spacing w:val="-2"/>
              </w:rPr>
              <w:t>Покупка</w:t>
            </w:r>
            <w:r w:rsidRPr="000911A0">
              <w:rPr>
                <w:rFonts w:ascii="Arial" w:hAnsi="Arial"/>
                <w:spacing w:val="-2"/>
                <w:lang w:val="en-US"/>
              </w:rPr>
              <w:t xml:space="preserve"> </w:t>
            </w:r>
            <w:r>
              <w:rPr>
                <w:rFonts w:ascii="Arial" w:hAnsi="Arial"/>
                <w:spacing w:val="-2"/>
              </w:rPr>
              <w:t>офиса</w:t>
            </w:r>
            <w:r w:rsidRPr="000911A0">
              <w:rPr>
                <w:rFonts w:ascii="Arial" w:hAnsi="Arial"/>
                <w:spacing w:val="-2"/>
                <w:lang w:val="en-US"/>
              </w:rPr>
              <w:t xml:space="preserve"> / Receiving/Purchasing Office</w:t>
            </w:r>
          </w:p>
        </w:tc>
        <w:tc>
          <w:tcPr>
            <w:tcW w:w="2126" w:type="dxa"/>
            <w:vMerge w:val="restart"/>
            <w:tcBorders>
              <w:bottom w:val="nil"/>
            </w:tcBorders>
          </w:tcPr>
          <w:p w14:paraId="7236FAE5" w14:textId="109A00A3" w:rsidR="00303045" w:rsidRPr="00303045" w:rsidRDefault="00303045" w:rsidP="00303045">
            <w:pPr>
              <w:rPr>
                <w:lang w:val="en-US"/>
              </w:rPr>
            </w:pPr>
            <w:r w:rsidRPr="00474724">
              <w:rPr>
                <w:rFonts w:ascii="Arial" w:hAnsi="Arial" w:cs="Arial"/>
                <w:spacing w:val="-2"/>
              </w:rPr>
              <w:t xml:space="preserve">6 месяцев / 6 </w:t>
            </w:r>
            <w:proofErr w:type="spellStart"/>
            <w:r w:rsidRPr="00474724">
              <w:rPr>
                <w:rFonts w:ascii="Arial" w:hAnsi="Arial" w:cs="Arial"/>
                <w:spacing w:val="-2"/>
              </w:rPr>
              <w:t>months</w:t>
            </w:r>
            <w:proofErr w:type="spellEnd"/>
          </w:p>
        </w:tc>
        <w:tc>
          <w:tcPr>
            <w:tcW w:w="3543" w:type="dxa"/>
            <w:vMerge w:val="restart"/>
            <w:tcBorders>
              <w:bottom w:val="nil"/>
            </w:tcBorders>
          </w:tcPr>
          <w:p w14:paraId="13093443"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АТС / PABX</w:t>
            </w:r>
          </w:p>
          <w:p w14:paraId="6326B751"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Освещение, кондиционирование и противопожарные системы / </w:t>
            </w:r>
            <w:proofErr w:type="spellStart"/>
            <w:r w:rsidRPr="00303045">
              <w:rPr>
                <w:rFonts w:ascii="Arial" w:hAnsi="Arial"/>
                <w:spacing w:val="-2"/>
                <w:sz w:val="20"/>
              </w:rPr>
              <w:t>Lighting</w:t>
            </w:r>
            <w:proofErr w:type="spellEnd"/>
            <w:r w:rsidRPr="00303045">
              <w:rPr>
                <w:rFonts w:ascii="Arial" w:hAnsi="Arial"/>
                <w:spacing w:val="-2"/>
                <w:sz w:val="20"/>
              </w:rPr>
              <w:t xml:space="preserve">, </w:t>
            </w:r>
            <w:proofErr w:type="spellStart"/>
            <w:r w:rsidRPr="00303045">
              <w:rPr>
                <w:rFonts w:ascii="Arial" w:hAnsi="Arial"/>
                <w:spacing w:val="-2"/>
                <w:sz w:val="20"/>
              </w:rPr>
              <w:t>air-conditioning</w:t>
            </w:r>
            <w:proofErr w:type="spellEnd"/>
            <w:r w:rsidRPr="00303045">
              <w:rPr>
                <w:rFonts w:ascii="Arial" w:hAnsi="Arial"/>
                <w:spacing w:val="-2"/>
                <w:sz w:val="20"/>
              </w:rPr>
              <w:t xml:space="preserve"> &amp; </w:t>
            </w:r>
            <w:proofErr w:type="spellStart"/>
            <w:r w:rsidRPr="00303045">
              <w:rPr>
                <w:rFonts w:ascii="Arial" w:hAnsi="Arial"/>
                <w:spacing w:val="-2"/>
                <w:sz w:val="20"/>
              </w:rPr>
              <w:t>fire</w:t>
            </w:r>
            <w:proofErr w:type="spellEnd"/>
            <w:r w:rsidRPr="00303045">
              <w:rPr>
                <w:rFonts w:ascii="Arial" w:hAnsi="Arial"/>
                <w:spacing w:val="-2"/>
                <w:sz w:val="20"/>
              </w:rPr>
              <w:t xml:space="preserve"> </w:t>
            </w:r>
            <w:proofErr w:type="spellStart"/>
            <w:r w:rsidRPr="00303045">
              <w:rPr>
                <w:rFonts w:ascii="Arial" w:hAnsi="Arial"/>
                <w:spacing w:val="-2"/>
                <w:sz w:val="20"/>
              </w:rPr>
              <w:t>protection</w:t>
            </w:r>
            <w:proofErr w:type="spellEnd"/>
            <w:r w:rsidRPr="00303045">
              <w:rPr>
                <w:rFonts w:ascii="Arial" w:hAnsi="Arial"/>
                <w:spacing w:val="-2"/>
                <w:sz w:val="20"/>
              </w:rPr>
              <w:t xml:space="preserve"> </w:t>
            </w:r>
            <w:proofErr w:type="spellStart"/>
            <w:r w:rsidRPr="00303045">
              <w:rPr>
                <w:rFonts w:ascii="Arial" w:hAnsi="Arial"/>
                <w:spacing w:val="-2"/>
                <w:sz w:val="20"/>
              </w:rPr>
              <w:t>systems</w:t>
            </w:r>
            <w:proofErr w:type="spellEnd"/>
          </w:p>
          <w:p w14:paraId="5F539B7B"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Туалет / </w:t>
            </w:r>
            <w:proofErr w:type="spellStart"/>
            <w:r w:rsidRPr="00303045">
              <w:rPr>
                <w:rFonts w:ascii="Arial" w:hAnsi="Arial"/>
                <w:spacing w:val="-2"/>
                <w:sz w:val="20"/>
              </w:rPr>
              <w:t>Toilet</w:t>
            </w:r>
            <w:proofErr w:type="spellEnd"/>
            <w:r w:rsidRPr="00303045">
              <w:rPr>
                <w:rFonts w:ascii="Arial" w:hAnsi="Arial"/>
                <w:spacing w:val="-2"/>
                <w:sz w:val="20"/>
              </w:rPr>
              <w:t xml:space="preserve"> </w:t>
            </w:r>
            <w:proofErr w:type="spellStart"/>
            <w:r w:rsidRPr="00303045">
              <w:rPr>
                <w:rFonts w:ascii="Arial" w:hAnsi="Arial"/>
                <w:spacing w:val="-2"/>
                <w:sz w:val="20"/>
              </w:rPr>
              <w:t>facilities</w:t>
            </w:r>
            <w:proofErr w:type="spellEnd"/>
          </w:p>
          <w:p w14:paraId="25809D98"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Автоматизация офиса, Office </w:t>
            </w:r>
            <w:proofErr w:type="spellStart"/>
            <w:r w:rsidRPr="00303045">
              <w:rPr>
                <w:rFonts w:ascii="Arial" w:hAnsi="Arial"/>
                <w:spacing w:val="-2"/>
                <w:sz w:val="20"/>
              </w:rPr>
              <w:t>Automation</w:t>
            </w:r>
            <w:proofErr w:type="spellEnd"/>
            <w:r w:rsidRPr="00303045">
              <w:rPr>
                <w:rFonts w:ascii="Arial" w:hAnsi="Arial"/>
                <w:spacing w:val="-2"/>
                <w:sz w:val="20"/>
              </w:rPr>
              <w:t>, ПМС и POS терминалы PMS &amp; POS</w:t>
            </w:r>
          </w:p>
          <w:p w14:paraId="522A96E0"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Еще один обслуживающий лифт и 1 грузовой лифт с внутренней защитой / </w:t>
            </w:r>
            <w:proofErr w:type="spellStart"/>
            <w:r w:rsidRPr="00303045">
              <w:rPr>
                <w:rFonts w:ascii="Arial" w:hAnsi="Arial"/>
                <w:spacing w:val="-2"/>
                <w:sz w:val="20"/>
              </w:rPr>
              <w:t>Another</w:t>
            </w:r>
            <w:proofErr w:type="spellEnd"/>
            <w:r w:rsidRPr="00303045">
              <w:rPr>
                <w:rFonts w:ascii="Arial" w:hAnsi="Arial"/>
                <w:spacing w:val="-2"/>
                <w:sz w:val="20"/>
              </w:rPr>
              <w:t xml:space="preserve"> </w:t>
            </w:r>
            <w:proofErr w:type="spellStart"/>
            <w:r w:rsidRPr="00303045">
              <w:rPr>
                <w:rFonts w:ascii="Arial" w:hAnsi="Arial"/>
                <w:spacing w:val="-2"/>
                <w:sz w:val="20"/>
              </w:rPr>
              <w:t>service</w:t>
            </w:r>
            <w:proofErr w:type="spellEnd"/>
            <w:r w:rsidRPr="00303045">
              <w:rPr>
                <w:rFonts w:ascii="Arial" w:hAnsi="Arial"/>
                <w:spacing w:val="-2"/>
                <w:sz w:val="20"/>
              </w:rPr>
              <w:t xml:space="preserve"> </w:t>
            </w:r>
            <w:proofErr w:type="spellStart"/>
            <w:r w:rsidRPr="00303045">
              <w:rPr>
                <w:rFonts w:ascii="Arial" w:hAnsi="Arial"/>
                <w:spacing w:val="-2"/>
                <w:sz w:val="20"/>
              </w:rPr>
              <w:t>lift</w:t>
            </w:r>
            <w:proofErr w:type="spellEnd"/>
            <w:r w:rsidRPr="00303045">
              <w:rPr>
                <w:rFonts w:ascii="Arial" w:hAnsi="Arial"/>
                <w:spacing w:val="-2"/>
                <w:sz w:val="20"/>
              </w:rPr>
              <w:t xml:space="preserve"> </w:t>
            </w:r>
            <w:proofErr w:type="spellStart"/>
            <w:r w:rsidRPr="00303045">
              <w:rPr>
                <w:rFonts w:ascii="Arial" w:hAnsi="Arial"/>
                <w:spacing w:val="-2"/>
                <w:sz w:val="20"/>
              </w:rPr>
              <w:t>and</w:t>
            </w:r>
            <w:proofErr w:type="spellEnd"/>
            <w:r w:rsidRPr="00303045">
              <w:rPr>
                <w:rFonts w:ascii="Arial" w:hAnsi="Arial"/>
                <w:spacing w:val="-2"/>
                <w:sz w:val="20"/>
              </w:rPr>
              <w:t xml:space="preserve"> 1 </w:t>
            </w:r>
            <w:proofErr w:type="spellStart"/>
            <w:r w:rsidRPr="00303045">
              <w:rPr>
                <w:rFonts w:ascii="Arial" w:hAnsi="Arial"/>
                <w:spacing w:val="-2"/>
                <w:sz w:val="20"/>
              </w:rPr>
              <w:t>no</w:t>
            </w:r>
            <w:proofErr w:type="spellEnd"/>
            <w:r w:rsidRPr="00303045">
              <w:rPr>
                <w:rFonts w:ascii="Arial" w:hAnsi="Arial"/>
                <w:spacing w:val="-2"/>
                <w:sz w:val="20"/>
              </w:rPr>
              <w:t xml:space="preserve">. </w:t>
            </w:r>
            <w:proofErr w:type="spellStart"/>
            <w:r w:rsidRPr="00303045">
              <w:rPr>
                <w:rFonts w:ascii="Arial" w:hAnsi="Arial"/>
                <w:spacing w:val="-2"/>
                <w:sz w:val="20"/>
              </w:rPr>
              <w:t>cargo</w:t>
            </w:r>
            <w:proofErr w:type="spellEnd"/>
            <w:r w:rsidRPr="00303045">
              <w:rPr>
                <w:rFonts w:ascii="Arial" w:hAnsi="Arial"/>
                <w:spacing w:val="-2"/>
                <w:sz w:val="20"/>
              </w:rPr>
              <w:t xml:space="preserve"> </w:t>
            </w:r>
            <w:proofErr w:type="spellStart"/>
            <w:r w:rsidRPr="00303045">
              <w:rPr>
                <w:rFonts w:ascii="Arial" w:hAnsi="Arial"/>
                <w:spacing w:val="-2"/>
                <w:sz w:val="20"/>
              </w:rPr>
              <w:t>lift</w:t>
            </w:r>
            <w:proofErr w:type="spellEnd"/>
            <w:r w:rsidRPr="00303045">
              <w:rPr>
                <w:rFonts w:ascii="Arial" w:hAnsi="Arial"/>
                <w:spacing w:val="-2"/>
                <w:sz w:val="20"/>
              </w:rPr>
              <w:t xml:space="preserve"> </w:t>
            </w:r>
            <w:proofErr w:type="spellStart"/>
            <w:r w:rsidRPr="00303045">
              <w:rPr>
                <w:rFonts w:ascii="Arial" w:hAnsi="Arial"/>
                <w:spacing w:val="-2"/>
                <w:sz w:val="20"/>
              </w:rPr>
              <w:t>internally</w:t>
            </w:r>
            <w:proofErr w:type="spellEnd"/>
            <w:r w:rsidRPr="00303045">
              <w:rPr>
                <w:rFonts w:ascii="Arial" w:hAnsi="Arial"/>
                <w:spacing w:val="-2"/>
                <w:sz w:val="20"/>
              </w:rPr>
              <w:t xml:space="preserve"> </w:t>
            </w:r>
            <w:proofErr w:type="spellStart"/>
            <w:r w:rsidRPr="00303045">
              <w:rPr>
                <w:rFonts w:ascii="Arial" w:hAnsi="Arial"/>
                <w:spacing w:val="-2"/>
                <w:sz w:val="20"/>
              </w:rPr>
              <w:t>protected</w:t>
            </w:r>
            <w:proofErr w:type="spellEnd"/>
            <w:r w:rsidRPr="00303045">
              <w:rPr>
                <w:rFonts w:ascii="Arial" w:hAnsi="Arial"/>
                <w:spacing w:val="-2"/>
                <w:sz w:val="20"/>
              </w:rPr>
              <w:t xml:space="preserve"> </w:t>
            </w:r>
          </w:p>
          <w:p w14:paraId="46EAF43A"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Коммунальные услуги такие как газ, электричество, вода и дренажные системы доступны / Utilities </w:t>
            </w:r>
            <w:proofErr w:type="spellStart"/>
            <w:r w:rsidRPr="00303045">
              <w:rPr>
                <w:rFonts w:ascii="Arial" w:hAnsi="Arial"/>
                <w:spacing w:val="-2"/>
                <w:sz w:val="20"/>
              </w:rPr>
              <w:t>such</w:t>
            </w:r>
            <w:proofErr w:type="spellEnd"/>
            <w:r w:rsidRPr="00303045">
              <w:rPr>
                <w:rFonts w:ascii="Arial" w:hAnsi="Arial"/>
                <w:spacing w:val="-2"/>
                <w:sz w:val="20"/>
              </w:rPr>
              <w:t xml:space="preserve"> </w:t>
            </w:r>
            <w:proofErr w:type="spellStart"/>
            <w:r w:rsidRPr="00303045">
              <w:rPr>
                <w:rFonts w:ascii="Arial" w:hAnsi="Arial"/>
                <w:spacing w:val="-2"/>
                <w:sz w:val="20"/>
              </w:rPr>
              <w:t>as</w:t>
            </w:r>
            <w:proofErr w:type="spellEnd"/>
            <w:r w:rsidRPr="00303045">
              <w:rPr>
                <w:rFonts w:ascii="Arial" w:hAnsi="Arial"/>
                <w:spacing w:val="-2"/>
                <w:sz w:val="20"/>
              </w:rPr>
              <w:t xml:space="preserve"> </w:t>
            </w:r>
            <w:proofErr w:type="spellStart"/>
            <w:r w:rsidRPr="00303045">
              <w:rPr>
                <w:rFonts w:ascii="Arial" w:hAnsi="Arial"/>
                <w:spacing w:val="-2"/>
                <w:sz w:val="20"/>
              </w:rPr>
              <w:t>gas</w:t>
            </w:r>
            <w:proofErr w:type="spellEnd"/>
            <w:r w:rsidRPr="00303045">
              <w:rPr>
                <w:rFonts w:ascii="Arial" w:hAnsi="Arial"/>
                <w:spacing w:val="-2"/>
                <w:sz w:val="20"/>
              </w:rPr>
              <w:t xml:space="preserve">, </w:t>
            </w:r>
            <w:proofErr w:type="spellStart"/>
            <w:r w:rsidRPr="00303045">
              <w:rPr>
                <w:rFonts w:ascii="Arial" w:hAnsi="Arial"/>
                <w:spacing w:val="-2"/>
                <w:sz w:val="20"/>
              </w:rPr>
              <w:t>power</w:t>
            </w:r>
            <w:proofErr w:type="spellEnd"/>
            <w:r w:rsidRPr="00303045">
              <w:rPr>
                <w:rFonts w:ascii="Arial" w:hAnsi="Arial"/>
                <w:spacing w:val="-2"/>
                <w:sz w:val="20"/>
              </w:rPr>
              <w:t xml:space="preserve">, </w:t>
            </w:r>
            <w:proofErr w:type="spellStart"/>
            <w:r w:rsidRPr="00303045">
              <w:rPr>
                <w:rFonts w:ascii="Arial" w:hAnsi="Arial"/>
                <w:spacing w:val="-2"/>
                <w:sz w:val="20"/>
              </w:rPr>
              <w:t>water</w:t>
            </w:r>
            <w:proofErr w:type="spellEnd"/>
            <w:r w:rsidRPr="00303045">
              <w:rPr>
                <w:rFonts w:ascii="Arial" w:hAnsi="Arial"/>
                <w:spacing w:val="-2"/>
                <w:sz w:val="20"/>
              </w:rPr>
              <w:t xml:space="preserve"> &amp; </w:t>
            </w:r>
            <w:proofErr w:type="spellStart"/>
            <w:r w:rsidRPr="00303045">
              <w:rPr>
                <w:rFonts w:ascii="Arial" w:hAnsi="Arial"/>
                <w:spacing w:val="-2"/>
                <w:sz w:val="20"/>
              </w:rPr>
              <w:t>drainage</w:t>
            </w:r>
            <w:proofErr w:type="spellEnd"/>
            <w:r w:rsidRPr="00303045">
              <w:rPr>
                <w:rFonts w:ascii="Arial" w:hAnsi="Arial"/>
                <w:spacing w:val="-2"/>
                <w:sz w:val="20"/>
              </w:rPr>
              <w:t xml:space="preserve"> </w:t>
            </w:r>
            <w:proofErr w:type="spellStart"/>
            <w:r w:rsidRPr="00303045">
              <w:rPr>
                <w:rFonts w:ascii="Arial" w:hAnsi="Arial"/>
                <w:spacing w:val="-2"/>
                <w:sz w:val="20"/>
              </w:rPr>
              <w:t>systems</w:t>
            </w:r>
            <w:proofErr w:type="spellEnd"/>
            <w:r w:rsidRPr="00303045">
              <w:rPr>
                <w:rFonts w:ascii="Arial" w:hAnsi="Arial"/>
                <w:spacing w:val="-2"/>
                <w:sz w:val="20"/>
              </w:rPr>
              <w:t xml:space="preserve"> </w:t>
            </w:r>
            <w:proofErr w:type="spellStart"/>
            <w:r w:rsidRPr="00303045">
              <w:rPr>
                <w:rFonts w:ascii="Arial" w:hAnsi="Arial"/>
                <w:spacing w:val="-2"/>
                <w:sz w:val="20"/>
              </w:rPr>
              <w:t>are</w:t>
            </w:r>
            <w:proofErr w:type="spellEnd"/>
            <w:r w:rsidRPr="00303045">
              <w:rPr>
                <w:rFonts w:ascii="Arial" w:hAnsi="Arial"/>
                <w:spacing w:val="-2"/>
                <w:sz w:val="20"/>
              </w:rPr>
              <w:t xml:space="preserve"> </w:t>
            </w:r>
            <w:proofErr w:type="spellStart"/>
            <w:r w:rsidRPr="00303045">
              <w:rPr>
                <w:rFonts w:ascii="Arial" w:hAnsi="Arial"/>
                <w:spacing w:val="-2"/>
                <w:sz w:val="20"/>
              </w:rPr>
              <w:t>available</w:t>
            </w:r>
            <w:proofErr w:type="spellEnd"/>
          </w:p>
          <w:p w14:paraId="42441588" w14:textId="3EA841A4" w:rsidR="00303045" w:rsidRPr="00303045" w:rsidRDefault="00303045" w:rsidP="0018245D">
            <w:pPr>
              <w:pStyle w:val="affd"/>
              <w:numPr>
                <w:ilvl w:val="0"/>
                <w:numId w:val="45"/>
              </w:numPr>
              <w:spacing w:line="276" w:lineRule="auto"/>
              <w:rPr>
                <w:sz w:val="20"/>
              </w:rPr>
            </w:pPr>
            <w:r w:rsidRPr="00303045">
              <w:rPr>
                <w:rFonts w:ascii="Arial" w:hAnsi="Arial"/>
                <w:spacing w:val="-2"/>
                <w:sz w:val="20"/>
              </w:rPr>
              <w:t xml:space="preserve">Собственный защищенный проход из вестибюля лифта в помещения BOH / </w:t>
            </w:r>
            <w:proofErr w:type="spellStart"/>
            <w:r w:rsidRPr="00303045">
              <w:rPr>
                <w:rFonts w:ascii="Arial" w:hAnsi="Arial"/>
                <w:spacing w:val="-2"/>
                <w:sz w:val="20"/>
              </w:rPr>
              <w:t>Proper</w:t>
            </w:r>
            <w:proofErr w:type="spellEnd"/>
            <w:r w:rsidRPr="00303045">
              <w:rPr>
                <w:rFonts w:ascii="Arial" w:hAnsi="Arial"/>
                <w:spacing w:val="-2"/>
                <w:sz w:val="20"/>
              </w:rPr>
              <w:t xml:space="preserve"> &amp; </w:t>
            </w:r>
            <w:proofErr w:type="spellStart"/>
            <w:r w:rsidRPr="00303045">
              <w:rPr>
                <w:rFonts w:ascii="Arial" w:hAnsi="Arial"/>
                <w:spacing w:val="-2"/>
                <w:sz w:val="20"/>
              </w:rPr>
              <w:t>protected</w:t>
            </w:r>
            <w:proofErr w:type="spellEnd"/>
            <w:r w:rsidRPr="00303045">
              <w:rPr>
                <w:rFonts w:ascii="Arial" w:hAnsi="Arial"/>
                <w:spacing w:val="-2"/>
                <w:sz w:val="20"/>
              </w:rPr>
              <w:t xml:space="preserve"> </w:t>
            </w:r>
            <w:proofErr w:type="spellStart"/>
            <w:r w:rsidRPr="00303045">
              <w:rPr>
                <w:rFonts w:ascii="Arial" w:hAnsi="Arial"/>
                <w:spacing w:val="-2"/>
                <w:sz w:val="20"/>
              </w:rPr>
              <w:t>passage</w:t>
            </w:r>
            <w:proofErr w:type="spellEnd"/>
            <w:r w:rsidRPr="00303045">
              <w:rPr>
                <w:rFonts w:ascii="Arial" w:hAnsi="Arial"/>
                <w:spacing w:val="-2"/>
                <w:sz w:val="20"/>
              </w:rPr>
              <w:t xml:space="preserve"> </w:t>
            </w:r>
            <w:proofErr w:type="spellStart"/>
            <w:r w:rsidRPr="00303045">
              <w:rPr>
                <w:rFonts w:ascii="Arial" w:hAnsi="Arial"/>
                <w:spacing w:val="-2"/>
                <w:sz w:val="20"/>
              </w:rPr>
              <w:t>from</w:t>
            </w:r>
            <w:proofErr w:type="spellEnd"/>
            <w:r w:rsidRPr="00303045">
              <w:rPr>
                <w:rFonts w:ascii="Arial" w:hAnsi="Arial"/>
                <w:spacing w:val="-2"/>
                <w:sz w:val="20"/>
              </w:rPr>
              <w:t xml:space="preserve"> </w:t>
            </w:r>
            <w:proofErr w:type="spellStart"/>
            <w:r w:rsidRPr="00303045">
              <w:rPr>
                <w:rFonts w:ascii="Arial" w:hAnsi="Arial"/>
                <w:spacing w:val="-2"/>
                <w:sz w:val="20"/>
              </w:rPr>
              <w:t>lift</w:t>
            </w:r>
            <w:proofErr w:type="spellEnd"/>
            <w:r w:rsidRPr="00303045">
              <w:rPr>
                <w:rFonts w:ascii="Arial" w:hAnsi="Arial"/>
                <w:spacing w:val="-2"/>
                <w:sz w:val="20"/>
              </w:rPr>
              <w:t xml:space="preserve"> </w:t>
            </w:r>
            <w:proofErr w:type="spellStart"/>
            <w:r w:rsidRPr="00303045">
              <w:rPr>
                <w:rFonts w:ascii="Arial" w:hAnsi="Arial"/>
                <w:spacing w:val="-2"/>
                <w:sz w:val="20"/>
              </w:rPr>
              <w:t>lobby</w:t>
            </w:r>
            <w:proofErr w:type="spellEnd"/>
            <w:r w:rsidRPr="00303045">
              <w:rPr>
                <w:rFonts w:ascii="Arial" w:hAnsi="Arial"/>
                <w:spacing w:val="-2"/>
                <w:sz w:val="20"/>
              </w:rPr>
              <w:t xml:space="preserve"> </w:t>
            </w:r>
            <w:proofErr w:type="spellStart"/>
            <w:r w:rsidRPr="00303045">
              <w:rPr>
                <w:rFonts w:ascii="Arial" w:hAnsi="Arial"/>
                <w:spacing w:val="-2"/>
                <w:sz w:val="20"/>
              </w:rPr>
              <w:t>to</w:t>
            </w:r>
            <w:proofErr w:type="spellEnd"/>
            <w:r w:rsidRPr="00303045">
              <w:rPr>
                <w:rFonts w:ascii="Arial" w:hAnsi="Arial"/>
                <w:spacing w:val="-2"/>
                <w:sz w:val="20"/>
              </w:rPr>
              <w:t xml:space="preserve"> BOH </w:t>
            </w:r>
            <w:proofErr w:type="spellStart"/>
            <w:r w:rsidRPr="00303045">
              <w:rPr>
                <w:rFonts w:ascii="Arial" w:hAnsi="Arial"/>
                <w:spacing w:val="-2"/>
                <w:sz w:val="20"/>
              </w:rPr>
              <w:t>areas</w:t>
            </w:r>
            <w:proofErr w:type="spellEnd"/>
          </w:p>
        </w:tc>
      </w:tr>
      <w:tr w:rsidR="00303045" w:rsidRPr="00474724" w14:paraId="7F83366B" w14:textId="77777777" w:rsidTr="00E9248D">
        <w:tc>
          <w:tcPr>
            <w:tcW w:w="780" w:type="dxa"/>
            <w:tcBorders>
              <w:top w:val="nil"/>
              <w:bottom w:val="nil"/>
            </w:tcBorders>
          </w:tcPr>
          <w:p w14:paraId="5BF42224" w14:textId="234B8460" w:rsidR="00303045" w:rsidRPr="00E9248D" w:rsidRDefault="00303045" w:rsidP="00303045">
            <w:pPr>
              <w:rPr>
                <w:rFonts w:ascii="Arial" w:hAnsi="Arial" w:cs="Arial"/>
              </w:rPr>
            </w:pPr>
            <w:r w:rsidRPr="00E9248D">
              <w:rPr>
                <w:rFonts w:ascii="Arial" w:hAnsi="Arial" w:cs="Arial"/>
              </w:rPr>
              <w:t>5</w:t>
            </w:r>
          </w:p>
        </w:tc>
        <w:tc>
          <w:tcPr>
            <w:tcW w:w="2476" w:type="dxa"/>
            <w:tcBorders>
              <w:top w:val="nil"/>
              <w:bottom w:val="nil"/>
            </w:tcBorders>
          </w:tcPr>
          <w:p w14:paraId="3FCEB2D8" w14:textId="099A32FA" w:rsidR="00303045" w:rsidRPr="00474724" w:rsidRDefault="00303045" w:rsidP="00303045">
            <w:r>
              <w:rPr>
                <w:rFonts w:ascii="Arial" w:hAnsi="Arial"/>
                <w:spacing w:val="-2"/>
              </w:rPr>
              <w:t xml:space="preserve">Погрузочная площадка / </w:t>
            </w:r>
            <w:proofErr w:type="spellStart"/>
            <w:r>
              <w:rPr>
                <w:rFonts w:ascii="Arial" w:hAnsi="Arial"/>
                <w:spacing w:val="-2"/>
              </w:rPr>
              <w:t>Loading</w:t>
            </w:r>
            <w:proofErr w:type="spellEnd"/>
            <w:r>
              <w:rPr>
                <w:rFonts w:ascii="Arial" w:hAnsi="Arial"/>
                <w:spacing w:val="-2"/>
              </w:rPr>
              <w:t xml:space="preserve"> </w:t>
            </w:r>
            <w:proofErr w:type="spellStart"/>
            <w:r>
              <w:rPr>
                <w:rFonts w:ascii="Arial" w:hAnsi="Arial"/>
                <w:spacing w:val="-2"/>
              </w:rPr>
              <w:t>Docks</w:t>
            </w:r>
            <w:proofErr w:type="spellEnd"/>
          </w:p>
        </w:tc>
        <w:tc>
          <w:tcPr>
            <w:tcW w:w="2126" w:type="dxa"/>
            <w:vMerge/>
            <w:tcBorders>
              <w:bottom w:val="nil"/>
            </w:tcBorders>
          </w:tcPr>
          <w:p w14:paraId="77AFD44B" w14:textId="77777777" w:rsidR="00303045" w:rsidRPr="00474724" w:rsidRDefault="00303045" w:rsidP="00303045"/>
        </w:tc>
        <w:tc>
          <w:tcPr>
            <w:tcW w:w="3543" w:type="dxa"/>
            <w:vMerge/>
            <w:tcBorders>
              <w:bottom w:val="nil"/>
            </w:tcBorders>
          </w:tcPr>
          <w:p w14:paraId="2F703A8E" w14:textId="77777777" w:rsidR="00303045" w:rsidRPr="00474724" w:rsidRDefault="00303045" w:rsidP="00303045"/>
        </w:tc>
      </w:tr>
      <w:tr w:rsidR="00303045" w:rsidRPr="00474724" w14:paraId="3B3FB194" w14:textId="77777777" w:rsidTr="00E9248D">
        <w:tc>
          <w:tcPr>
            <w:tcW w:w="780" w:type="dxa"/>
            <w:tcBorders>
              <w:top w:val="nil"/>
              <w:bottom w:val="nil"/>
            </w:tcBorders>
          </w:tcPr>
          <w:p w14:paraId="67CBA918" w14:textId="47BAA25B" w:rsidR="00303045" w:rsidRPr="00E9248D" w:rsidRDefault="00303045" w:rsidP="00303045">
            <w:pPr>
              <w:rPr>
                <w:rFonts w:ascii="Arial" w:hAnsi="Arial" w:cs="Arial"/>
              </w:rPr>
            </w:pPr>
            <w:r w:rsidRPr="00E9248D">
              <w:rPr>
                <w:rFonts w:ascii="Arial" w:hAnsi="Arial" w:cs="Arial"/>
              </w:rPr>
              <w:t>6</w:t>
            </w:r>
          </w:p>
        </w:tc>
        <w:tc>
          <w:tcPr>
            <w:tcW w:w="2476" w:type="dxa"/>
            <w:tcBorders>
              <w:top w:val="nil"/>
              <w:bottom w:val="nil"/>
            </w:tcBorders>
          </w:tcPr>
          <w:p w14:paraId="0B22F23C" w14:textId="68D521C9" w:rsidR="00303045" w:rsidRPr="00474724" w:rsidRDefault="00303045" w:rsidP="00303045">
            <w:r>
              <w:rPr>
                <w:rFonts w:ascii="Arial" w:hAnsi="Arial"/>
                <w:spacing w:val="-2"/>
              </w:rPr>
              <w:t xml:space="preserve">Персонал Кафетерий / </w:t>
            </w:r>
            <w:proofErr w:type="spellStart"/>
            <w:r>
              <w:rPr>
                <w:rFonts w:ascii="Arial" w:hAnsi="Arial"/>
                <w:spacing w:val="-2"/>
              </w:rPr>
              <w:t>Staff</w:t>
            </w:r>
            <w:proofErr w:type="spellEnd"/>
            <w:r>
              <w:rPr>
                <w:rFonts w:ascii="Arial" w:hAnsi="Arial"/>
                <w:spacing w:val="-2"/>
              </w:rPr>
              <w:t xml:space="preserve"> </w:t>
            </w:r>
            <w:proofErr w:type="spellStart"/>
            <w:r>
              <w:rPr>
                <w:rFonts w:ascii="Arial" w:hAnsi="Arial"/>
                <w:spacing w:val="-2"/>
              </w:rPr>
              <w:t>Cafeteria</w:t>
            </w:r>
            <w:proofErr w:type="spellEnd"/>
          </w:p>
        </w:tc>
        <w:tc>
          <w:tcPr>
            <w:tcW w:w="2126" w:type="dxa"/>
            <w:vMerge/>
            <w:tcBorders>
              <w:bottom w:val="nil"/>
            </w:tcBorders>
          </w:tcPr>
          <w:p w14:paraId="56B3AC94" w14:textId="77777777" w:rsidR="00303045" w:rsidRPr="00474724" w:rsidRDefault="00303045" w:rsidP="00303045"/>
        </w:tc>
        <w:tc>
          <w:tcPr>
            <w:tcW w:w="3543" w:type="dxa"/>
            <w:vMerge/>
            <w:tcBorders>
              <w:bottom w:val="nil"/>
            </w:tcBorders>
          </w:tcPr>
          <w:p w14:paraId="45F0A03A" w14:textId="77777777" w:rsidR="00303045" w:rsidRPr="00474724" w:rsidRDefault="00303045" w:rsidP="00303045"/>
        </w:tc>
      </w:tr>
      <w:tr w:rsidR="00303045" w:rsidRPr="00474724" w14:paraId="04343009" w14:textId="77777777" w:rsidTr="00E9248D">
        <w:tc>
          <w:tcPr>
            <w:tcW w:w="780" w:type="dxa"/>
            <w:tcBorders>
              <w:top w:val="nil"/>
              <w:bottom w:val="nil"/>
            </w:tcBorders>
          </w:tcPr>
          <w:p w14:paraId="7BE4C357" w14:textId="12186F2B" w:rsidR="00303045" w:rsidRPr="00E9248D" w:rsidRDefault="00303045" w:rsidP="00303045">
            <w:pPr>
              <w:rPr>
                <w:rFonts w:ascii="Arial" w:hAnsi="Arial" w:cs="Arial"/>
              </w:rPr>
            </w:pPr>
            <w:r w:rsidRPr="00E9248D">
              <w:rPr>
                <w:rFonts w:ascii="Arial" w:hAnsi="Arial" w:cs="Arial"/>
              </w:rPr>
              <w:t>7</w:t>
            </w:r>
          </w:p>
        </w:tc>
        <w:tc>
          <w:tcPr>
            <w:tcW w:w="2476" w:type="dxa"/>
            <w:tcBorders>
              <w:top w:val="nil"/>
              <w:bottom w:val="nil"/>
            </w:tcBorders>
          </w:tcPr>
          <w:p w14:paraId="1226CC35" w14:textId="58344D18" w:rsidR="00303045" w:rsidRPr="00474724" w:rsidRDefault="00303045" w:rsidP="00303045">
            <w:r>
              <w:rPr>
                <w:rFonts w:ascii="Arial" w:hAnsi="Arial"/>
                <w:spacing w:val="-2"/>
              </w:rPr>
              <w:t xml:space="preserve">Кухня (основная, поддержка, банкетная, кладовая) / </w:t>
            </w:r>
            <w:proofErr w:type="spellStart"/>
            <w:r>
              <w:rPr>
                <w:rFonts w:ascii="Arial" w:hAnsi="Arial"/>
                <w:spacing w:val="-2"/>
              </w:rPr>
              <w:t>Kitchens</w:t>
            </w:r>
            <w:proofErr w:type="spellEnd"/>
            <w:r>
              <w:rPr>
                <w:rFonts w:ascii="Arial" w:hAnsi="Arial"/>
                <w:spacing w:val="-2"/>
              </w:rPr>
              <w:t xml:space="preserve"> (</w:t>
            </w:r>
            <w:proofErr w:type="spellStart"/>
            <w:r>
              <w:rPr>
                <w:rFonts w:ascii="Arial" w:hAnsi="Arial"/>
                <w:spacing w:val="-2"/>
              </w:rPr>
              <w:t>main</w:t>
            </w:r>
            <w:proofErr w:type="spellEnd"/>
            <w:r>
              <w:rPr>
                <w:rFonts w:ascii="Arial" w:hAnsi="Arial"/>
                <w:spacing w:val="-2"/>
              </w:rPr>
              <w:t xml:space="preserve">, </w:t>
            </w:r>
            <w:proofErr w:type="spellStart"/>
            <w:r>
              <w:rPr>
                <w:rFonts w:ascii="Arial" w:hAnsi="Arial"/>
                <w:spacing w:val="-2"/>
              </w:rPr>
              <w:t>support</w:t>
            </w:r>
            <w:proofErr w:type="spellEnd"/>
            <w:r>
              <w:rPr>
                <w:rFonts w:ascii="Arial" w:hAnsi="Arial"/>
                <w:spacing w:val="-2"/>
              </w:rPr>
              <w:t xml:space="preserve">, </w:t>
            </w:r>
            <w:proofErr w:type="spellStart"/>
            <w:r>
              <w:rPr>
                <w:rFonts w:ascii="Arial" w:hAnsi="Arial"/>
                <w:spacing w:val="-2"/>
              </w:rPr>
              <w:t>banquet</w:t>
            </w:r>
            <w:proofErr w:type="spellEnd"/>
            <w:r>
              <w:rPr>
                <w:rFonts w:ascii="Arial" w:hAnsi="Arial"/>
                <w:spacing w:val="-2"/>
              </w:rPr>
              <w:t xml:space="preserve">, </w:t>
            </w:r>
            <w:proofErr w:type="spellStart"/>
            <w:r>
              <w:rPr>
                <w:rFonts w:ascii="Arial" w:hAnsi="Arial"/>
                <w:spacing w:val="-2"/>
              </w:rPr>
              <w:t>pantries</w:t>
            </w:r>
            <w:proofErr w:type="spellEnd"/>
            <w:r>
              <w:rPr>
                <w:rFonts w:ascii="Arial" w:hAnsi="Arial"/>
                <w:spacing w:val="-2"/>
              </w:rPr>
              <w:t>)</w:t>
            </w:r>
          </w:p>
        </w:tc>
        <w:tc>
          <w:tcPr>
            <w:tcW w:w="2126" w:type="dxa"/>
            <w:vMerge/>
            <w:tcBorders>
              <w:bottom w:val="nil"/>
            </w:tcBorders>
          </w:tcPr>
          <w:p w14:paraId="7574BA6F" w14:textId="77777777" w:rsidR="00303045" w:rsidRPr="00474724" w:rsidRDefault="00303045" w:rsidP="00303045"/>
        </w:tc>
        <w:tc>
          <w:tcPr>
            <w:tcW w:w="3543" w:type="dxa"/>
            <w:vMerge/>
            <w:tcBorders>
              <w:bottom w:val="nil"/>
            </w:tcBorders>
          </w:tcPr>
          <w:p w14:paraId="1A212279" w14:textId="77777777" w:rsidR="00303045" w:rsidRPr="00474724" w:rsidRDefault="00303045" w:rsidP="00303045"/>
        </w:tc>
      </w:tr>
      <w:tr w:rsidR="00303045" w:rsidRPr="00474724" w14:paraId="14372205" w14:textId="77777777" w:rsidTr="00E9248D">
        <w:tc>
          <w:tcPr>
            <w:tcW w:w="780" w:type="dxa"/>
            <w:tcBorders>
              <w:top w:val="nil"/>
              <w:bottom w:val="nil"/>
            </w:tcBorders>
          </w:tcPr>
          <w:p w14:paraId="44B0E1BE" w14:textId="715EAEEC" w:rsidR="00303045" w:rsidRPr="00E9248D" w:rsidRDefault="00303045" w:rsidP="00303045">
            <w:pPr>
              <w:rPr>
                <w:rFonts w:ascii="Arial" w:hAnsi="Arial" w:cs="Arial"/>
              </w:rPr>
            </w:pPr>
            <w:r w:rsidRPr="00E9248D">
              <w:rPr>
                <w:rFonts w:ascii="Arial" w:hAnsi="Arial" w:cs="Arial"/>
              </w:rPr>
              <w:t>8</w:t>
            </w:r>
          </w:p>
        </w:tc>
        <w:tc>
          <w:tcPr>
            <w:tcW w:w="2476" w:type="dxa"/>
            <w:tcBorders>
              <w:top w:val="nil"/>
              <w:bottom w:val="nil"/>
            </w:tcBorders>
          </w:tcPr>
          <w:p w14:paraId="50D103A6" w14:textId="317A1AD3" w:rsidR="00303045" w:rsidRPr="00474724" w:rsidRDefault="00303045" w:rsidP="00303045">
            <w:r>
              <w:rPr>
                <w:rFonts w:ascii="Arial" w:hAnsi="Arial"/>
                <w:spacing w:val="-2"/>
              </w:rPr>
              <w:t xml:space="preserve">Уборка номеров / </w:t>
            </w:r>
            <w:proofErr w:type="spellStart"/>
            <w:r>
              <w:rPr>
                <w:rFonts w:ascii="Arial" w:hAnsi="Arial"/>
                <w:spacing w:val="-2"/>
              </w:rPr>
              <w:t>Housek</w:t>
            </w:r>
            <w:proofErr w:type="spellEnd"/>
          </w:p>
        </w:tc>
        <w:tc>
          <w:tcPr>
            <w:tcW w:w="2126" w:type="dxa"/>
            <w:vMerge/>
            <w:tcBorders>
              <w:bottom w:val="nil"/>
            </w:tcBorders>
          </w:tcPr>
          <w:p w14:paraId="7D85D809" w14:textId="77777777" w:rsidR="00303045" w:rsidRPr="00474724" w:rsidRDefault="00303045" w:rsidP="00303045"/>
        </w:tc>
        <w:tc>
          <w:tcPr>
            <w:tcW w:w="3543" w:type="dxa"/>
            <w:vMerge/>
            <w:tcBorders>
              <w:bottom w:val="nil"/>
            </w:tcBorders>
          </w:tcPr>
          <w:p w14:paraId="12BDBE38" w14:textId="77777777" w:rsidR="00303045" w:rsidRPr="00474724" w:rsidRDefault="00303045" w:rsidP="00303045"/>
        </w:tc>
      </w:tr>
      <w:tr w:rsidR="00303045" w:rsidRPr="00474724" w14:paraId="4BCBC723" w14:textId="77777777" w:rsidTr="00E9248D">
        <w:tc>
          <w:tcPr>
            <w:tcW w:w="780" w:type="dxa"/>
            <w:tcBorders>
              <w:top w:val="nil"/>
              <w:bottom w:val="nil"/>
            </w:tcBorders>
          </w:tcPr>
          <w:p w14:paraId="373EA7E2" w14:textId="345DE414" w:rsidR="00303045" w:rsidRPr="00E9248D" w:rsidRDefault="00303045" w:rsidP="00303045">
            <w:pPr>
              <w:rPr>
                <w:rFonts w:ascii="Arial" w:hAnsi="Arial" w:cs="Arial"/>
              </w:rPr>
            </w:pPr>
            <w:r w:rsidRPr="00E9248D">
              <w:rPr>
                <w:rFonts w:ascii="Arial" w:hAnsi="Arial" w:cs="Arial"/>
              </w:rPr>
              <w:t>9</w:t>
            </w:r>
          </w:p>
        </w:tc>
        <w:tc>
          <w:tcPr>
            <w:tcW w:w="2476" w:type="dxa"/>
            <w:tcBorders>
              <w:top w:val="nil"/>
              <w:bottom w:val="nil"/>
            </w:tcBorders>
          </w:tcPr>
          <w:p w14:paraId="79BB6ABB" w14:textId="2E14077B" w:rsidR="00303045" w:rsidRPr="00474724" w:rsidRDefault="00303045" w:rsidP="00303045">
            <w:r>
              <w:rPr>
                <w:rFonts w:ascii="Arial" w:hAnsi="Arial"/>
                <w:spacing w:val="-2"/>
              </w:rPr>
              <w:t xml:space="preserve">Стюарт / </w:t>
            </w:r>
            <w:proofErr w:type="spellStart"/>
            <w:r>
              <w:rPr>
                <w:rFonts w:ascii="Arial" w:hAnsi="Arial"/>
                <w:spacing w:val="-2"/>
              </w:rPr>
              <w:t>Stewarding</w:t>
            </w:r>
            <w:proofErr w:type="spellEnd"/>
          </w:p>
        </w:tc>
        <w:tc>
          <w:tcPr>
            <w:tcW w:w="2126" w:type="dxa"/>
            <w:vMerge/>
            <w:tcBorders>
              <w:bottom w:val="nil"/>
            </w:tcBorders>
          </w:tcPr>
          <w:p w14:paraId="25FA7BC6" w14:textId="77777777" w:rsidR="00303045" w:rsidRPr="00474724" w:rsidRDefault="00303045" w:rsidP="00303045"/>
        </w:tc>
        <w:tc>
          <w:tcPr>
            <w:tcW w:w="3543" w:type="dxa"/>
            <w:vMerge/>
            <w:tcBorders>
              <w:bottom w:val="nil"/>
            </w:tcBorders>
          </w:tcPr>
          <w:p w14:paraId="156B2DE1" w14:textId="77777777" w:rsidR="00303045" w:rsidRPr="00474724" w:rsidRDefault="00303045" w:rsidP="00303045"/>
        </w:tc>
      </w:tr>
      <w:tr w:rsidR="00303045" w:rsidRPr="009D6216" w14:paraId="77BB8D62" w14:textId="77777777" w:rsidTr="008D2BF3">
        <w:tc>
          <w:tcPr>
            <w:tcW w:w="780" w:type="dxa"/>
            <w:tcBorders>
              <w:top w:val="nil"/>
              <w:bottom w:val="single" w:sz="4" w:space="0" w:color="000000"/>
            </w:tcBorders>
          </w:tcPr>
          <w:p w14:paraId="158C52CF" w14:textId="40B92337" w:rsidR="00303045" w:rsidRPr="00E9248D" w:rsidRDefault="00303045" w:rsidP="00303045">
            <w:pPr>
              <w:rPr>
                <w:rFonts w:ascii="Arial" w:hAnsi="Arial" w:cs="Arial"/>
              </w:rPr>
            </w:pPr>
            <w:r w:rsidRPr="00E9248D">
              <w:rPr>
                <w:rFonts w:ascii="Arial" w:hAnsi="Arial" w:cs="Arial"/>
              </w:rPr>
              <w:t>10</w:t>
            </w:r>
          </w:p>
        </w:tc>
        <w:tc>
          <w:tcPr>
            <w:tcW w:w="2476" w:type="dxa"/>
            <w:tcBorders>
              <w:top w:val="nil"/>
              <w:bottom w:val="single" w:sz="4" w:space="0" w:color="000000"/>
            </w:tcBorders>
          </w:tcPr>
          <w:p w14:paraId="43519316" w14:textId="01299DAE" w:rsidR="00303045" w:rsidRPr="00303045" w:rsidRDefault="00303045" w:rsidP="00303045">
            <w:pPr>
              <w:rPr>
                <w:lang w:val="en-US"/>
              </w:rPr>
            </w:pPr>
            <w:r>
              <w:rPr>
                <w:rFonts w:ascii="Arial" w:hAnsi="Arial"/>
                <w:spacing w:val="-2"/>
              </w:rPr>
              <w:t>Офис</w:t>
            </w:r>
            <w:r w:rsidRPr="000911A0">
              <w:rPr>
                <w:rFonts w:ascii="Arial" w:hAnsi="Arial"/>
                <w:spacing w:val="-2"/>
                <w:lang w:val="en-US"/>
              </w:rPr>
              <w:t xml:space="preserve"> </w:t>
            </w:r>
            <w:r>
              <w:rPr>
                <w:rFonts w:ascii="Arial" w:hAnsi="Arial"/>
                <w:spacing w:val="-2"/>
              </w:rPr>
              <w:t>уборки</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Executive Housekeeper’s office</w:t>
            </w:r>
          </w:p>
        </w:tc>
        <w:tc>
          <w:tcPr>
            <w:tcW w:w="2126" w:type="dxa"/>
            <w:vMerge/>
            <w:tcBorders>
              <w:bottom w:val="single" w:sz="4" w:space="0" w:color="auto"/>
            </w:tcBorders>
          </w:tcPr>
          <w:p w14:paraId="2B847C33" w14:textId="77777777" w:rsidR="00303045" w:rsidRPr="00303045" w:rsidRDefault="00303045" w:rsidP="00303045">
            <w:pPr>
              <w:rPr>
                <w:lang w:val="en-US"/>
              </w:rPr>
            </w:pPr>
          </w:p>
        </w:tc>
        <w:tc>
          <w:tcPr>
            <w:tcW w:w="3543" w:type="dxa"/>
            <w:vMerge/>
            <w:tcBorders>
              <w:bottom w:val="single" w:sz="4" w:space="0" w:color="auto"/>
            </w:tcBorders>
          </w:tcPr>
          <w:p w14:paraId="149D75C4" w14:textId="77777777" w:rsidR="00303045" w:rsidRPr="00303045" w:rsidRDefault="00303045" w:rsidP="00303045">
            <w:pPr>
              <w:rPr>
                <w:lang w:val="en-US"/>
              </w:rPr>
            </w:pPr>
          </w:p>
        </w:tc>
      </w:tr>
      <w:tr w:rsidR="008D2BF3" w:rsidRPr="009D6216" w14:paraId="7D58BEA2" w14:textId="77777777" w:rsidTr="008D2BF3">
        <w:tc>
          <w:tcPr>
            <w:tcW w:w="780" w:type="dxa"/>
            <w:tcBorders>
              <w:top w:val="single" w:sz="4" w:space="0" w:color="000000"/>
              <w:bottom w:val="nil"/>
            </w:tcBorders>
          </w:tcPr>
          <w:p w14:paraId="135D72B4" w14:textId="17D7095C" w:rsidR="008D2BF3" w:rsidRPr="00E9248D" w:rsidRDefault="008D2BF3" w:rsidP="008D2BF3">
            <w:pPr>
              <w:rPr>
                <w:rFonts w:ascii="Arial" w:hAnsi="Arial" w:cs="Arial"/>
              </w:rPr>
            </w:pPr>
            <w:r>
              <w:rPr>
                <w:rFonts w:ascii="Arial" w:hAnsi="Arial" w:cs="Arial"/>
              </w:rPr>
              <w:t>11</w:t>
            </w:r>
          </w:p>
        </w:tc>
        <w:tc>
          <w:tcPr>
            <w:tcW w:w="2476" w:type="dxa"/>
            <w:tcBorders>
              <w:top w:val="single" w:sz="4" w:space="0" w:color="000000"/>
              <w:bottom w:val="nil"/>
            </w:tcBorders>
          </w:tcPr>
          <w:p w14:paraId="03060EA1" w14:textId="63EE47A3" w:rsidR="008D2BF3" w:rsidRPr="008D2BF3" w:rsidRDefault="008D2BF3" w:rsidP="008D2BF3">
            <w:pPr>
              <w:rPr>
                <w:rFonts w:ascii="Arial" w:hAnsi="Arial" w:cs="Arial"/>
                <w:lang w:val="en-US"/>
              </w:rPr>
            </w:pPr>
            <w:r w:rsidRPr="00E9248D">
              <w:rPr>
                <w:rFonts w:ascii="Arial" w:hAnsi="Arial" w:cs="Arial"/>
                <w:spacing w:val="-2"/>
              </w:rPr>
              <w:t>Главный</w:t>
            </w:r>
            <w:r w:rsidRPr="00E9248D">
              <w:rPr>
                <w:rFonts w:ascii="Arial" w:hAnsi="Arial" w:cs="Arial"/>
                <w:spacing w:val="-2"/>
                <w:lang w:val="en-US"/>
              </w:rPr>
              <w:t xml:space="preserve"> </w:t>
            </w:r>
            <w:r w:rsidRPr="00E9248D">
              <w:rPr>
                <w:rFonts w:ascii="Arial" w:hAnsi="Arial" w:cs="Arial"/>
                <w:spacing w:val="-2"/>
              </w:rPr>
              <w:t>инженер</w:t>
            </w:r>
            <w:r w:rsidRPr="00E9248D">
              <w:rPr>
                <w:rFonts w:ascii="Arial" w:hAnsi="Arial" w:cs="Arial"/>
                <w:spacing w:val="-2"/>
                <w:lang w:val="en-US"/>
              </w:rPr>
              <w:t xml:space="preserve"> / Chief Engineer’s office</w:t>
            </w:r>
          </w:p>
        </w:tc>
        <w:tc>
          <w:tcPr>
            <w:tcW w:w="2126" w:type="dxa"/>
            <w:tcBorders>
              <w:top w:val="single" w:sz="4" w:space="0" w:color="auto"/>
              <w:bottom w:val="nil"/>
            </w:tcBorders>
          </w:tcPr>
          <w:p w14:paraId="1A6BE28C" w14:textId="5320C394" w:rsidR="008D2BF3" w:rsidRPr="00303045" w:rsidRDefault="008D2BF3" w:rsidP="008D2BF3">
            <w:pPr>
              <w:rPr>
                <w:lang w:val="en-US"/>
              </w:rPr>
            </w:pPr>
            <w:r w:rsidRPr="00E9248D">
              <w:rPr>
                <w:rFonts w:ascii="Arial" w:hAnsi="Arial" w:cs="Arial"/>
                <w:spacing w:val="-2"/>
              </w:rPr>
              <w:t xml:space="preserve">6 месяцев / 6 </w:t>
            </w:r>
            <w:proofErr w:type="spellStart"/>
            <w:r w:rsidRPr="00E9248D">
              <w:rPr>
                <w:rFonts w:ascii="Arial" w:hAnsi="Arial" w:cs="Arial"/>
                <w:spacing w:val="-2"/>
              </w:rPr>
              <w:t>months</w:t>
            </w:r>
            <w:proofErr w:type="spellEnd"/>
          </w:p>
        </w:tc>
        <w:tc>
          <w:tcPr>
            <w:tcW w:w="3543" w:type="dxa"/>
            <w:tcBorders>
              <w:top w:val="single" w:sz="4" w:space="0" w:color="auto"/>
              <w:bottom w:val="nil"/>
            </w:tcBorders>
          </w:tcPr>
          <w:p w14:paraId="37DEE735" w14:textId="1EC2E605" w:rsidR="008D2BF3" w:rsidRPr="00303045" w:rsidRDefault="008D2BF3" w:rsidP="008D2BF3">
            <w:pPr>
              <w:rPr>
                <w:lang w:val="en-US"/>
              </w:rPr>
            </w:pPr>
            <w:r w:rsidRPr="00E9248D">
              <w:rPr>
                <w:rFonts w:ascii="Arial" w:hAnsi="Arial" w:cs="Arial"/>
                <w:spacing w:val="-2"/>
              </w:rPr>
              <w:t>Дополнительные</w:t>
            </w:r>
            <w:r w:rsidRPr="00E9248D">
              <w:rPr>
                <w:rFonts w:ascii="Arial" w:hAnsi="Arial" w:cs="Arial"/>
                <w:spacing w:val="-2"/>
                <w:lang w:val="en-US"/>
              </w:rPr>
              <w:t xml:space="preserve"> </w:t>
            </w:r>
            <w:r w:rsidRPr="00E9248D">
              <w:rPr>
                <w:rFonts w:ascii="Arial" w:hAnsi="Arial" w:cs="Arial"/>
                <w:spacing w:val="-2"/>
              </w:rPr>
              <w:t>зоны</w:t>
            </w:r>
            <w:r w:rsidRPr="00E9248D">
              <w:rPr>
                <w:rFonts w:ascii="Arial" w:hAnsi="Arial" w:cs="Arial"/>
                <w:spacing w:val="-2"/>
                <w:lang w:val="en-US"/>
              </w:rPr>
              <w:t xml:space="preserve"> </w:t>
            </w:r>
            <w:r w:rsidRPr="00E9248D">
              <w:rPr>
                <w:rFonts w:ascii="Arial" w:hAnsi="Arial" w:cs="Arial"/>
                <w:spacing w:val="-2"/>
              </w:rPr>
              <w:t>хранения</w:t>
            </w:r>
            <w:r w:rsidRPr="00E9248D">
              <w:rPr>
                <w:rFonts w:ascii="Arial" w:hAnsi="Arial" w:cs="Arial"/>
                <w:spacing w:val="-2"/>
                <w:lang w:val="en-US"/>
              </w:rPr>
              <w:t xml:space="preserve"> / Additional storage facilities</w:t>
            </w:r>
          </w:p>
        </w:tc>
      </w:tr>
      <w:tr w:rsidR="008D2BF3" w:rsidRPr="00303045" w14:paraId="4E72D71B" w14:textId="77777777" w:rsidTr="008D2BF3">
        <w:tc>
          <w:tcPr>
            <w:tcW w:w="780" w:type="dxa"/>
            <w:tcBorders>
              <w:top w:val="nil"/>
              <w:bottom w:val="nil"/>
            </w:tcBorders>
          </w:tcPr>
          <w:p w14:paraId="78A6E5BE" w14:textId="636FE72E" w:rsidR="008D2BF3" w:rsidRPr="00E9248D" w:rsidRDefault="008D2BF3" w:rsidP="008D2BF3">
            <w:pPr>
              <w:rPr>
                <w:rFonts w:ascii="Arial" w:hAnsi="Arial" w:cs="Arial"/>
              </w:rPr>
            </w:pPr>
            <w:r>
              <w:rPr>
                <w:rFonts w:ascii="Arial" w:hAnsi="Arial" w:cs="Arial"/>
              </w:rPr>
              <w:t>12</w:t>
            </w:r>
          </w:p>
        </w:tc>
        <w:tc>
          <w:tcPr>
            <w:tcW w:w="2476" w:type="dxa"/>
            <w:tcBorders>
              <w:top w:val="nil"/>
              <w:bottom w:val="nil"/>
            </w:tcBorders>
          </w:tcPr>
          <w:p w14:paraId="35C8A5F5" w14:textId="4BB16BFA" w:rsidR="008D2BF3" w:rsidRPr="008D2BF3" w:rsidRDefault="008D2BF3" w:rsidP="008D2BF3">
            <w:pPr>
              <w:rPr>
                <w:rFonts w:ascii="Arial" w:hAnsi="Arial" w:cs="Arial"/>
              </w:rPr>
            </w:pPr>
            <w:r w:rsidRPr="00E9248D">
              <w:rPr>
                <w:rFonts w:ascii="Arial" w:hAnsi="Arial" w:cs="Arial"/>
                <w:spacing w:val="-2"/>
              </w:rPr>
              <w:t xml:space="preserve">Инженерные мастерские / Engineering </w:t>
            </w:r>
            <w:proofErr w:type="spellStart"/>
            <w:r w:rsidRPr="00E9248D">
              <w:rPr>
                <w:rFonts w:ascii="Arial" w:hAnsi="Arial" w:cs="Arial"/>
                <w:spacing w:val="-2"/>
              </w:rPr>
              <w:t>workshops</w:t>
            </w:r>
            <w:proofErr w:type="spellEnd"/>
          </w:p>
        </w:tc>
        <w:tc>
          <w:tcPr>
            <w:tcW w:w="2126" w:type="dxa"/>
            <w:tcBorders>
              <w:top w:val="nil"/>
              <w:bottom w:val="nil"/>
            </w:tcBorders>
          </w:tcPr>
          <w:p w14:paraId="6D936C43" w14:textId="77777777" w:rsidR="008D2BF3" w:rsidRPr="00303045" w:rsidRDefault="008D2BF3" w:rsidP="008D2BF3">
            <w:pPr>
              <w:rPr>
                <w:lang w:val="en-US"/>
              </w:rPr>
            </w:pPr>
          </w:p>
        </w:tc>
        <w:tc>
          <w:tcPr>
            <w:tcW w:w="3543" w:type="dxa"/>
            <w:tcBorders>
              <w:top w:val="nil"/>
              <w:bottom w:val="nil"/>
            </w:tcBorders>
          </w:tcPr>
          <w:p w14:paraId="4BAD3263" w14:textId="77777777" w:rsidR="008D2BF3" w:rsidRPr="00303045" w:rsidRDefault="008D2BF3" w:rsidP="008D2BF3">
            <w:pPr>
              <w:rPr>
                <w:lang w:val="en-US"/>
              </w:rPr>
            </w:pPr>
          </w:p>
        </w:tc>
      </w:tr>
      <w:tr w:rsidR="008D2BF3" w:rsidRPr="008D2BF3" w14:paraId="512569BD" w14:textId="77777777" w:rsidTr="008D2BF3">
        <w:tc>
          <w:tcPr>
            <w:tcW w:w="780" w:type="dxa"/>
            <w:tcBorders>
              <w:top w:val="nil"/>
              <w:bottom w:val="nil"/>
            </w:tcBorders>
          </w:tcPr>
          <w:p w14:paraId="73BB02D2" w14:textId="5BEB6D5F" w:rsidR="008D2BF3" w:rsidRPr="00E9248D" w:rsidRDefault="008D2BF3" w:rsidP="008D2BF3">
            <w:pPr>
              <w:rPr>
                <w:rFonts w:ascii="Arial" w:hAnsi="Arial" w:cs="Arial"/>
              </w:rPr>
            </w:pPr>
            <w:r>
              <w:rPr>
                <w:rFonts w:ascii="Arial" w:hAnsi="Arial" w:cs="Arial"/>
              </w:rPr>
              <w:t>13</w:t>
            </w:r>
          </w:p>
        </w:tc>
        <w:tc>
          <w:tcPr>
            <w:tcW w:w="2476" w:type="dxa"/>
            <w:tcBorders>
              <w:top w:val="nil"/>
              <w:bottom w:val="nil"/>
            </w:tcBorders>
          </w:tcPr>
          <w:p w14:paraId="6868157E" w14:textId="7E7FD256" w:rsidR="008D2BF3" w:rsidRPr="008D2BF3" w:rsidRDefault="008D2BF3" w:rsidP="008D2BF3">
            <w:pPr>
              <w:rPr>
                <w:rFonts w:ascii="Arial" w:hAnsi="Arial" w:cs="Arial"/>
              </w:rPr>
            </w:pPr>
            <w:r w:rsidRPr="00E9248D">
              <w:rPr>
                <w:rFonts w:ascii="Arial" w:hAnsi="Arial" w:cs="Arial"/>
                <w:spacing w:val="-2"/>
              </w:rPr>
              <w:t xml:space="preserve">Комната для тренировок / </w:t>
            </w:r>
            <w:proofErr w:type="spellStart"/>
            <w:r w:rsidRPr="00E9248D">
              <w:rPr>
                <w:rFonts w:ascii="Arial" w:hAnsi="Arial" w:cs="Arial"/>
                <w:spacing w:val="-2"/>
              </w:rPr>
              <w:t>Training</w:t>
            </w:r>
            <w:proofErr w:type="spellEnd"/>
            <w:r w:rsidRPr="00E9248D">
              <w:rPr>
                <w:rFonts w:ascii="Arial" w:hAnsi="Arial" w:cs="Arial"/>
                <w:spacing w:val="-2"/>
              </w:rPr>
              <w:t xml:space="preserve"> </w:t>
            </w:r>
            <w:proofErr w:type="spellStart"/>
            <w:r w:rsidRPr="00E9248D">
              <w:rPr>
                <w:rFonts w:ascii="Arial" w:hAnsi="Arial" w:cs="Arial"/>
                <w:spacing w:val="-2"/>
              </w:rPr>
              <w:t>Room</w:t>
            </w:r>
            <w:proofErr w:type="spellEnd"/>
          </w:p>
        </w:tc>
        <w:tc>
          <w:tcPr>
            <w:tcW w:w="2126" w:type="dxa"/>
            <w:tcBorders>
              <w:top w:val="nil"/>
              <w:bottom w:val="nil"/>
            </w:tcBorders>
          </w:tcPr>
          <w:p w14:paraId="7C0D6F7E" w14:textId="77777777" w:rsidR="008D2BF3" w:rsidRPr="008D2BF3" w:rsidRDefault="008D2BF3" w:rsidP="008D2BF3"/>
        </w:tc>
        <w:tc>
          <w:tcPr>
            <w:tcW w:w="3543" w:type="dxa"/>
            <w:tcBorders>
              <w:top w:val="nil"/>
              <w:bottom w:val="nil"/>
            </w:tcBorders>
          </w:tcPr>
          <w:p w14:paraId="2A7B241E" w14:textId="77777777" w:rsidR="008D2BF3" w:rsidRPr="008D2BF3" w:rsidRDefault="008D2BF3" w:rsidP="008D2BF3"/>
        </w:tc>
      </w:tr>
      <w:tr w:rsidR="008D2BF3" w:rsidRPr="008D2BF3" w14:paraId="7C04664C" w14:textId="77777777" w:rsidTr="008D2BF3">
        <w:tc>
          <w:tcPr>
            <w:tcW w:w="780" w:type="dxa"/>
            <w:tcBorders>
              <w:top w:val="nil"/>
              <w:bottom w:val="single" w:sz="4" w:space="0" w:color="000000"/>
            </w:tcBorders>
          </w:tcPr>
          <w:p w14:paraId="51B75CDF" w14:textId="0D833AA7" w:rsidR="008D2BF3" w:rsidRPr="00E9248D" w:rsidRDefault="008D2BF3" w:rsidP="008D2BF3">
            <w:pPr>
              <w:rPr>
                <w:rFonts w:ascii="Arial" w:hAnsi="Arial" w:cs="Arial"/>
              </w:rPr>
            </w:pPr>
            <w:r>
              <w:rPr>
                <w:rFonts w:ascii="Arial" w:hAnsi="Arial" w:cs="Arial"/>
              </w:rPr>
              <w:t>14</w:t>
            </w:r>
          </w:p>
        </w:tc>
        <w:tc>
          <w:tcPr>
            <w:tcW w:w="2476" w:type="dxa"/>
            <w:tcBorders>
              <w:top w:val="nil"/>
              <w:bottom w:val="single" w:sz="4" w:space="0" w:color="000000"/>
            </w:tcBorders>
          </w:tcPr>
          <w:p w14:paraId="0272C263" w14:textId="73839029" w:rsidR="008D2BF3" w:rsidRDefault="008D2BF3" w:rsidP="008D2BF3">
            <w:pPr>
              <w:rPr>
                <w:rFonts w:ascii="Arial" w:hAnsi="Arial"/>
                <w:spacing w:val="-2"/>
              </w:rPr>
            </w:pPr>
            <w:r w:rsidRPr="00E9248D">
              <w:rPr>
                <w:rFonts w:ascii="Arial" w:hAnsi="Arial" w:cs="Arial"/>
                <w:spacing w:val="-2"/>
              </w:rPr>
              <w:t xml:space="preserve">Прачечная и прачечная самообслуживания / </w:t>
            </w:r>
            <w:proofErr w:type="spellStart"/>
            <w:r w:rsidRPr="00E9248D">
              <w:rPr>
                <w:rFonts w:ascii="Arial" w:hAnsi="Arial" w:cs="Arial"/>
                <w:spacing w:val="-2"/>
              </w:rPr>
              <w:t>Laundry</w:t>
            </w:r>
            <w:proofErr w:type="spellEnd"/>
            <w:r w:rsidRPr="00E9248D">
              <w:rPr>
                <w:rFonts w:ascii="Arial" w:hAnsi="Arial" w:cs="Arial"/>
                <w:spacing w:val="-2"/>
              </w:rPr>
              <w:t xml:space="preserve"> &amp; </w:t>
            </w:r>
            <w:proofErr w:type="spellStart"/>
            <w:r w:rsidRPr="00E9248D">
              <w:rPr>
                <w:rFonts w:ascii="Arial" w:hAnsi="Arial" w:cs="Arial"/>
                <w:spacing w:val="-2"/>
              </w:rPr>
              <w:t>Laundromat</w:t>
            </w:r>
            <w:proofErr w:type="spellEnd"/>
          </w:p>
        </w:tc>
        <w:tc>
          <w:tcPr>
            <w:tcW w:w="2126" w:type="dxa"/>
            <w:tcBorders>
              <w:top w:val="nil"/>
              <w:bottom w:val="single" w:sz="4" w:space="0" w:color="auto"/>
            </w:tcBorders>
          </w:tcPr>
          <w:p w14:paraId="07980E9C" w14:textId="77777777" w:rsidR="008D2BF3" w:rsidRPr="008D2BF3" w:rsidRDefault="008D2BF3" w:rsidP="008D2BF3"/>
        </w:tc>
        <w:tc>
          <w:tcPr>
            <w:tcW w:w="3543" w:type="dxa"/>
            <w:tcBorders>
              <w:top w:val="nil"/>
              <w:bottom w:val="single" w:sz="4" w:space="0" w:color="auto"/>
            </w:tcBorders>
          </w:tcPr>
          <w:p w14:paraId="6F752474" w14:textId="77777777" w:rsidR="008D2BF3" w:rsidRPr="008D2BF3" w:rsidRDefault="008D2BF3" w:rsidP="008D2BF3"/>
        </w:tc>
      </w:tr>
      <w:tr w:rsidR="008D2BF3" w:rsidRPr="008D2BF3" w14:paraId="29D9FE16" w14:textId="77777777" w:rsidTr="008D2BF3">
        <w:tc>
          <w:tcPr>
            <w:tcW w:w="780" w:type="dxa"/>
            <w:tcBorders>
              <w:top w:val="single" w:sz="4" w:space="0" w:color="000000"/>
              <w:bottom w:val="nil"/>
            </w:tcBorders>
          </w:tcPr>
          <w:p w14:paraId="3D664604" w14:textId="228455CD" w:rsidR="008D2BF3" w:rsidRDefault="008D2BF3" w:rsidP="008D2BF3">
            <w:pPr>
              <w:rPr>
                <w:rFonts w:ascii="Arial" w:hAnsi="Arial" w:cs="Arial"/>
              </w:rPr>
            </w:pPr>
            <w:r>
              <w:rPr>
                <w:rFonts w:ascii="Arial" w:hAnsi="Arial" w:cs="Arial"/>
              </w:rPr>
              <w:t>15</w:t>
            </w:r>
          </w:p>
        </w:tc>
        <w:tc>
          <w:tcPr>
            <w:tcW w:w="2476" w:type="dxa"/>
            <w:tcBorders>
              <w:top w:val="single" w:sz="4" w:space="0" w:color="000000"/>
              <w:bottom w:val="nil"/>
            </w:tcBorders>
          </w:tcPr>
          <w:p w14:paraId="1798D6F4" w14:textId="51E9A4BD" w:rsidR="008D2BF3" w:rsidRPr="008D2BF3" w:rsidRDefault="008D2BF3" w:rsidP="008D2BF3">
            <w:r>
              <w:rPr>
                <w:rFonts w:ascii="Arial" w:hAnsi="Arial"/>
                <w:spacing w:val="-2"/>
              </w:rPr>
              <w:t xml:space="preserve">Зоны предварительной подготовки / </w:t>
            </w:r>
            <w:proofErr w:type="spellStart"/>
            <w:r>
              <w:rPr>
                <w:rFonts w:ascii="Arial" w:hAnsi="Arial"/>
                <w:spacing w:val="-2"/>
              </w:rPr>
              <w:t>Ballroom</w:t>
            </w:r>
            <w:proofErr w:type="spellEnd"/>
            <w:r>
              <w:rPr>
                <w:rFonts w:ascii="Arial" w:hAnsi="Arial"/>
                <w:spacing w:val="-2"/>
              </w:rPr>
              <w:t>/</w:t>
            </w:r>
            <w:proofErr w:type="spellStart"/>
            <w:r>
              <w:rPr>
                <w:rFonts w:ascii="Arial" w:hAnsi="Arial"/>
                <w:spacing w:val="-2"/>
              </w:rPr>
              <w:t>Pre-function</w:t>
            </w:r>
            <w:proofErr w:type="spellEnd"/>
            <w:r>
              <w:rPr>
                <w:rFonts w:ascii="Arial" w:hAnsi="Arial"/>
                <w:spacing w:val="-2"/>
              </w:rPr>
              <w:t xml:space="preserve"> </w:t>
            </w:r>
            <w:proofErr w:type="spellStart"/>
            <w:r>
              <w:rPr>
                <w:rFonts w:ascii="Arial" w:hAnsi="Arial"/>
                <w:spacing w:val="-2"/>
              </w:rPr>
              <w:t>areas</w:t>
            </w:r>
            <w:proofErr w:type="spellEnd"/>
          </w:p>
        </w:tc>
        <w:tc>
          <w:tcPr>
            <w:tcW w:w="2126" w:type="dxa"/>
            <w:tcBorders>
              <w:top w:val="single" w:sz="4" w:space="0" w:color="auto"/>
              <w:bottom w:val="nil"/>
            </w:tcBorders>
          </w:tcPr>
          <w:p w14:paraId="5D7B1DC3" w14:textId="565AAF3B" w:rsidR="008D2BF3" w:rsidRPr="008D2BF3" w:rsidRDefault="008D2BF3" w:rsidP="008D2BF3">
            <w:r>
              <w:rPr>
                <w:rFonts w:ascii="Arial" w:hAnsi="Arial" w:cs="Arial"/>
                <w:spacing w:val="-2"/>
              </w:rPr>
              <w:t>4 месяцев / 4</w:t>
            </w:r>
            <w:r w:rsidRPr="00E9248D">
              <w:rPr>
                <w:rFonts w:ascii="Arial" w:hAnsi="Arial" w:cs="Arial"/>
                <w:spacing w:val="-2"/>
              </w:rPr>
              <w:t xml:space="preserve"> </w:t>
            </w:r>
            <w:proofErr w:type="spellStart"/>
            <w:r w:rsidRPr="00E9248D">
              <w:rPr>
                <w:rFonts w:ascii="Arial" w:hAnsi="Arial" w:cs="Arial"/>
                <w:spacing w:val="-2"/>
              </w:rPr>
              <w:t>months</w:t>
            </w:r>
            <w:proofErr w:type="spellEnd"/>
          </w:p>
        </w:tc>
        <w:tc>
          <w:tcPr>
            <w:tcW w:w="3543" w:type="dxa"/>
            <w:tcBorders>
              <w:top w:val="single" w:sz="4" w:space="0" w:color="auto"/>
              <w:bottom w:val="nil"/>
            </w:tcBorders>
          </w:tcPr>
          <w:p w14:paraId="758D7C41" w14:textId="77777777" w:rsidR="008D2BF3" w:rsidRPr="001228A1" w:rsidRDefault="008D2BF3" w:rsidP="0018245D">
            <w:pPr>
              <w:pStyle w:val="affd"/>
              <w:numPr>
                <w:ilvl w:val="0"/>
                <w:numId w:val="46"/>
              </w:numPr>
              <w:spacing w:line="276" w:lineRule="auto"/>
              <w:rPr>
                <w:rFonts w:ascii="Arial" w:hAnsi="Arial"/>
                <w:spacing w:val="-2"/>
                <w:sz w:val="20"/>
              </w:rPr>
            </w:pPr>
            <w:r w:rsidRPr="001228A1">
              <w:rPr>
                <w:rFonts w:ascii="Arial" w:hAnsi="Arial"/>
                <w:spacing w:val="-2"/>
                <w:sz w:val="20"/>
              </w:rPr>
              <w:t xml:space="preserve">Установлены моторизованные проекционные экраны, звуковая и световая системы и так далее / </w:t>
            </w:r>
            <w:proofErr w:type="spellStart"/>
            <w:r w:rsidRPr="001228A1">
              <w:rPr>
                <w:rFonts w:ascii="Arial" w:hAnsi="Arial"/>
                <w:spacing w:val="-2"/>
                <w:sz w:val="20"/>
              </w:rPr>
              <w:t>Motorised</w:t>
            </w:r>
            <w:proofErr w:type="spellEnd"/>
            <w:r w:rsidRPr="001228A1">
              <w:rPr>
                <w:rFonts w:ascii="Arial" w:hAnsi="Arial"/>
                <w:spacing w:val="-2"/>
                <w:sz w:val="20"/>
              </w:rPr>
              <w:t xml:space="preserve"> </w:t>
            </w:r>
            <w:proofErr w:type="spellStart"/>
            <w:r w:rsidRPr="001228A1">
              <w:rPr>
                <w:rFonts w:ascii="Arial" w:hAnsi="Arial"/>
                <w:spacing w:val="-2"/>
                <w:sz w:val="20"/>
              </w:rPr>
              <w:t>Projector</w:t>
            </w:r>
            <w:proofErr w:type="spellEnd"/>
            <w:r w:rsidRPr="001228A1">
              <w:rPr>
                <w:rFonts w:ascii="Arial" w:hAnsi="Arial"/>
                <w:spacing w:val="-2"/>
                <w:sz w:val="20"/>
              </w:rPr>
              <w:t xml:space="preserve"> </w:t>
            </w:r>
            <w:proofErr w:type="spellStart"/>
            <w:r w:rsidRPr="001228A1">
              <w:rPr>
                <w:rFonts w:ascii="Arial" w:hAnsi="Arial"/>
                <w:spacing w:val="-2"/>
                <w:sz w:val="20"/>
              </w:rPr>
              <w:t>screens</w:t>
            </w:r>
            <w:proofErr w:type="spellEnd"/>
            <w:r w:rsidRPr="001228A1">
              <w:rPr>
                <w:rFonts w:ascii="Arial" w:hAnsi="Arial"/>
                <w:spacing w:val="-2"/>
                <w:sz w:val="20"/>
              </w:rPr>
              <w:t xml:space="preserve">, </w:t>
            </w:r>
            <w:proofErr w:type="spellStart"/>
            <w:r w:rsidRPr="001228A1">
              <w:rPr>
                <w:rFonts w:ascii="Arial" w:hAnsi="Arial"/>
                <w:spacing w:val="-2"/>
                <w:sz w:val="20"/>
              </w:rPr>
              <w:t>sound</w:t>
            </w:r>
            <w:proofErr w:type="spellEnd"/>
            <w:r w:rsidRPr="001228A1">
              <w:rPr>
                <w:rFonts w:ascii="Arial" w:hAnsi="Arial"/>
                <w:spacing w:val="-2"/>
                <w:sz w:val="20"/>
              </w:rPr>
              <w:t xml:space="preserve"> &amp; </w:t>
            </w:r>
            <w:proofErr w:type="spellStart"/>
            <w:r w:rsidRPr="001228A1">
              <w:rPr>
                <w:rFonts w:ascii="Arial" w:hAnsi="Arial"/>
                <w:spacing w:val="-2"/>
                <w:sz w:val="20"/>
              </w:rPr>
              <w:t>light</w:t>
            </w:r>
            <w:proofErr w:type="spellEnd"/>
            <w:r w:rsidRPr="001228A1">
              <w:rPr>
                <w:rFonts w:ascii="Arial" w:hAnsi="Arial"/>
                <w:spacing w:val="-2"/>
                <w:sz w:val="20"/>
              </w:rPr>
              <w:t xml:space="preserve"> </w:t>
            </w:r>
            <w:proofErr w:type="spellStart"/>
            <w:r w:rsidRPr="001228A1">
              <w:rPr>
                <w:rFonts w:ascii="Arial" w:hAnsi="Arial"/>
                <w:spacing w:val="-2"/>
                <w:sz w:val="20"/>
              </w:rPr>
              <w:t>systems</w:t>
            </w:r>
            <w:proofErr w:type="spellEnd"/>
            <w:r w:rsidRPr="001228A1">
              <w:rPr>
                <w:rFonts w:ascii="Arial" w:hAnsi="Arial"/>
                <w:spacing w:val="-2"/>
                <w:sz w:val="20"/>
              </w:rPr>
              <w:t xml:space="preserve"> </w:t>
            </w:r>
            <w:proofErr w:type="spellStart"/>
            <w:r w:rsidRPr="001228A1">
              <w:rPr>
                <w:rFonts w:ascii="Arial" w:hAnsi="Arial"/>
                <w:spacing w:val="-2"/>
                <w:sz w:val="20"/>
              </w:rPr>
              <w:t>etc</w:t>
            </w:r>
            <w:proofErr w:type="spellEnd"/>
            <w:r w:rsidRPr="001228A1">
              <w:rPr>
                <w:rFonts w:ascii="Arial" w:hAnsi="Arial"/>
                <w:spacing w:val="-2"/>
                <w:sz w:val="20"/>
              </w:rPr>
              <w:t xml:space="preserve">. </w:t>
            </w:r>
            <w:proofErr w:type="spellStart"/>
            <w:r w:rsidRPr="001228A1">
              <w:rPr>
                <w:rFonts w:ascii="Arial" w:hAnsi="Arial"/>
                <w:spacing w:val="-2"/>
                <w:sz w:val="20"/>
              </w:rPr>
              <w:t>installed</w:t>
            </w:r>
            <w:proofErr w:type="spellEnd"/>
          </w:p>
          <w:p w14:paraId="5731BAD9" w14:textId="4FE4CC70" w:rsidR="008D2BF3" w:rsidRPr="008D2BF3" w:rsidRDefault="008D2BF3" w:rsidP="0018245D">
            <w:pPr>
              <w:pStyle w:val="affd"/>
              <w:numPr>
                <w:ilvl w:val="0"/>
                <w:numId w:val="46"/>
              </w:numPr>
              <w:spacing w:line="276" w:lineRule="auto"/>
            </w:pPr>
            <w:r w:rsidRPr="001228A1">
              <w:rPr>
                <w:rFonts w:ascii="Arial" w:hAnsi="Arial"/>
                <w:spacing w:val="-2"/>
                <w:sz w:val="20"/>
              </w:rPr>
              <w:t xml:space="preserve">Все </w:t>
            </w:r>
            <w:proofErr w:type="spellStart"/>
            <w:r w:rsidRPr="001228A1">
              <w:rPr>
                <w:rFonts w:ascii="Arial" w:hAnsi="Arial"/>
                <w:spacing w:val="-2"/>
                <w:sz w:val="20"/>
              </w:rPr>
              <w:t>МПиО</w:t>
            </w:r>
            <w:proofErr w:type="spellEnd"/>
            <w:r w:rsidRPr="001228A1">
              <w:rPr>
                <w:rFonts w:ascii="Arial" w:hAnsi="Arial"/>
                <w:spacing w:val="-2"/>
                <w:sz w:val="20"/>
              </w:rPr>
              <w:t xml:space="preserve">, такие как столы, стулья, торшеры, приставной и журнальный столики, подставки для обслуживания, подставки </w:t>
            </w:r>
            <w:r w:rsidRPr="001228A1">
              <w:rPr>
                <w:rFonts w:ascii="Arial" w:hAnsi="Arial"/>
                <w:spacing w:val="-2"/>
                <w:sz w:val="20"/>
              </w:rPr>
              <w:lastRenderedPageBreak/>
              <w:t xml:space="preserve">для гостей и так далее должны быть готовы и установлены в соответствии с макетом ID / All FFE </w:t>
            </w:r>
            <w:proofErr w:type="spellStart"/>
            <w:r w:rsidRPr="001228A1">
              <w:rPr>
                <w:rFonts w:ascii="Arial" w:hAnsi="Arial"/>
                <w:spacing w:val="-2"/>
                <w:sz w:val="20"/>
              </w:rPr>
              <w:t>items</w:t>
            </w:r>
            <w:proofErr w:type="spellEnd"/>
            <w:r w:rsidRPr="001228A1">
              <w:rPr>
                <w:rFonts w:ascii="Arial" w:hAnsi="Arial"/>
                <w:spacing w:val="-2"/>
                <w:sz w:val="20"/>
              </w:rPr>
              <w:t xml:space="preserve"> </w:t>
            </w:r>
            <w:proofErr w:type="spellStart"/>
            <w:r w:rsidRPr="001228A1">
              <w:rPr>
                <w:rFonts w:ascii="Arial" w:hAnsi="Arial"/>
                <w:spacing w:val="-2"/>
                <w:sz w:val="20"/>
              </w:rPr>
              <w:t>such</w:t>
            </w:r>
            <w:proofErr w:type="spellEnd"/>
            <w:r w:rsidRPr="001228A1">
              <w:rPr>
                <w:rFonts w:ascii="Arial" w:hAnsi="Arial"/>
                <w:spacing w:val="-2"/>
                <w:sz w:val="20"/>
              </w:rPr>
              <w:t xml:space="preserve"> </w:t>
            </w:r>
            <w:proofErr w:type="spellStart"/>
            <w:r w:rsidRPr="001228A1">
              <w:rPr>
                <w:rFonts w:ascii="Arial" w:hAnsi="Arial"/>
                <w:spacing w:val="-2"/>
                <w:sz w:val="20"/>
              </w:rPr>
              <w:t>as</w:t>
            </w:r>
            <w:proofErr w:type="spellEnd"/>
            <w:r w:rsidRPr="001228A1">
              <w:rPr>
                <w:rFonts w:ascii="Arial" w:hAnsi="Arial"/>
                <w:spacing w:val="-2"/>
                <w:sz w:val="20"/>
              </w:rPr>
              <w:t xml:space="preserve"> </w:t>
            </w:r>
            <w:proofErr w:type="spellStart"/>
            <w:r w:rsidRPr="001228A1">
              <w:rPr>
                <w:rFonts w:ascii="Arial" w:hAnsi="Arial"/>
                <w:spacing w:val="-2"/>
                <w:sz w:val="20"/>
              </w:rPr>
              <w:t>tables</w:t>
            </w:r>
            <w:proofErr w:type="spellEnd"/>
            <w:r w:rsidRPr="001228A1">
              <w:rPr>
                <w:rFonts w:ascii="Arial" w:hAnsi="Arial"/>
                <w:spacing w:val="-2"/>
                <w:sz w:val="20"/>
              </w:rPr>
              <w:t xml:space="preserve">, </w:t>
            </w:r>
            <w:proofErr w:type="spellStart"/>
            <w:r w:rsidRPr="001228A1">
              <w:rPr>
                <w:rFonts w:ascii="Arial" w:hAnsi="Arial"/>
                <w:spacing w:val="-2"/>
                <w:sz w:val="20"/>
              </w:rPr>
              <w:t>chairs</w:t>
            </w:r>
            <w:proofErr w:type="spellEnd"/>
            <w:r w:rsidRPr="001228A1">
              <w:rPr>
                <w:rFonts w:ascii="Arial" w:hAnsi="Arial"/>
                <w:spacing w:val="-2"/>
                <w:sz w:val="20"/>
              </w:rPr>
              <w:t xml:space="preserve">, </w:t>
            </w:r>
            <w:proofErr w:type="spellStart"/>
            <w:r w:rsidRPr="001228A1">
              <w:rPr>
                <w:rFonts w:ascii="Arial" w:hAnsi="Arial"/>
                <w:spacing w:val="-2"/>
                <w:sz w:val="20"/>
              </w:rPr>
              <w:t>floor</w:t>
            </w:r>
            <w:proofErr w:type="spellEnd"/>
            <w:r w:rsidRPr="001228A1">
              <w:rPr>
                <w:rFonts w:ascii="Arial" w:hAnsi="Arial"/>
                <w:spacing w:val="-2"/>
                <w:sz w:val="20"/>
              </w:rPr>
              <w:t xml:space="preserve"> </w:t>
            </w:r>
            <w:proofErr w:type="spellStart"/>
            <w:r w:rsidRPr="001228A1">
              <w:rPr>
                <w:rFonts w:ascii="Arial" w:hAnsi="Arial"/>
                <w:spacing w:val="-2"/>
                <w:sz w:val="20"/>
              </w:rPr>
              <w:t>lamps</w:t>
            </w:r>
            <w:proofErr w:type="spellEnd"/>
            <w:r w:rsidRPr="001228A1">
              <w:rPr>
                <w:rFonts w:ascii="Arial" w:hAnsi="Arial"/>
                <w:spacing w:val="-2"/>
                <w:sz w:val="20"/>
              </w:rPr>
              <w:t xml:space="preserve">, </w:t>
            </w:r>
            <w:proofErr w:type="spellStart"/>
            <w:r w:rsidRPr="001228A1">
              <w:rPr>
                <w:rFonts w:ascii="Arial" w:hAnsi="Arial"/>
                <w:spacing w:val="-2"/>
                <w:sz w:val="20"/>
              </w:rPr>
              <w:t>side</w:t>
            </w:r>
            <w:proofErr w:type="spellEnd"/>
            <w:r w:rsidRPr="001228A1">
              <w:rPr>
                <w:rFonts w:ascii="Arial" w:hAnsi="Arial"/>
                <w:spacing w:val="-2"/>
                <w:sz w:val="20"/>
              </w:rPr>
              <w:t xml:space="preserve"> &amp; </w:t>
            </w:r>
            <w:proofErr w:type="spellStart"/>
            <w:r w:rsidRPr="001228A1">
              <w:rPr>
                <w:rFonts w:ascii="Arial" w:hAnsi="Arial"/>
                <w:spacing w:val="-2"/>
                <w:sz w:val="20"/>
              </w:rPr>
              <w:t>coffee</w:t>
            </w:r>
            <w:proofErr w:type="spellEnd"/>
            <w:r w:rsidRPr="001228A1">
              <w:rPr>
                <w:rFonts w:ascii="Arial" w:hAnsi="Arial"/>
                <w:spacing w:val="-2"/>
                <w:sz w:val="20"/>
              </w:rPr>
              <w:t xml:space="preserve"> </w:t>
            </w:r>
            <w:proofErr w:type="spellStart"/>
            <w:r w:rsidRPr="001228A1">
              <w:rPr>
                <w:rFonts w:ascii="Arial" w:hAnsi="Arial"/>
                <w:spacing w:val="-2"/>
                <w:sz w:val="20"/>
              </w:rPr>
              <w:t>table</w:t>
            </w:r>
            <w:proofErr w:type="spellEnd"/>
            <w:r w:rsidRPr="001228A1">
              <w:rPr>
                <w:rFonts w:ascii="Arial" w:hAnsi="Arial"/>
                <w:spacing w:val="-2"/>
                <w:sz w:val="20"/>
              </w:rPr>
              <w:t xml:space="preserve">, </w:t>
            </w:r>
            <w:proofErr w:type="spellStart"/>
            <w:r w:rsidRPr="001228A1">
              <w:rPr>
                <w:rFonts w:ascii="Arial" w:hAnsi="Arial"/>
                <w:spacing w:val="-2"/>
                <w:sz w:val="20"/>
              </w:rPr>
              <w:t>service</w:t>
            </w:r>
            <w:proofErr w:type="spellEnd"/>
            <w:r w:rsidRPr="001228A1">
              <w:rPr>
                <w:rFonts w:ascii="Arial" w:hAnsi="Arial"/>
                <w:spacing w:val="-2"/>
                <w:sz w:val="20"/>
              </w:rPr>
              <w:t xml:space="preserve"> </w:t>
            </w:r>
            <w:proofErr w:type="spellStart"/>
            <w:r w:rsidRPr="001228A1">
              <w:rPr>
                <w:rFonts w:ascii="Arial" w:hAnsi="Arial"/>
                <w:spacing w:val="-2"/>
                <w:sz w:val="20"/>
              </w:rPr>
              <w:t>stands</w:t>
            </w:r>
            <w:proofErr w:type="spellEnd"/>
            <w:r w:rsidRPr="001228A1">
              <w:rPr>
                <w:rFonts w:ascii="Arial" w:hAnsi="Arial"/>
                <w:spacing w:val="-2"/>
                <w:sz w:val="20"/>
              </w:rPr>
              <w:t xml:space="preserve">, </w:t>
            </w:r>
            <w:proofErr w:type="spellStart"/>
            <w:r w:rsidRPr="001228A1">
              <w:rPr>
                <w:rFonts w:ascii="Arial" w:hAnsi="Arial"/>
                <w:spacing w:val="-2"/>
                <w:sz w:val="20"/>
              </w:rPr>
              <w:t>hostess</w:t>
            </w:r>
            <w:proofErr w:type="spellEnd"/>
            <w:r w:rsidRPr="001228A1">
              <w:rPr>
                <w:rFonts w:ascii="Arial" w:hAnsi="Arial"/>
                <w:spacing w:val="-2"/>
                <w:sz w:val="20"/>
              </w:rPr>
              <w:t xml:space="preserve"> </w:t>
            </w:r>
            <w:proofErr w:type="spellStart"/>
            <w:r w:rsidRPr="001228A1">
              <w:rPr>
                <w:rFonts w:ascii="Arial" w:hAnsi="Arial"/>
                <w:spacing w:val="-2"/>
                <w:sz w:val="20"/>
              </w:rPr>
              <w:t>stands</w:t>
            </w:r>
            <w:proofErr w:type="spellEnd"/>
            <w:r w:rsidRPr="001228A1">
              <w:rPr>
                <w:rFonts w:ascii="Arial" w:hAnsi="Arial"/>
                <w:spacing w:val="-2"/>
                <w:sz w:val="20"/>
              </w:rPr>
              <w:t xml:space="preserve">, </w:t>
            </w:r>
            <w:proofErr w:type="spellStart"/>
            <w:r w:rsidRPr="001228A1">
              <w:rPr>
                <w:rFonts w:ascii="Arial" w:hAnsi="Arial"/>
                <w:spacing w:val="-2"/>
                <w:sz w:val="20"/>
              </w:rPr>
              <w:t>etc</w:t>
            </w:r>
            <w:proofErr w:type="spellEnd"/>
            <w:r w:rsidRPr="001228A1">
              <w:rPr>
                <w:rFonts w:ascii="Arial" w:hAnsi="Arial"/>
                <w:spacing w:val="-2"/>
                <w:sz w:val="20"/>
              </w:rPr>
              <w:t xml:space="preserve">. </w:t>
            </w:r>
            <w:proofErr w:type="spellStart"/>
            <w:r w:rsidRPr="001228A1">
              <w:rPr>
                <w:rFonts w:ascii="Arial" w:hAnsi="Arial"/>
                <w:spacing w:val="-2"/>
                <w:sz w:val="20"/>
              </w:rPr>
              <w:t>should</w:t>
            </w:r>
            <w:proofErr w:type="spellEnd"/>
            <w:r w:rsidRPr="001228A1">
              <w:rPr>
                <w:rFonts w:ascii="Arial" w:hAnsi="Arial"/>
                <w:spacing w:val="-2"/>
                <w:sz w:val="20"/>
              </w:rPr>
              <w:t xml:space="preserve"> </w:t>
            </w:r>
            <w:proofErr w:type="spellStart"/>
            <w:r w:rsidRPr="001228A1">
              <w:rPr>
                <w:rFonts w:ascii="Arial" w:hAnsi="Arial"/>
                <w:spacing w:val="-2"/>
                <w:sz w:val="20"/>
              </w:rPr>
              <w:t>be</w:t>
            </w:r>
            <w:proofErr w:type="spellEnd"/>
            <w:r w:rsidRPr="001228A1">
              <w:rPr>
                <w:rFonts w:ascii="Arial" w:hAnsi="Arial"/>
                <w:spacing w:val="-2"/>
                <w:sz w:val="20"/>
              </w:rPr>
              <w:t xml:space="preserve"> </w:t>
            </w:r>
            <w:proofErr w:type="spellStart"/>
            <w:r w:rsidRPr="001228A1">
              <w:rPr>
                <w:rFonts w:ascii="Arial" w:hAnsi="Arial"/>
                <w:spacing w:val="-2"/>
                <w:sz w:val="20"/>
              </w:rPr>
              <w:t>ready</w:t>
            </w:r>
            <w:proofErr w:type="spellEnd"/>
            <w:r w:rsidRPr="001228A1">
              <w:rPr>
                <w:rFonts w:ascii="Arial" w:hAnsi="Arial"/>
                <w:spacing w:val="-2"/>
                <w:sz w:val="20"/>
              </w:rPr>
              <w:t xml:space="preserve"> </w:t>
            </w:r>
            <w:proofErr w:type="spellStart"/>
            <w:r w:rsidRPr="001228A1">
              <w:rPr>
                <w:rFonts w:ascii="Arial" w:hAnsi="Arial"/>
                <w:spacing w:val="-2"/>
                <w:sz w:val="20"/>
              </w:rPr>
              <w:t>and</w:t>
            </w:r>
            <w:proofErr w:type="spellEnd"/>
            <w:r w:rsidRPr="001228A1">
              <w:rPr>
                <w:rFonts w:ascii="Arial" w:hAnsi="Arial"/>
                <w:spacing w:val="-2"/>
                <w:sz w:val="20"/>
              </w:rPr>
              <w:t xml:space="preserve"> </w:t>
            </w:r>
            <w:proofErr w:type="spellStart"/>
            <w:r w:rsidRPr="001228A1">
              <w:rPr>
                <w:rFonts w:ascii="Arial" w:hAnsi="Arial"/>
                <w:spacing w:val="-2"/>
                <w:sz w:val="20"/>
              </w:rPr>
              <w:t>set</w:t>
            </w:r>
            <w:proofErr w:type="spellEnd"/>
            <w:r w:rsidRPr="001228A1">
              <w:rPr>
                <w:rFonts w:ascii="Arial" w:hAnsi="Arial"/>
                <w:spacing w:val="-2"/>
                <w:sz w:val="20"/>
              </w:rPr>
              <w:t xml:space="preserve"> </w:t>
            </w:r>
            <w:proofErr w:type="spellStart"/>
            <w:r w:rsidRPr="001228A1">
              <w:rPr>
                <w:rFonts w:ascii="Arial" w:hAnsi="Arial"/>
                <w:spacing w:val="-2"/>
                <w:sz w:val="20"/>
              </w:rPr>
              <w:t>up</w:t>
            </w:r>
            <w:proofErr w:type="spellEnd"/>
            <w:r w:rsidRPr="001228A1">
              <w:rPr>
                <w:rFonts w:ascii="Arial" w:hAnsi="Arial"/>
                <w:spacing w:val="-2"/>
                <w:sz w:val="20"/>
              </w:rPr>
              <w:t xml:space="preserve"> </w:t>
            </w:r>
            <w:proofErr w:type="spellStart"/>
            <w:r w:rsidRPr="001228A1">
              <w:rPr>
                <w:rFonts w:ascii="Arial" w:hAnsi="Arial"/>
                <w:spacing w:val="-2"/>
                <w:sz w:val="20"/>
              </w:rPr>
              <w:t>as</w:t>
            </w:r>
            <w:proofErr w:type="spellEnd"/>
            <w:r w:rsidRPr="001228A1">
              <w:rPr>
                <w:rFonts w:ascii="Arial" w:hAnsi="Arial"/>
                <w:spacing w:val="-2"/>
                <w:sz w:val="20"/>
              </w:rPr>
              <w:t xml:space="preserve"> </w:t>
            </w:r>
            <w:proofErr w:type="spellStart"/>
            <w:r w:rsidRPr="001228A1">
              <w:rPr>
                <w:rFonts w:ascii="Arial" w:hAnsi="Arial"/>
                <w:spacing w:val="-2"/>
                <w:sz w:val="20"/>
              </w:rPr>
              <w:t>per</w:t>
            </w:r>
            <w:proofErr w:type="spellEnd"/>
            <w:r w:rsidRPr="001228A1">
              <w:rPr>
                <w:rFonts w:ascii="Arial" w:hAnsi="Arial"/>
                <w:spacing w:val="-2"/>
                <w:sz w:val="20"/>
              </w:rPr>
              <w:t xml:space="preserve"> </w:t>
            </w:r>
            <w:proofErr w:type="spellStart"/>
            <w:r w:rsidRPr="001228A1">
              <w:rPr>
                <w:rFonts w:ascii="Arial" w:hAnsi="Arial"/>
                <w:spacing w:val="-2"/>
                <w:sz w:val="20"/>
              </w:rPr>
              <w:t>ID’s</w:t>
            </w:r>
            <w:proofErr w:type="spellEnd"/>
            <w:r w:rsidRPr="001228A1">
              <w:rPr>
                <w:rFonts w:ascii="Arial" w:hAnsi="Arial"/>
                <w:spacing w:val="-2"/>
                <w:sz w:val="20"/>
              </w:rPr>
              <w:t xml:space="preserve"> </w:t>
            </w:r>
            <w:proofErr w:type="spellStart"/>
            <w:r w:rsidRPr="001228A1">
              <w:rPr>
                <w:rFonts w:ascii="Arial" w:hAnsi="Arial"/>
                <w:spacing w:val="-2"/>
                <w:sz w:val="20"/>
              </w:rPr>
              <w:t>layout</w:t>
            </w:r>
            <w:proofErr w:type="spellEnd"/>
            <w:r>
              <w:rPr>
                <w:rFonts w:ascii="Arial" w:hAnsi="Arial"/>
                <w:spacing w:val="-2"/>
                <w:sz w:val="20"/>
              </w:rPr>
              <w:t>.</w:t>
            </w:r>
          </w:p>
        </w:tc>
      </w:tr>
      <w:tr w:rsidR="008D2BF3" w:rsidRPr="008D2BF3" w14:paraId="30DBB30B" w14:textId="77777777" w:rsidTr="008D2BF3">
        <w:tc>
          <w:tcPr>
            <w:tcW w:w="780" w:type="dxa"/>
            <w:tcBorders>
              <w:top w:val="nil"/>
              <w:bottom w:val="nil"/>
            </w:tcBorders>
          </w:tcPr>
          <w:p w14:paraId="7CB1EE0A" w14:textId="019EC10A" w:rsidR="008D2BF3" w:rsidRDefault="008D2BF3" w:rsidP="008D2BF3">
            <w:pPr>
              <w:rPr>
                <w:rFonts w:ascii="Arial" w:hAnsi="Arial" w:cs="Arial"/>
              </w:rPr>
            </w:pPr>
            <w:r>
              <w:rPr>
                <w:rFonts w:ascii="Arial" w:hAnsi="Arial" w:cs="Arial"/>
              </w:rPr>
              <w:lastRenderedPageBreak/>
              <w:t>16</w:t>
            </w:r>
          </w:p>
        </w:tc>
        <w:tc>
          <w:tcPr>
            <w:tcW w:w="2476" w:type="dxa"/>
            <w:tcBorders>
              <w:top w:val="nil"/>
              <w:bottom w:val="nil"/>
            </w:tcBorders>
          </w:tcPr>
          <w:p w14:paraId="5105FBD4" w14:textId="02E3C963" w:rsidR="008D2BF3" w:rsidRPr="008D2BF3" w:rsidRDefault="008D2BF3" w:rsidP="008D2BF3">
            <w:r>
              <w:rPr>
                <w:rFonts w:ascii="Arial" w:hAnsi="Arial"/>
                <w:spacing w:val="-2"/>
              </w:rPr>
              <w:t xml:space="preserve">Переговорные комнаты / </w:t>
            </w:r>
            <w:proofErr w:type="spellStart"/>
            <w:r>
              <w:rPr>
                <w:rFonts w:ascii="Arial" w:hAnsi="Arial"/>
                <w:spacing w:val="-2"/>
              </w:rPr>
              <w:t>Meeting</w:t>
            </w:r>
            <w:proofErr w:type="spellEnd"/>
            <w:r>
              <w:rPr>
                <w:rFonts w:ascii="Arial" w:hAnsi="Arial"/>
                <w:spacing w:val="-2"/>
              </w:rPr>
              <w:t xml:space="preserve"> </w:t>
            </w:r>
            <w:proofErr w:type="spellStart"/>
            <w:r>
              <w:rPr>
                <w:rFonts w:ascii="Arial" w:hAnsi="Arial"/>
                <w:spacing w:val="-2"/>
              </w:rPr>
              <w:t>Rooms</w:t>
            </w:r>
            <w:proofErr w:type="spellEnd"/>
          </w:p>
        </w:tc>
        <w:tc>
          <w:tcPr>
            <w:tcW w:w="2126" w:type="dxa"/>
            <w:tcBorders>
              <w:top w:val="nil"/>
              <w:bottom w:val="nil"/>
            </w:tcBorders>
          </w:tcPr>
          <w:p w14:paraId="6D9ADA24" w14:textId="77777777" w:rsidR="008D2BF3" w:rsidRPr="008D2BF3" w:rsidRDefault="008D2BF3" w:rsidP="008D2BF3"/>
        </w:tc>
        <w:tc>
          <w:tcPr>
            <w:tcW w:w="3543" w:type="dxa"/>
            <w:tcBorders>
              <w:top w:val="nil"/>
              <w:bottom w:val="nil"/>
            </w:tcBorders>
          </w:tcPr>
          <w:p w14:paraId="68AF8705" w14:textId="77777777" w:rsidR="008D2BF3" w:rsidRPr="008D2BF3" w:rsidRDefault="008D2BF3" w:rsidP="008D2BF3"/>
        </w:tc>
      </w:tr>
      <w:tr w:rsidR="008D2BF3" w:rsidRPr="008D2BF3" w14:paraId="695496E3" w14:textId="77777777" w:rsidTr="008D2BF3">
        <w:tc>
          <w:tcPr>
            <w:tcW w:w="780" w:type="dxa"/>
            <w:tcBorders>
              <w:top w:val="nil"/>
              <w:bottom w:val="nil"/>
            </w:tcBorders>
          </w:tcPr>
          <w:p w14:paraId="3AB4F5CA" w14:textId="612C3907" w:rsidR="008D2BF3" w:rsidRDefault="008D2BF3" w:rsidP="008D2BF3">
            <w:pPr>
              <w:rPr>
                <w:rFonts w:ascii="Arial" w:hAnsi="Arial" w:cs="Arial"/>
              </w:rPr>
            </w:pPr>
            <w:r>
              <w:rPr>
                <w:rFonts w:ascii="Arial" w:hAnsi="Arial" w:cs="Arial"/>
              </w:rPr>
              <w:t>17</w:t>
            </w:r>
          </w:p>
        </w:tc>
        <w:tc>
          <w:tcPr>
            <w:tcW w:w="2476" w:type="dxa"/>
            <w:tcBorders>
              <w:top w:val="nil"/>
              <w:bottom w:val="nil"/>
            </w:tcBorders>
          </w:tcPr>
          <w:p w14:paraId="4B460F4A" w14:textId="1464C9E5" w:rsidR="008D2BF3" w:rsidRPr="008D2BF3" w:rsidRDefault="008D2BF3" w:rsidP="008D2BF3">
            <w:r>
              <w:rPr>
                <w:rFonts w:ascii="Arial" w:hAnsi="Arial"/>
                <w:spacing w:val="-2"/>
              </w:rPr>
              <w:t xml:space="preserve">Общественные зоны / Public </w:t>
            </w:r>
            <w:proofErr w:type="spellStart"/>
            <w:r>
              <w:rPr>
                <w:rFonts w:ascii="Arial" w:hAnsi="Arial"/>
                <w:spacing w:val="-2"/>
              </w:rPr>
              <w:t>Areas</w:t>
            </w:r>
            <w:proofErr w:type="spellEnd"/>
          </w:p>
        </w:tc>
        <w:tc>
          <w:tcPr>
            <w:tcW w:w="2126" w:type="dxa"/>
            <w:tcBorders>
              <w:top w:val="nil"/>
              <w:bottom w:val="nil"/>
            </w:tcBorders>
          </w:tcPr>
          <w:p w14:paraId="59C5599B" w14:textId="77777777" w:rsidR="008D2BF3" w:rsidRPr="008D2BF3" w:rsidRDefault="008D2BF3" w:rsidP="008D2BF3"/>
        </w:tc>
        <w:tc>
          <w:tcPr>
            <w:tcW w:w="3543" w:type="dxa"/>
            <w:tcBorders>
              <w:top w:val="nil"/>
              <w:bottom w:val="nil"/>
            </w:tcBorders>
          </w:tcPr>
          <w:p w14:paraId="030B7358" w14:textId="77777777" w:rsidR="008D2BF3" w:rsidRPr="008D2BF3" w:rsidRDefault="008D2BF3" w:rsidP="008D2BF3"/>
        </w:tc>
      </w:tr>
      <w:tr w:rsidR="008D2BF3" w:rsidRPr="008D2BF3" w14:paraId="29F78B07" w14:textId="77777777" w:rsidTr="008D2BF3">
        <w:tc>
          <w:tcPr>
            <w:tcW w:w="780" w:type="dxa"/>
            <w:tcBorders>
              <w:top w:val="nil"/>
              <w:bottom w:val="nil"/>
            </w:tcBorders>
          </w:tcPr>
          <w:p w14:paraId="72CD07EA" w14:textId="05A271EF" w:rsidR="008D2BF3" w:rsidRDefault="008D2BF3" w:rsidP="008D2BF3">
            <w:pPr>
              <w:rPr>
                <w:rFonts w:ascii="Arial" w:hAnsi="Arial" w:cs="Arial"/>
              </w:rPr>
            </w:pPr>
            <w:r>
              <w:rPr>
                <w:rFonts w:ascii="Arial" w:hAnsi="Arial" w:cs="Arial"/>
              </w:rPr>
              <w:t>18</w:t>
            </w:r>
          </w:p>
        </w:tc>
        <w:tc>
          <w:tcPr>
            <w:tcW w:w="2476" w:type="dxa"/>
            <w:tcBorders>
              <w:top w:val="nil"/>
              <w:bottom w:val="nil"/>
            </w:tcBorders>
          </w:tcPr>
          <w:p w14:paraId="3EB59385" w14:textId="010A8256" w:rsidR="008D2BF3" w:rsidRPr="008D2BF3" w:rsidRDefault="008D2BF3" w:rsidP="008D2BF3">
            <w:r>
              <w:rPr>
                <w:rFonts w:ascii="Arial" w:hAnsi="Arial"/>
                <w:spacing w:val="-2"/>
              </w:rPr>
              <w:t xml:space="preserve">Кондитерская/магазин / </w:t>
            </w:r>
            <w:proofErr w:type="spellStart"/>
            <w:r>
              <w:rPr>
                <w:rFonts w:ascii="Arial" w:hAnsi="Arial"/>
                <w:spacing w:val="-2"/>
              </w:rPr>
              <w:t>Bakery</w:t>
            </w:r>
            <w:proofErr w:type="spellEnd"/>
            <w:r>
              <w:rPr>
                <w:rFonts w:ascii="Arial" w:hAnsi="Arial"/>
                <w:spacing w:val="-2"/>
              </w:rPr>
              <w:t>/Shop</w:t>
            </w:r>
          </w:p>
        </w:tc>
        <w:tc>
          <w:tcPr>
            <w:tcW w:w="2126" w:type="dxa"/>
            <w:tcBorders>
              <w:top w:val="nil"/>
              <w:bottom w:val="nil"/>
            </w:tcBorders>
          </w:tcPr>
          <w:p w14:paraId="56E9245D" w14:textId="77777777" w:rsidR="008D2BF3" w:rsidRPr="008D2BF3" w:rsidRDefault="008D2BF3" w:rsidP="008D2BF3"/>
        </w:tc>
        <w:tc>
          <w:tcPr>
            <w:tcW w:w="3543" w:type="dxa"/>
            <w:tcBorders>
              <w:top w:val="nil"/>
              <w:bottom w:val="nil"/>
            </w:tcBorders>
          </w:tcPr>
          <w:p w14:paraId="4924F5D3" w14:textId="77777777" w:rsidR="008D2BF3" w:rsidRPr="008D2BF3" w:rsidRDefault="008D2BF3" w:rsidP="008D2BF3"/>
        </w:tc>
      </w:tr>
      <w:tr w:rsidR="008D2BF3" w:rsidRPr="008D2BF3" w14:paraId="07721FB7" w14:textId="77777777" w:rsidTr="008D2BF3">
        <w:tc>
          <w:tcPr>
            <w:tcW w:w="780" w:type="dxa"/>
            <w:tcBorders>
              <w:top w:val="nil"/>
              <w:bottom w:val="nil"/>
            </w:tcBorders>
          </w:tcPr>
          <w:p w14:paraId="103ECFCC" w14:textId="132598A7" w:rsidR="008D2BF3" w:rsidRDefault="008D2BF3" w:rsidP="008D2BF3">
            <w:pPr>
              <w:rPr>
                <w:rFonts w:ascii="Arial" w:hAnsi="Arial" w:cs="Arial"/>
              </w:rPr>
            </w:pPr>
            <w:r>
              <w:rPr>
                <w:rFonts w:ascii="Arial" w:hAnsi="Arial" w:cs="Arial"/>
              </w:rPr>
              <w:t>19</w:t>
            </w:r>
          </w:p>
        </w:tc>
        <w:tc>
          <w:tcPr>
            <w:tcW w:w="2476" w:type="dxa"/>
            <w:tcBorders>
              <w:top w:val="nil"/>
              <w:bottom w:val="nil"/>
            </w:tcBorders>
          </w:tcPr>
          <w:p w14:paraId="54B67609" w14:textId="7D8DCA30" w:rsidR="008D2BF3" w:rsidRPr="008D2BF3" w:rsidRDefault="008D2BF3" w:rsidP="008D2BF3">
            <w:r>
              <w:rPr>
                <w:rFonts w:ascii="Arial" w:hAnsi="Arial"/>
                <w:spacing w:val="-2"/>
              </w:rPr>
              <w:t xml:space="preserve">Ресторан / </w:t>
            </w:r>
            <w:proofErr w:type="spellStart"/>
            <w:r>
              <w:rPr>
                <w:rFonts w:ascii="Arial" w:hAnsi="Arial"/>
                <w:spacing w:val="-2"/>
              </w:rPr>
              <w:t>Restaurant</w:t>
            </w:r>
            <w:proofErr w:type="spellEnd"/>
          </w:p>
        </w:tc>
        <w:tc>
          <w:tcPr>
            <w:tcW w:w="2126" w:type="dxa"/>
            <w:tcBorders>
              <w:top w:val="nil"/>
              <w:bottom w:val="nil"/>
            </w:tcBorders>
          </w:tcPr>
          <w:p w14:paraId="76DB288F" w14:textId="77777777" w:rsidR="008D2BF3" w:rsidRPr="008D2BF3" w:rsidRDefault="008D2BF3" w:rsidP="008D2BF3"/>
        </w:tc>
        <w:tc>
          <w:tcPr>
            <w:tcW w:w="3543" w:type="dxa"/>
            <w:tcBorders>
              <w:top w:val="nil"/>
              <w:bottom w:val="nil"/>
            </w:tcBorders>
          </w:tcPr>
          <w:p w14:paraId="50AFE85D" w14:textId="77777777" w:rsidR="008D2BF3" w:rsidRPr="008D2BF3" w:rsidRDefault="008D2BF3" w:rsidP="008D2BF3"/>
        </w:tc>
      </w:tr>
      <w:tr w:rsidR="008D2BF3" w:rsidRPr="008D2BF3" w14:paraId="0128F2CC" w14:textId="77777777" w:rsidTr="008D2BF3">
        <w:tc>
          <w:tcPr>
            <w:tcW w:w="780" w:type="dxa"/>
            <w:tcBorders>
              <w:top w:val="nil"/>
            </w:tcBorders>
          </w:tcPr>
          <w:p w14:paraId="691BAD15" w14:textId="6494317F" w:rsidR="008D2BF3" w:rsidRDefault="008D2BF3" w:rsidP="008D2BF3">
            <w:pPr>
              <w:rPr>
                <w:rFonts w:ascii="Arial" w:hAnsi="Arial" w:cs="Arial"/>
              </w:rPr>
            </w:pPr>
            <w:r>
              <w:rPr>
                <w:rFonts w:ascii="Arial" w:hAnsi="Arial" w:cs="Arial"/>
              </w:rPr>
              <w:t>20</w:t>
            </w:r>
          </w:p>
        </w:tc>
        <w:tc>
          <w:tcPr>
            <w:tcW w:w="2476" w:type="dxa"/>
            <w:tcBorders>
              <w:top w:val="nil"/>
            </w:tcBorders>
          </w:tcPr>
          <w:p w14:paraId="65CBF4DD" w14:textId="70775E49" w:rsidR="008D2BF3" w:rsidRPr="00E9248D" w:rsidRDefault="008D2BF3" w:rsidP="008D2BF3">
            <w:pPr>
              <w:rPr>
                <w:rFonts w:ascii="Arial" w:hAnsi="Arial" w:cs="Arial"/>
                <w:spacing w:val="-2"/>
              </w:rPr>
            </w:pPr>
            <w:proofErr w:type="spellStart"/>
            <w:r w:rsidRPr="00160237">
              <w:rPr>
                <w:rFonts w:ascii="Arial" w:hAnsi="Arial"/>
                <w:spacing w:val="-2"/>
              </w:rPr>
              <w:t>Конференц</w:t>
            </w:r>
            <w:proofErr w:type="spellEnd"/>
            <w:r w:rsidRPr="00160237">
              <w:rPr>
                <w:rFonts w:ascii="Arial" w:hAnsi="Arial"/>
                <w:spacing w:val="-2"/>
              </w:rPr>
              <w:t xml:space="preserve"> – залы / Conference </w:t>
            </w:r>
            <w:proofErr w:type="spellStart"/>
            <w:r w:rsidRPr="00160237">
              <w:rPr>
                <w:rFonts w:ascii="Arial" w:hAnsi="Arial"/>
                <w:spacing w:val="-2"/>
              </w:rPr>
              <w:t>Facilities</w:t>
            </w:r>
            <w:proofErr w:type="spellEnd"/>
          </w:p>
        </w:tc>
        <w:tc>
          <w:tcPr>
            <w:tcW w:w="2126" w:type="dxa"/>
            <w:tcBorders>
              <w:top w:val="nil"/>
              <w:bottom w:val="single" w:sz="4" w:space="0" w:color="auto"/>
            </w:tcBorders>
          </w:tcPr>
          <w:p w14:paraId="5C7DB440" w14:textId="77777777" w:rsidR="008D2BF3" w:rsidRPr="008D2BF3" w:rsidRDefault="008D2BF3" w:rsidP="008D2BF3"/>
        </w:tc>
        <w:tc>
          <w:tcPr>
            <w:tcW w:w="3543" w:type="dxa"/>
            <w:tcBorders>
              <w:top w:val="nil"/>
              <w:bottom w:val="single" w:sz="4" w:space="0" w:color="auto"/>
            </w:tcBorders>
          </w:tcPr>
          <w:p w14:paraId="5D78DFA7" w14:textId="77777777" w:rsidR="008D2BF3" w:rsidRPr="008D2BF3" w:rsidRDefault="008D2BF3" w:rsidP="008D2BF3"/>
        </w:tc>
      </w:tr>
      <w:tr w:rsidR="008D2BF3" w:rsidRPr="00E9248D" w14:paraId="7339392D" w14:textId="77777777" w:rsidTr="00160237">
        <w:tc>
          <w:tcPr>
            <w:tcW w:w="780" w:type="dxa"/>
            <w:tcBorders>
              <w:bottom w:val="nil"/>
            </w:tcBorders>
          </w:tcPr>
          <w:p w14:paraId="2F054188" w14:textId="60736C73" w:rsidR="008D2BF3" w:rsidRPr="00160237" w:rsidRDefault="008D2BF3" w:rsidP="008D2BF3">
            <w:pPr>
              <w:rPr>
                <w:rFonts w:ascii="Arial" w:hAnsi="Arial" w:cs="Arial"/>
              </w:rPr>
            </w:pPr>
            <w:r>
              <w:rPr>
                <w:rFonts w:ascii="Arial" w:hAnsi="Arial" w:cs="Arial"/>
              </w:rPr>
              <w:t>21</w:t>
            </w:r>
          </w:p>
        </w:tc>
        <w:tc>
          <w:tcPr>
            <w:tcW w:w="2476" w:type="dxa"/>
            <w:tcBorders>
              <w:bottom w:val="nil"/>
            </w:tcBorders>
          </w:tcPr>
          <w:p w14:paraId="77AFBF4B" w14:textId="1ADC2239" w:rsidR="008D2BF3" w:rsidRPr="00160237" w:rsidRDefault="008D2BF3" w:rsidP="008D2BF3">
            <w:pPr>
              <w:rPr>
                <w:rFonts w:ascii="Arial" w:hAnsi="Arial" w:cs="Arial"/>
              </w:rPr>
            </w:pPr>
            <w:r>
              <w:rPr>
                <w:rFonts w:ascii="Arial" w:hAnsi="Arial"/>
                <w:spacing w:val="-2"/>
              </w:rPr>
              <w:t xml:space="preserve">Зона отдыха / Club </w:t>
            </w:r>
            <w:proofErr w:type="spellStart"/>
            <w:r>
              <w:rPr>
                <w:rFonts w:ascii="Arial" w:hAnsi="Arial"/>
                <w:spacing w:val="-2"/>
              </w:rPr>
              <w:t>Lounge</w:t>
            </w:r>
            <w:proofErr w:type="spellEnd"/>
          </w:p>
        </w:tc>
        <w:tc>
          <w:tcPr>
            <w:tcW w:w="2126" w:type="dxa"/>
            <w:vMerge w:val="restart"/>
          </w:tcPr>
          <w:p w14:paraId="2C4A85A0" w14:textId="3614236D" w:rsidR="008D2BF3" w:rsidRPr="00160237" w:rsidRDefault="008D2BF3" w:rsidP="008D2BF3">
            <w:pPr>
              <w:rPr>
                <w:rFonts w:ascii="Arial" w:hAnsi="Arial" w:cs="Arial"/>
              </w:rPr>
            </w:pPr>
            <w:r>
              <w:rPr>
                <w:rFonts w:ascii="Arial" w:hAnsi="Arial" w:cs="Arial"/>
                <w:spacing w:val="-2"/>
              </w:rPr>
              <w:t>3 месяцев / 3</w:t>
            </w:r>
            <w:r w:rsidRPr="00E9248D">
              <w:rPr>
                <w:rFonts w:ascii="Arial" w:hAnsi="Arial" w:cs="Arial"/>
                <w:spacing w:val="-2"/>
              </w:rPr>
              <w:t xml:space="preserve"> </w:t>
            </w:r>
            <w:proofErr w:type="spellStart"/>
            <w:r w:rsidRPr="00E9248D">
              <w:rPr>
                <w:rFonts w:ascii="Arial" w:hAnsi="Arial" w:cs="Arial"/>
                <w:spacing w:val="-2"/>
              </w:rPr>
              <w:t>months</w:t>
            </w:r>
            <w:proofErr w:type="spellEnd"/>
          </w:p>
        </w:tc>
        <w:tc>
          <w:tcPr>
            <w:tcW w:w="3543" w:type="dxa"/>
            <w:vMerge w:val="restart"/>
            <w:tcBorders>
              <w:bottom w:val="nil"/>
            </w:tcBorders>
          </w:tcPr>
          <w:p w14:paraId="3AEE3E60" w14:textId="77777777" w:rsidR="008D2BF3" w:rsidRPr="00160237" w:rsidRDefault="008D2BF3" w:rsidP="0018245D">
            <w:pPr>
              <w:pStyle w:val="affd"/>
              <w:numPr>
                <w:ilvl w:val="0"/>
                <w:numId w:val="46"/>
              </w:numPr>
              <w:spacing w:line="276" w:lineRule="auto"/>
              <w:rPr>
                <w:rFonts w:ascii="Arial" w:hAnsi="Arial"/>
                <w:spacing w:val="-2"/>
                <w:sz w:val="20"/>
              </w:rPr>
            </w:pPr>
            <w:r w:rsidRPr="00160237">
              <w:rPr>
                <w:rFonts w:ascii="Arial" w:hAnsi="Arial"/>
                <w:spacing w:val="-2"/>
                <w:sz w:val="20"/>
              </w:rPr>
              <w:t xml:space="preserve">Система управления недвижимостью и система точек продаж должны быть в рабочем состоянии / Property </w:t>
            </w:r>
            <w:proofErr w:type="spellStart"/>
            <w:r w:rsidRPr="00160237">
              <w:rPr>
                <w:rFonts w:ascii="Arial" w:hAnsi="Arial"/>
                <w:spacing w:val="-2"/>
                <w:sz w:val="20"/>
              </w:rPr>
              <w:t>Mgmt</w:t>
            </w:r>
            <w:proofErr w:type="spellEnd"/>
            <w:r w:rsidRPr="00160237">
              <w:rPr>
                <w:rFonts w:ascii="Arial" w:hAnsi="Arial"/>
                <w:spacing w:val="-2"/>
                <w:sz w:val="20"/>
              </w:rPr>
              <w:t xml:space="preserve"> System &amp; Point </w:t>
            </w:r>
            <w:proofErr w:type="spellStart"/>
            <w:r w:rsidRPr="00160237">
              <w:rPr>
                <w:rFonts w:ascii="Arial" w:hAnsi="Arial"/>
                <w:spacing w:val="-2"/>
                <w:sz w:val="20"/>
              </w:rPr>
              <w:t>of</w:t>
            </w:r>
            <w:proofErr w:type="spellEnd"/>
            <w:r w:rsidRPr="00160237">
              <w:rPr>
                <w:rFonts w:ascii="Arial" w:hAnsi="Arial"/>
                <w:spacing w:val="-2"/>
                <w:sz w:val="20"/>
              </w:rPr>
              <w:t xml:space="preserve"> Sales Systems </w:t>
            </w:r>
            <w:proofErr w:type="spellStart"/>
            <w:r w:rsidRPr="00160237">
              <w:rPr>
                <w:rFonts w:ascii="Arial" w:hAnsi="Arial"/>
                <w:spacing w:val="-2"/>
                <w:sz w:val="20"/>
              </w:rPr>
              <w:t>must</w:t>
            </w:r>
            <w:proofErr w:type="spellEnd"/>
            <w:r w:rsidRPr="00160237">
              <w:rPr>
                <w:rFonts w:ascii="Arial" w:hAnsi="Arial"/>
                <w:spacing w:val="-2"/>
                <w:sz w:val="20"/>
              </w:rPr>
              <w:t xml:space="preserve"> </w:t>
            </w:r>
            <w:proofErr w:type="spellStart"/>
            <w:r w:rsidRPr="00160237">
              <w:rPr>
                <w:rFonts w:ascii="Arial" w:hAnsi="Arial"/>
                <w:spacing w:val="-2"/>
                <w:sz w:val="20"/>
              </w:rPr>
              <w:t>be</w:t>
            </w:r>
            <w:proofErr w:type="spellEnd"/>
            <w:r w:rsidRPr="00160237">
              <w:rPr>
                <w:rFonts w:ascii="Arial" w:hAnsi="Arial"/>
                <w:spacing w:val="-2"/>
                <w:sz w:val="20"/>
              </w:rPr>
              <w:t xml:space="preserve"> </w:t>
            </w:r>
            <w:proofErr w:type="spellStart"/>
            <w:r w:rsidRPr="00160237">
              <w:rPr>
                <w:rFonts w:ascii="Arial" w:hAnsi="Arial"/>
                <w:spacing w:val="-2"/>
                <w:sz w:val="20"/>
              </w:rPr>
              <w:t>operational</w:t>
            </w:r>
            <w:proofErr w:type="spellEnd"/>
          </w:p>
          <w:p w14:paraId="41F51BD3" w14:textId="60DBB29A" w:rsidR="008D2BF3" w:rsidRPr="00160237" w:rsidRDefault="008D2BF3" w:rsidP="0018245D">
            <w:pPr>
              <w:numPr>
                <w:ilvl w:val="0"/>
                <w:numId w:val="46"/>
              </w:numPr>
              <w:rPr>
                <w:rFonts w:ascii="Arial" w:hAnsi="Arial"/>
                <w:spacing w:val="-2"/>
              </w:rPr>
            </w:pPr>
            <w:r>
              <w:rPr>
                <w:rFonts w:ascii="Arial" w:hAnsi="Arial"/>
                <w:spacing w:val="-2"/>
              </w:rPr>
              <w:t xml:space="preserve">С ковровым покрытием (при наличии) / </w:t>
            </w:r>
            <w:proofErr w:type="spellStart"/>
            <w:r>
              <w:rPr>
                <w:rFonts w:ascii="Arial" w:hAnsi="Arial"/>
                <w:spacing w:val="-2"/>
              </w:rPr>
              <w:t>Completed</w:t>
            </w:r>
            <w:proofErr w:type="spellEnd"/>
            <w:r>
              <w:rPr>
                <w:rFonts w:ascii="Arial" w:hAnsi="Arial"/>
                <w:spacing w:val="-2"/>
              </w:rPr>
              <w:t xml:space="preserve"> </w:t>
            </w:r>
            <w:proofErr w:type="spellStart"/>
            <w:r>
              <w:rPr>
                <w:rFonts w:ascii="Arial" w:hAnsi="Arial"/>
                <w:spacing w:val="-2"/>
              </w:rPr>
              <w:t>with</w:t>
            </w:r>
            <w:proofErr w:type="spellEnd"/>
            <w:r>
              <w:rPr>
                <w:rFonts w:ascii="Arial" w:hAnsi="Arial"/>
                <w:spacing w:val="-2"/>
              </w:rPr>
              <w:t xml:space="preserve"> </w:t>
            </w:r>
            <w:proofErr w:type="spellStart"/>
            <w:r>
              <w:rPr>
                <w:rFonts w:ascii="Arial" w:hAnsi="Arial"/>
                <w:spacing w:val="-2"/>
              </w:rPr>
              <w:t>carpet</w:t>
            </w:r>
            <w:proofErr w:type="spellEnd"/>
            <w:r>
              <w:rPr>
                <w:rFonts w:ascii="Arial" w:hAnsi="Arial"/>
                <w:spacing w:val="-2"/>
              </w:rPr>
              <w:t xml:space="preserve"> (</w:t>
            </w:r>
            <w:proofErr w:type="spellStart"/>
            <w:r>
              <w:rPr>
                <w:rFonts w:ascii="Arial" w:hAnsi="Arial"/>
                <w:spacing w:val="-2"/>
              </w:rPr>
              <w:t>if</w:t>
            </w:r>
            <w:proofErr w:type="spellEnd"/>
            <w:r>
              <w:rPr>
                <w:rFonts w:ascii="Arial" w:hAnsi="Arial"/>
                <w:spacing w:val="-2"/>
              </w:rPr>
              <w:t xml:space="preserve"> </w:t>
            </w:r>
            <w:proofErr w:type="spellStart"/>
            <w:r>
              <w:rPr>
                <w:rFonts w:ascii="Arial" w:hAnsi="Arial"/>
                <w:spacing w:val="-2"/>
              </w:rPr>
              <w:t>any</w:t>
            </w:r>
            <w:proofErr w:type="spellEnd"/>
            <w:r>
              <w:rPr>
                <w:rFonts w:ascii="Arial" w:hAnsi="Arial"/>
                <w:spacing w:val="-2"/>
              </w:rPr>
              <w:t>)</w:t>
            </w:r>
          </w:p>
        </w:tc>
      </w:tr>
      <w:tr w:rsidR="008D2BF3" w:rsidRPr="00E9248D" w14:paraId="0A9AA935" w14:textId="77777777" w:rsidTr="00160237">
        <w:tc>
          <w:tcPr>
            <w:tcW w:w="780" w:type="dxa"/>
            <w:tcBorders>
              <w:top w:val="nil"/>
              <w:bottom w:val="nil"/>
            </w:tcBorders>
          </w:tcPr>
          <w:p w14:paraId="01A741A6" w14:textId="3BA1BAEC" w:rsidR="008D2BF3" w:rsidRPr="00160237" w:rsidRDefault="008D2BF3" w:rsidP="008D2BF3">
            <w:pPr>
              <w:rPr>
                <w:rFonts w:ascii="Arial" w:hAnsi="Arial" w:cs="Arial"/>
              </w:rPr>
            </w:pPr>
            <w:r>
              <w:rPr>
                <w:rFonts w:ascii="Arial" w:hAnsi="Arial" w:cs="Arial"/>
              </w:rPr>
              <w:t>22</w:t>
            </w:r>
          </w:p>
        </w:tc>
        <w:tc>
          <w:tcPr>
            <w:tcW w:w="2476" w:type="dxa"/>
            <w:tcBorders>
              <w:top w:val="nil"/>
              <w:bottom w:val="nil"/>
            </w:tcBorders>
          </w:tcPr>
          <w:p w14:paraId="088E35CE" w14:textId="5C7D67F6" w:rsidR="008D2BF3" w:rsidRPr="00160237" w:rsidRDefault="008D2BF3" w:rsidP="008D2BF3">
            <w:pPr>
              <w:rPr>
                <w:rFonts w:ascii="Arial" w:hAnsi="Arial" w:cs="Arial"/>
              </w:rPr>
            </w:pPr>
            <w:r>
              <w:rPr>
                <w:rFonts w:ascii="Arial" w:hAnsi="Arial"/>
                <w:spacing w:val="-2"/>
              </w:rPr>
              <w:t xml:space="preserve">Оздоровительный СПА / Health </w:t>
            </w:r>
            <w:proofErr w:type="spellStart"/>
            <w:r>
              <w:rPr>
                <w:rFonts w:ascii="Arial" w:hAnsi="Arial"/>
                <w:spacing w:val="-2"/>
              </w:rPr>
              <w:t>Spa</w:t>
            </w:r>
            <w:proofErr w:type="spellEnd"/>
          </w:p>
        </w:tc>
        <w:tc>
          <w:tcPr>
            <w:tcW w:w="2126" w:type="dxa"/>
            <w:vMerge/>
          </w:tcPr>
          <w:p w14:paraId="52B2D1AA" w14:textId="77777777" w:rsidR="008D2BF3" w:rsidRPr="00160237" w:rsidRDefault="008D2BF3" w:rsidP="008D2BF3">
            <w:pPr>
              <w:rPr>
                <w:rFonts w:ascii="Arial" w:hAnsi="Arial" w:cs="Arial"/>
              </w:rPr>
            </w:pPr>
          </w:p>
        </w:tc>
        <w:tc>
          <w:tcPr>
            <w:tcW w:w="3543" w:type="dxa"/>
            <w:vMerge/>
            <w:tcBorders>
              <w:top w:val="nil"/>
              <w:bottom w:val="nil"/>
            </w:tcBorders>
          </w:tcPr>
          <w:p w14:paraId="31224415" w14:textId="77777777" w:rsidR="008D2BF3" w:rsidRPr="00160237" w:rsidRDefault="008D2BF3" w:rsidP="008D2BF3">
            <w:pPr>
              <w:rPr>
                <w:rFonts w:ascii="Arial" w:hAnsi="Arial" w:cs="Arial"/>
              </w:rPr>
            </w:pPr>
          </w:p>
        </w:tc>
      </w:tr>
      <w:tr w:rsidR="008D2BF3" w:rsidRPr="009D6216" w14:paraId="4200D11C" w14:textId="77777777" w:rsidTr="00160237">
        <w:tc>
          <w:tcPr>
            <w:tcW w:w="780" w:type="dxa"/>
            <w:tcBorders>
              <w:top w:val="nil"/>
              <w:bottom w:val="nil"/>
            </w:tcBorders>
          </w:tcPr>
          <w:p w14:paraId="72F7AC91" w14:textId="22812C50" w:rsidR="008D2BF3" w:rsidRPr="00160237" w:rsidRDefault="008D2BF3" w:rsidP="008D2BF3">
            <w:pPr>
              <w:rPr>
                <w:rFonts w:ascii="Arial" w:hAnsi="Arial" w:cs="Arial"/>
              </w:rPr>
            </w:pPr>
            <w:r>
              <w:rPr>
                <w:rFonts w:ascii="Arial" w:hAnsi="Arial" w:cs="Arial"/>
              </w:rPr>
              <w:t>23</w:t>
            </w:r>
          </w:p>
        </w:tc>
        <w:tc>
          <w:tcPr>
            <w:tcW w:w="2476" w:type="dxa"/>
            <w:tcBorders>
              <w:top w:val="nil"/>
              <w:bottom w:val="nil"/>
            </w:tcBorders>
          </w:tcPr>
          <w:p w14:paraId="22A42F2A" w14:textId="68C393AC" w:rsidR="008D2BF3" w:rsidRPr="00160237" w:rsidRDefault="008D2BF3" w:rsidP="008D2BF3">
            <w:pPr>
              <w:rPr>
                <w:rFonts w:ascii="Arial" w:hAnsi="Arial" w:cs="Arial"/>
                <w:lang w:val="en-US"/>
              </w:rPr>
            </w:pPr>
            <w:proofErr w:type="spellStart"/>
            <w:r>
              <w:rPr>
                <w:rFonts w:ascii="Arial" w:hAnsi="Arial"/>
                <w:spacing w:val="-2"/>
              </w:rPr>
              <w:t>Ресепш</w:t>
            </w:r>
            <w:proofErr w:type="spellEnd"/>
            <w:r w:rsidRPr="000911A0">
              <w:rPr>
                <w:rFonts w:ascii="Arial" w:hAnsi="Arial"/>
                <w:spacing w:val="-2"/>
                <w:lang w:val="en-US"/>
              </w:rPr>
              <w:t xml:space="preserve">, </w:t>
            </w:r>
            <w:proofErr w:type="spellStart"/>
            <w:r>
              <w:rPr>
                <w:rFonts w:ascii="Arial" w:hAnsi="Arial"/>
                <w:spacing w:val="-2"/>
              </w:rPr>
              <w:t>Консъерж</w:t>
            </w:r>
            <w:proofErr w:type="spellEnd"/>
            <w:r w:rsidRPr="000911A0">
              <w:rPr>
                <w:rFonts w:ascii="Arial" w:hAnsi="Arial"/>
                <w:spacing w:val="-2"/>
                <w:lang w:val="en-US"/>
              </w:rPr>
              <w:t xml:space="preserve"> / Reception, Concierge Desks</w:t>
            </w:r>
          </w:p>
        </w:tc>
        <w:tc>
          <w:tcPr>
            <w:tcW w:w="2126" w:type="dxa"/>
            <w:vMerge/>
          </w:tcPr>
          <w:p w14:paraId="0FB214BC" w14:textId="77777777" w:rsidR="008D2BF3" w:rsidRPr="00160237" w:rsidRDefault="008D2BF3" w:rsidP="008D2BF3">
            <w:pPr>
              <w:rPr>
                <w:rFonts w:ascii="Arial" w:hAnsi="Arial" w:cs="Arial"/>
                <w:lang w:val="en-US"/>
              </w:rPr>
            </w:pPr>
          </w:p>
        </w:tc>
        <w:tc>
          <w:tcPr>
            <w:tcW w:w="3543" w:type="dxa"/>
            <w:vMerge/>
            <w:tcBorders>
              <w:top w:val="nil"/>
              <w:bottom w:val="nil"/>
            </w:tcBorders>
          </w:tcPr>
          <w:p w14:paraId="3DD225CC" w14:textId="77777777" w:rsidR="008D2BF3" w:rsidRPr="00160237" w:rsidRDefault="008D2BF3" w:rsidP="008D2BF3">
            <w:pPr>
              <w:rPr>
                <w:rFonts w:ascii="Arial" w:hAnsi="Arial" w:cs="Arial"/>
                <w:lang w:val="en-US"/>
              </w:rPr>
            </w:pPr>
          </w:p>
        </w:tc>
      </w:tr>
      <w:tr w:rsidR="008D2BF3" w:rsidRPr="00E9248D" w14:paraId="11052141" w14:textId="77777777" w:rsidTr="00160237">
        <w:tc>
          <w:tcPr>
            <w:tcW w:w="780" w:type="dxa"/>
            <w:tcBorders>
              <w:top w:val="nil"/>
              <w:bottom w:val="nil"/>
            </w:tcBorders>
          </w:tcPr>
          <w:p w14:paraId="0C262826" w14:textId="25B2C6C4" w:rsidR="008D2BF3" w:rsidRPr="00160237" w:rsidRDefault="008D2BF3" w:rsidP="008D2BF3">
            <w:pPr>
              <w:rPr>
                <w:rFonts w:ascii="Arial" w:hAnsi="Arial" w:cs="Arial"/>
              </w:rPr>
            </w:pPr>
            <w:r>
              <w:rPr>
                <w:rFonts w:ascii="Arial" w:hAnsi="Arial" w:cs="Arial"/>
              </w:rPr>
              <w:t>24</w:t>
            </w:r>
          </w:p>
        </w:tc>
        <w:tc>
          <w:tcPr>
            <w:tcW w:w="2476" w:type="dxa"/>
            <w:tcBorders>
              <w:top w:val="nil"/>
              <w:bottom w:val="nil"/>
            </w:tcBorders>
          </w:tcPr>
          <w:p w14:paraId="2EDEEE7B" w14:textId="0B17DBED" w:rsidR="008D2BF3" w:rsidRPr="00160237" w:rsidRDefault="008D2BF3" w:rsidP="008D2BF3">
            <w:pPr>
              <w:rPr>
                <w:rFonts w:ascii="Arial" w:hAnsi="Arial" w:cs="Arial"/>
              </w:rPr>
            </w:pPr>
            <w:r>
              <w:rPr>
                <w:rFonts w:ascii="Arial" w:hAnsi="Arial"/>
                <w:spacing w:val="-2"/>
              </w:rPr>
              <w:t>Фронт офис / Front Office</w:t>
            </w:r>
          </w:p>
        </w:tc>
        <w:tc>
          <w:tcPr>
            <w:tcW w:w="2126" w:type="dxa"/>
            <w:vMerge/>
          </w:tcPr>
          <w:p w14:paraId="396FB2C2" w14:textId="77777777" w:rsidR="008D2BF3" w:rsidRPr="00160237" w:rsidRDefault="008D2BF3" w:rsidP="008D2BF3">
            <w:pPr>
              <w:rPr>
                <w:rFonts w:ascii="Arial" w:hAnsi="Arial" w:cs="Arial"/>
              </w:rPr>
            </w:pPr>
          </w:p>
        </w:tc>
        <w:tc>
          <w:tcPr>
            <w:tcW w:w="3543" w:type="dxa"/>
            <w:vMerge/>
            <w:tcBorders>
              <w:top w:val="nil"/>
              <w:bottom w:val="nil"/>
            </w:tcBorders>
          </w:tcPr>
          <w:p w14:paraId="0D29A0A9" w14:textId="77777777" w:rsidR="008D2BF3" w:rsidRPr="00160237" w:rsidRDefault="008D2BF3" w:rsidP="008D2BF3">
            <w:pPr>
              <w:rPr>
                <w:rFonts w:ascii="Arial" w:hAnsi="Arial" w:cs="Arial"/>
              </w:rPr>
            </w:pPr>
          </w:p>
        </w:tc>
      </w:tr>
      <w:tr w:rsidR="008D2BF3" w:rsidRPr="00E9248D" w14:paraId="6F8B88FB" w14:textId="77777777" w:rsidTr="00160237">
        <w:tc>
          <w:tcPr>
            <w:tcW w:w="780" w:type="dxa"/>
            <w:tcBorders>
              <w:top w:val="nil"/>
            </w:tcBorders>
          </w:tcPr>
          <w:p w14:paraId="37C2E769" w14:textId="1FAA9662" w:rsidR="008D2BF3" w:rsidRPr="00160237" w:rsidRDefault="008D2BF3" w:rsidP="008D2BF3">
            <w:pPr>
              <w:rPr>
                <w:rFonts w:ascii="Arial" w:hAnsi="Arial" w:cs="Arial"/>
              </w:rPr>
            </w:pPr>
            <w:r>
              <w:rPr>
                <w:rFonts w:ascii="Arial" w:hAnsi="Arial" w:cs="Arial"/>
              </w:rPr>
              <w:t>25</w:t>
            </w:r>
          </w:p>
        </w:tc>
        <w:tc>
          <w:tcPr>
            <w:tcW w:w="2476" w:type="dxa"/>
            <w:tcBorders>
              <w:top w:val="nil"/>
            </w:tcBorders>
          </w:tcPr>
          <w:p w14:paraId="4B34725F" w14:textId="59FC105C" w:rsidR="008D2BF3" w:rsidRPr="00160237" w:rsidRDefault="008D2BF3" w:rsidP="008D2BF3">
            <w:pPr>
              <w:rPr>
                <w:rFonts w:ascii="Arial" w:hAnsi="Arial" w:cs="Arial"/>
              </w:rPr>
            </w:pPr>
            <w:r>
              <w:rPr>
                <w:rFonts w:ascii="Arial" w:hAnsi="Arial"/>
                <w:spacing w:val="-2"/>
              </w:rPr>
              <w:t xml:space="preserve">Лобби Бар / </w:t>
            </w:r>
            <w:proofErr w:type="spellStart"/>
            <w:r>
              <w:rPr>
                <w:rFonts w:ascii="Arial" w:hAnsi="Arial"/>
                <w:spacing w:val="-2"/>
              </w:rPr>
              <w:t>Lobby</w:t>
            </w:r>
            <w:proofErr w:type="spellEnd"/>
            <w:r>
              <w:rPr>
                <w:rFonts w:ascii="Arial" w:hAnsi="Arial"/>
                <w:spacing w:val="-2"/>
              </w:rPr>
              <w:t xml:space="preserve"> </w:t>
            </w:r>
            <w:proofErr w:type="spellStart"/>
            <w:r>
              <w:rPr>
                <w:rFonts w:ascii="Arial" w:hAnsi="Arial"/>
                <w:spacing w:val="-2"/>
              </w:rPr>
              <w:t>Bar</w:t>
            </w:r>
            <w:proofErr w:type="spellEnd"/>
          </w:p>
        </w:tc>
        <w:tc>
          <w:tcPr>
            <w:tcW w:w="2126" w:type="dxa"/>
            <w:vMerge/>
          </w:tcPr>
          <w:p w14:paraId="36148E70" w14:textId="77777777" w:rsidR="008D2BF3" w:rsidRPr="00160237" w:rsidRDefault="008D2BF3" w:rsidP="008D2BF3">
            <w:pPr>
              <w:rPr>
                <w:rFonts w:ascii="Arial" w:hAnsi="Arial" w:cs="Arial"/>
              </w:rPr>
            </w:pPr>
          </w:p>
        </w:tc>
        <w:tc>
          <w:tcPr>
            <w:tcW w:w="3543" w:type="dxa"/>
            <w:vMerge/>
            <w:tcBorders>
              <w:top w:val="nil"/>
              <w:bottom w:val="nil"/>
            </w:tcBorders>
          </w:tcPr>
          <w:p w14:paraId="4DA9360E" w14:textId="77777777" w:rsidR="008D2BF3" w:rsidRPr="00160237" w:rsidRDefault="008D2BF3" w:rsidP="008D2BF3">
            <w:pPr>
              <w:rPr>
                <w:rFonts w:ascii="Arial" w:hAnsi="Arial" w:cs="Arial"/>
              </w:rPr>
            </w:pPr>
          </w:p>
        </w:tc>
      </w:tr>
      <w:tr w:rsidR="008D2BF3" w:rsidRPr="00E9248D" w14:paraId="0A3441D2" w14:textId="77777777" w:rsidTr="00160237">
        <w:tc>
          <w:tcPr>
            <w:tcW w:w="780" w:type="dxa"/>
          </w:tcPr>
          <w:p w14:paraId="51A281C4" w14:textId="32A3DA0D" w:rsidR="008D2BF3" w:rsidRDefault="008D2BF3" w:rsidP="008D2BF3">
            <w:pPr>
              <w:rPr>
                <w:rFonts w:ascii="Arial" w:hAnsi="Arial" w:cs="Arial"/>
              </w:rPr>
            </w:pPr>
            <w:r>
              <w:rPr>
                <w:rFonts w:ascii="Arial" w:hAnsi="Arial" w:cs="Arial"/>
              </w:rPr>
              <w:t>26</w:t>
            </w:r>
          </w:p>
        </w:tc>
        <w:tc>
          <w:tcPr>
            <w:tcW w:w="2476" w:type="dxa"/>
          </w:tcPr>
          <w:p w14:paraId="6259160A" w14:textId="071B6F92" w:rsidR="008D2BF3" w:rsidRDefault="008D2BF3" w:rsidP="008D2BF3">
            <w:pPr>
              <w:rPr>
                <w:rFonts w:ascii="Arial" w:hAnsi="Arial"/>
                <w:spacing w:val="-2"/>
              </w:rPr>
            </w:pPr>
            <w:proofErr w:type="gramStart"/>
            <w:r>
              <w:rPr>
                <w:rFonts w:ascii="Arial" w:hAnsi="Arial"/>
                <w:spacing w:val="-2"/>
              </w:rPr>
              <w:t>Бизнес центр</w:t>
            </w:r>
            <w:proofErr w:type="gramEnd"/>
            <w:r>
              <w:rPr>
                <w:rFonts w:ascii="Arial" w:hAnsi="Arial"/>
                <w:spacing w:val="-2"/>
              </w:rPr>
              <w:t xml:space="preserve"> / Business Centre</w:t>
            </w:r>
          </w:p>
        </w:tc>
        <w:tc>
          <w:tcPr>
            <w:tcW w:w="2126" w:type="dxa"/>
          </w:tcPr>
          <w:p w14:paraId="0EAF75AC" w14:textId="08F6C021" w:rsidR="008D2BF3" w:rsidRPr="00160237" w:rsidRDefault="008D2BF3" w:rsidP="008D2BF3">
            <w:pPr>
              <w:rPr>
                <w:rFonts w:ascii="Arial" w:hAnsi="Arial" w:cs="Arial"/>
              </w:rPr>
            </w:pPr>
            <w:r>
              <w:rPr>
                <w:rFonts w:ascii="Arial" w:hAnsi="Arial"/>
                <w:spacing w:val="-2"/>
              </w:rPr>
              <w:t xml:space="preserve">3 месяца / 3 </w:t>
            </w:r>
            <w:proofErr w:type="spellStart"/>
            <w:r>
              <w:rPr>
                <w:rFonts w:ascii="Arial" w:hAnsi="Arial"/>
                <w:spacing w:val="-2"/>
              </w:rPr>
              <w:t>months</w:t>
            </w:r>
            <w:proofErr w:type="spellEnd"/>
          </w:p>
        </w:tc>
        <w:tc>
          <w:tcPr>
            <w:tcW w:w="3543" w:type="dxa"/>
            <w:tcBorders>
              <w:top w:val="nil"/>
              <w:bottom w:val="nil"/>
            </w:tcBorders>
          </w:tcPr>
          <w:p w14:paraId="7C41FA82" w14:textId="77777777" w:rsidR="008D2BF3" w:rsidRPr="00160237" w:rsidRDefault="008D2BF3" w:rsidP="008D2BF3">
            <w:pPr>
              <w:rPr>
                <w:rFonts w:ascii="Arial" w:hAnsi="Arial" w:cs="Arial"/>
              </w:rPr>
            </w:pPr>
          </w:p>
        </w:tc>
      </w:tr>
      <w:tr w:rsidR="008D2BF3" w:rsidRPr="00160237" w14:paraId="4783C88F" w14:textId="77777777" w:rsidTr="008D2BF3">
        <w:tc>
          <w:tcPr>
            <w:tcW w:w="780" w:type="dxa"/>
            <w:tcBorders>
              <w:bottom w:val="single" w:sz="4" w:space="0" w:color="000000"/>
            </w:tcBorders>
          </w:tcPr>
          <w:p w14:paraId="3AD7C23C" w14:textId="58E73D57" w:rsidR="008D2BF3" w:rsidRDefault="008D2BF3" w:rsidP="008D2BF3">
            <w:pPr>
              <w:rPr>
                <w:rFonts w:ascii="Arial" w:hAnsi="Arial" w:cs="Arial"/>
              </w:rPr>
            </w:pPr>
            <w:r>
              <w:rPr>
                <w:rFonts w:ascii="Arial" w:hAnsi="Arial" w:cs="Arial"/>
              </w:rPr>
              <w:t>27</w:t>
            </w:r>
          </w:p>
        </w:tc>
        <w:tc>
          <w:tcPr>
            <w:tcW w:w="2476" w:type="dxa"/>
            <w:tcBorders>
              <w:bottom w:val="single" w:sz="4" w:space="0" w:color="000000"/>
            </w:tcBorders>
          </w:tcPr>
          <w:p w14:paraId="024359A8" w14:textId="79830A81" w:rsidR="008D2BF3" w:rsidRPr="00160237" w:rsidRDefault="008D2BF3" w:rsidP="008D2BF3">
            <w:pPr>
              <w:rPr>
                <w:rFonts w:ascii="Arial" w:hAnsi="Arial"/>
                <w:spacing w:val="-2"/>
                <w:lang w:val="en-US"/>
              </w:rPr>
            </w:pPr>
            <w:r>
              <w:rPr>
                <w:rFonts w:ascii="Arial" w:hAnsi="Arial"/>
                <w:spacing w:val="-2"/>
              </w:rPr>
              <w:t>Офис</w:t>
            </w:r>
            <w:r w:rsidRPr="000911A0">
              <w:rPr>
                <w:rFonts w:ascii="Arial" w:hAnsi="Arial"/>
                <w:spacing w:val="-2"/>
                <w:lang w:val="en-US"/>
              </w:rPr>
              <w:t xml:space="preserve"> </w:t>
            </w:r>
            <w:r>
              <w:rPr>
                <w:rFonts w:ascii="Arial" w:hAnsi="Arial"/>
                <w:spacing w:val="-2"/>
              </w:rPr>
              <w:t>Главного</w:t>
            </w:r>
            <w:r w:rsidRPr="000911A0">
              <w:rPr>
                <w:rFonts w:ascii="Arial" w:hAnsi="Arial"/>
                <w:spacing w:val="-2"/>
                <w:lang w:val="en-US"/>
              </w:rPr>
              <w:t xml:space="preserve"> </w:t>
            </w:r>
            <w:r>
              <w:rPr>
                <w:rFonts w:ascii="Arial" w:hAnsi="Arial"/>
                <w:spacing w:val="-2"/>
              </w:rPr>
              <w:t>кассира</w:t>
            </w:r>
            <w:r w:rsidRPr="000911A0">
              <w:rPr>
                <w:rFonts w:ascii="Arial" w:hAnsi="Arial"/>
                <w:spacing w:val="-2"/>
                <w:lang w:val="en-US"/>
              </w:rPr>
              <w:t xml:space="preserve"> / General Cashier’s Office</w:t>
            </w:r>
          </w:p>
        </w:tc>
        <w:tc>
          <w:tcPr>
            <w:tcW w:w="2126" w:type="dxa"/>
            <w:tcBorders>
              <w:bottom w:val="single" w:sz="4" w:space="0" w:color="000000"/>
            </w:tcBorders>
          </w:tcPr>
          <w:p w14:paraId="6CD33E0C" w14:textId="43F4B700" w:rsidR="008D2BF3" w:rsidRPr="00160237" w:rsidRDefault="008D2BF3" w:rsidP="008D2BF3">
            <w:pPr>
              <w:rPr>
                <w:rFonts w:ascii="Arial" w:hAnsi="Arial"/>
                <w:spacing w:val="-2"/>
              </w:rPr>
            </w:pPr>
            <w:r w:rsidRPr="00160237">
              <w:rPr>
                <w:rFonts w:ascii="Arial" w:hAnsi="Arial"/>
                <w:spacing w:val="-2"/>
              </w:rPr>
              <w:t xml:space="preserve">4 месяца / 4 </w:t>
            </w:r>
            <w:proofErr w:type="spellStart"/>
            <w:r w:rsidRPr="00160237">
              <w:rPr>
                <w:rFonts w:ascii="Arial" w:hAnsi="Arial"/>
                <w:spacing w:val="-2"/>
              </w:rPr>
              <w:t>months</w:t>
            </w:r>
            <w:proofErr w:type="spellEnd"/>
          </w:p>
        </w:tc>
        <w:tc>
          <w:tcPr>
            <w:tcW w:w="3543" w:type="dxa"/>
            <w:tcBorders>
              <w:top w:val="nil"/>
              <w:bottom w:val="single" w:sz="4" w:space="0" w:color="000000"/>
            </w:tcBorders>
          </w:tcPr>
          <w:p w14:paraId="7F003F27" w14:textId="77777777" w:rsidR="008D2BF3" w:rsidRPr="00160237" w:rsidRDefault="008D2BF3" w:rsidP="008D2BF3">
            <w:pPr>
              <w:rPr>
                <w:rFonts w:ascii="Arial" w:hAnsi="Arial" w:cs="Arial"/>
                <w:lang w:val="en-US"/>
              </w:rPr>
            </w:pPr>
          </w:p>
        </w:tc>
      </w:tr>
      <w:tr w:rsidR="008D2BF3" w:rsidRPr="008D2BF3" w14:paraId="350F28B8" w14:textId="77777777" w:rsidTr="008D2BF3">
        <w:tc>
          <w:tcPr>
            <w:tcW w:w="780" w:type="dxa"/>
            <w:tcBorders>
              <w:bottom w:val="nil"/>
            </w:tcBorders>
          </w:tcPr>
          <w:p w14:paraId="18A1E1A0" w14:textId="4921265B" w:rsidR="008D2BF3" w:rsidRPr="008D2BF3" w:rsidRDefault="008D2BF3" w:rsidP="008D2BF3">
            <w:pPr>
              <w:rPr>
                <w:rFonts w:ascii="Arial" w:hAnsi="Arial" w:cs="Arial"/>
              </w:rPr>
            </w:pPr>
            <w:r>
              <w:rPr>
                <w:rFonts w:ascii="Arial" w:hAnsi="Arial" w:cs="Arial"/>
              </w:rPr>
              <w:t>28</w:t>
            </w:r>
          </w:p>
        </w:tc>
        <w:tc>
          <w:tcPr>
            <w:tcW w:w="2476" w:type="dxa"/>
            <w:tcBorders>
              <w:bottom w:val="nil"/>
            </w:tcBorders>
          </w:tcPr>
          <w:p w14:paraId="15596D9A" w14:textId="53222E0F" w:rsidR="008D2BF3" w:rsidRPr="008D2BF3" w:rsidRDefault="008D2BF3" w:rsidP="008D2BF3">
            <w:pPr>
              <w:pStyle w:val="affd"/>
              <w:spacing w:line="276" w:lineRule="auto"/>
              <w:rPr>
                <w:rFonts w:ascii="Arial" w:hAnsi="Arial"/>
                <w:spacing w:val="-2"/>
                <w:sz w:val="20"/>
              </w:rPr>
            </w:pPr>
            <w:r w:rsidRPr="008D2BF3">
              <w:rPr>
                <w:rFonts w:ascii="Arial" w:hAnsi="Arial"/>
                <w:spacing w:val="-2"/>
                <w:sz w:val="20"/>
              </w:rPr>
              <w:t xml:space="preserve">Раздевалка со шкафчиками для одежды / </w:t>
            </w:r>
            <w:proofErr w:type="spellStart"/>
            <w:r w:rsidRPr="008D2BF3">
              <w:rPr>
                <w:rFonts w:ascii="Arial" w:hAnsi="Arial"/>
                <w:spacing w:val="-2"/>
                <w:sz w:val="20"/>
              </w:rPr>
              <w:t>Locker</w:t>
            </w:r>
            <w:proofErr w:type="spellEnd"/>
            <w:r w:rsidRPr="008D2BF3">
              <w:rPr>
                <w:rFonts w:ascii="Arial" w:hAnsi="Arial"/>
                <w:spacing w:val="-2"/>
                <w:sz w:val="20"/>
              </w:rPr>
              <w:t xml:space="preserve"> </w:t>
            </w:r>
            <w:proofErr w:type="spellStart"/>
            <w:r w:rsidRPr="008D2BF3">
              <w:rPr>
                <w:rFonts w:ascii="Arial" w:hAnsi="Arial"/>
                <w:spacing w:val="-2"/>
                <w:sz w:val="20"/>
              </w:rPr>
              <w:t>Rooms</w:t>
            </w:r>
            <w:proofErr w:type="spellEnd"/>
          </w:p>
        </w:tc>
        <w:tc>
          <w:tcPr>
            <w:tcW w:w="2126" w:type="dxa"/>
            <w:tcBorders>
              <w:bottom w:val="nil"/>
            </w:tcBorders>
          </w:tcPr>
          <w:p w14:paraId="22CE6272" w14:textId="4E04A43E" w:rsidR="008D2BF3" w:rsidRPr="008D2BF3" w:rsidRDefault="008D2BF3" w:rsidP="008D2BF3">
            <w:pPr>
              <w:rPr>
                <w:rFonts w:ascii="Arial" w:hAnsi="Arial" w:cs="Arial"/>
              </w:rPr>
            </w:pPr>
            <w:r>
              <w:rPr>
                <w:rFonts w:ascii="Arial" w:hAnsi="Arial"/>
                <w:spacing w:val="-2"/>
              </w:rPr>
              <w:t>6 месяца / 6</w:t>
            </w:r>
            <w:r w:rsidRPr="00160237">
              <w:rPr>
                <w:rFonts w:ascii="Arial" w:hAnsi="Arial"/>
                <w:spacing w:val="-2"/>
              </w:rPr>
              <w:t xml:space="preserve"> </w:t>
            </w:r>
            <w:proofErr w:type="spellStart"/>
            <w:r w:rsidRPr="00160237">
              <w:rPr>
                <w:rFonts w:ascii="Arial" w:hAnsi="Arial"/>
                <w:spacing w:val="-2"/>
              </w:rPr>
              <w:t>months</w:t>
            </w:r>
            <w:proofErr w:type="spellEnd"/>
          </w:p>
        </w:tc>
        <w:tc>
          <w:tcPr>
            <w:tcW w:w="3543" w:type="dxa"/>
            <w:tcBorders>
              <w:bottom w:val="nil"/>
            </w:tcBorders>
          </w:tcPr>
          <w:p w14:paraId="6D3073C8" w14:textId="77777777" w:rsidR="008D2BF3" w:rsidRPr="008D2BF3" w:rsidRDefault="008D2BF3" w:rsidP="0018245D">
            <w:pPr>
              <w:pStyle w:val="affd"/>
              <w:numPr>
                <w:ilvl w:val="0"/>
                <w:numId w:val="46"/>
              </w:numPr>
              <w:spacing w:line="276" w:lineRule="auto"/>
              <w:rPr>
                <w:rFonts w:ascii="Arial" w:hAnsi="Arial"/>
                <w:spacing w:val="-2"/>
                <w:sz w:val="20"/>
              </w:rPr>
            </w:pPr>
            <w:r w:rsidRPr="008D2BF3">
              <w:rPr>
                <w:rFonts w:ascii="Arial" w:hAnsi="Arial"/>
                <w:spacing w:val="-2"/>
                <w:sz w:val="20"/>
              </w:rPr>
              <w:t xml:space="preserve">Номера закончены завершены / </w:t>
            </w:r>
            <w:proofErr w:type="spellStart"/>
            <w:r w:rsidRPr="008D2BF3">
              <w:rPr>
                <w:rFonts w:ascii="Arial" w:hAnsi="Arial"/>
                <w:spacing w:val="-2"/>
                <w:sz w:val="20"/>
              </w:rPr>
              <w:t>Rooms</w:t>
            </w:r>
            <w:proofErr w:type="spellEnd"/>
            <w:r w:rsidRPr="008D2BF3">
              <w:rPr>
                <w:rFonts w:ascii="Arial" w:hAnsi="Arial"/>
                <w:spacing w:val="-2"/>
                <w:sz w:val="20"/>
              </w:rPr>
              <w:t xml:space="preserve"> </w:t>
            </w:r>
            <w:proofErr w:type="spellStart"/>
            <w:r w:rsidRPr="008D2BF3">
              <w:rPr>
                <w:rFonts w:ascii="Arial" w:hAnsi="Arial"/>
                <w:spacing w:val="-2"/>
                <w:sz w:val="20"/>
              </w:rPr>
              <w:t>finishes</w:t>
            </w:r>
            <w:proofErr w:type="spellEnd"/>
            <w:r w:rsidRPr="008D2BF3">
              <w:rPr>
                <w:rFonts w:ascii="Arial" w:hAnsi="Arial"/>
                <w:spacing w:val="-2"/>
                <w:sz w:val="20"/>
              </w:rPr>
              <w:t xml:space="preserve"> </w:t>
            </w:r>
            <w:proofErr w:type="spellStart"/>
            <w:r w:rsidRPr="008D2BF3">
              <w:rPr>
                <w:rFonts w:ascii="Arial" w:hAnsi="Arial"/>
                <w:spacing w:val="-2"/>
                <w:sz w:val="20"/>
              </w:rPr>
              <w:t>completed</w:t>
            </w:r>
            <w:proofErr w:type="spellEnd"/>
            <w:r w:rsidRPr="008D2BF3">
              <w:rPr>
                <w:rFonts w:ascii="Arial" w:hAnsi="Arial"/>
                <w:spacing w:val="-2"/>
                <w:sz w:val="20"/>
              </w:rPr>
              <w:t xml:space="preserve"> </w:t>
            </w:r>
          </w:p>
          <w:p w14:paraId="62A37D6A" w14:textId="76D6A15C" w:rsidR="008D2BF3" w:rsidRPr="008D2BF3" w:rsidRDefault="008D2BF3" w:rsidP="0018245D">
            <w:pPr>
              <w:numPr>
                <w:ilvl w:val="0"/>
                <w:numId w:val="46"/>
              </w:numPr>
              <w:rPr>
                <w:rFonts w:ascii="Arial" w:hAnsi="Arial"/>
                <w:spacing w:val="-2"/>
              </w:rPr>
            </w:pPr>
            <w:r>
              <w:rPr>
                <w:rFonts w:ascii="Arial" w:hAnsi="Arial"/>
                <w:spacing w:val="-2"/>
              </w:rPr>
              <w:t xml:space="preserve">Эксплуатационные системы в рабочем состоянии / Building </w:t>
            </w:r>
            <w:proofErr w:type="spellStart"/>
            <w:r>
              <w:rPr>
                <w:rFonts w:ascii="Arial" w:hAnsi="Arial"/>
                <w:spacing w:val="-2"/>
              </w:rPr>
              <w:t>systems</w:t>
            </w:r>
            <w:proofErr w:type="spellEnd"/>
            <w:r>
              <w:rPr>
                <w:rFonts w:ascii="Arial" w:hAnsi="Arial"/>
                <w:spacing w:val="-2"/>
              </w:rPr>
              <w:t xml:space="preserve"> </w:t>
            </w:r>
            <w:proofErr w:type="spellStart"/>
            <w:r>
              <w:rPr>
                <w:rFonts w:ascii="Arial" w:hAnsi="Arial"/>
                <w:spacing w:val="-2"/>
              </w:rPr>
              <w:t>operational</w:t>
            </w:r>
            <w:proofErr w:type="spellEnd"/>
          </w:p>
        </w:tc>
      </w:tr>
      <w:tr w:rsidR="008D2BF3" w:rsidRPr="008D2BF3" w14:paraId="6EFCA6E0" w14:textId="77777777" w:rsidTr="008D2BF3">
        <w:tc>
          <w:tcPr>
            <w:tcW w:w="780" w:type="dxa"/>
            <w:tcBorders>
              <w:top w:val="nil"/>
              <w:bottom w:val="nil"/>
            </w:tcBorders>
          </w:tcPr>
          <w:p w14:paraId="594864D2" w14:textId="0232E279" w:rsidR="008D2BF3" w:rsidRPr="008D2BF3" w:rsidRDefault="008D2BF3" w:rsidP="008D2BF3">
            <w:pPr>
              <w:rPr>
                <w:rFonts w:ascii="Arial" w:hAnsi="Arial" w:cs="Arial"/>
              </w:rPr>
            </w:pPr>
            <w:r>
              <w:rPr>
                <w:rFonts w:ascii="Arial" w:hAnsi="Arial" w:cs="Arial"/>
              </w:rPr>
              <w:t>29</w:t>
            </w:r>
          </w:p>
        </w:tc>
        <w:tc>
          <w:tcPr>
            <w:tcW w:w="2476" w:type="dxa"/>
            <w:tcBorders>
              <w:top w:val="nil"/>
              <w:bottom w:val="nil"/>
            </w:tcBorders>
          </w:tcPr>
          <w:p w14:paraId="4950B873" w14:textId="04306432" w:rsidR="008D2BF3" w:rsidRPr="008D2BF3" w:rsidRDefault="008D2BF3" w:rsidP="008D2BF3">
            <w:pPr>
              <w:rPr>
                <w:rFonts w:ascii="Arial" w:hAnsi="Arial"/>
                <w:spacing w:val="-2"/>
              </w:rPr>
            </w:pPr>
            <w:r w:rsidRPr="008D2BF3">
              <w:rPr>
                <w:rFonts w:ascii="Arial" w:hAnsi="Arial"/>
                <w:spacing w:val="-2"/>
              </w:rPr>
              <w:t xml:space="preserve">Комната выдачи униформы / </w:t>
            </w:r>
            <w:proofErr w:type="spellStart"/>
            <w:r w:rsidRPr="008D2BF3">
              <w:rPr>
                <w:rFonts w:ascii="Arial" w:hAnsi="Arial"/>
                <w:spacing w:val="-2"/>
              </w:rPr>
              <w:t>Uniform</w:t>
            </w:r>
            <w:proofErr w:type="spellEnd"/>
            <w:r w:rsidRPr="008D2BF3">
              <w:rPr>
                <w:rFonts w:ascii="Arial" w:hAnsi="Arial"/>
                <w:spacing w:val="-2"/>
              </w:rPr>
              <w:t xml:space="preserve"> </w:t>
            </w:r>
            <w:proofErr w:type="spellStart"/>
            <w:r w:rsidRPr="008D2BF3">
              <w:rPr>
                <w:rFonts w:ascii="Arial" w:hAnsi="Arial"/>
                <w:spacing w:val="-2"/>
              </w:rPr>
              <w:t>Issue</w:t>
            </w:r>
            <w:proofErr w:type="spellEnd"/>
            <w:r w:rsidRPr="008D2BF3">
              <w:rPr>
                <w:rFonts w:ascii="Arial" w:hAnsi="Arial"/>
                <w:spacing w:val="-2"/>
              </w:rPr>
              <w:t xml:space="preserve"> </w:t>
            </w:r>
            <w:proofErr w:type="spellStart"/>
            <w:r w:rsidRPr="008D2BF3">
              <w:rPr>
                <w:rFonts w:ascii="Arial" w:hAnsi="Arial"/>
                <w:spacing w:val="-2"/>
              </w:rPr>
              <w:t>Room</w:t>
            </w:r>
            <w:proofErr w:type="spellEnd"/>
          </w:p>
        </w:tc>
        <w:tc>
          <w:tcPr>
            <w:tcW w:w="2126" w:type="dxa"/>
            <w:tcBorders>
              <w:top w:val="nil"/>
              <w:bottom w:val="nil"/>
            </w:tcBorders>
          </w:tcPr>
          <w:p w14:paraId="38C0E201" w14:textId="77777777" w:rsidR="008D2BF3" w:rsidRPr="008D2BF3" w:rsidRDefault="008D2BF3" w:rsidP="008D2BF3">
            <w:pPr>
              <w:rPr>
                <w:rFonts w:ascii="Arial" w:hAnsi="Arial" w:cs="Arial"/>
              </w:rPr>
            </w:pPr>
          </w:p>
        </w:tc>
        <w:tc>
          <w:tcPr>
            <w:tcW w:w="3543" w:type="dxa"/>
            <w:tcBorders>
              <w:top w:val="nil"/>
              <w:bottom w:val="nil"/>
            </w:tcBorders>
          </w:tcPr>
          <w:p w14:paraId="5AAB0C1D" w14:textId="77777777" w:rsidR="008D2BF3" w:rsidRPr="008D2BF3" w:rsidRDefault="008D2BF3" w:rsidP="008D2BF3">
            <w:pPr>
              <w:rPr>
                <w:rFonts w:ascii="Arial" w:hAnsi="Arial" w:cs="Arial"/>
              </w:rPr>
            </w:pPr>
          </w:p>
        </w:tc>
      </w:tr>
      <w:tr w:rsidR="008D2BF3" w:rsidRPr="008D2BF3" w14:paraId="148D0518" w14:textId="77777777" w:rsidTr="008D2BF3">
        <w:tc>
          <w:tcPr>
            <w:tcW w:w="780" w:type="dxa"/>
            <w:tcBorders>
              <w:top w:val="nil"/>
              <w:bottom w:val="nil"/>
            </w:tcBorders>
          </w:tcPr>
          <w:p w14:paraId="75DC8E5B" w14:textId="761A4E65" w:rsidR="008D2BF3" w:rsidRPr="008D2BF3" w:rsidRDefault="008D2BF3" w:rsidP="008D2BF3">
            <w:pPr>
              <w:rPr>
                <w:rFonts w:ascii="Arial" w:hAnsi="Arial" w:cs="Arial"/>
              </w:rPr>
            </w:pPr>
            <w:r>
              <w:rPr>
                <w:rFonts w:ascii="Arial" w:hAnsi="Arial" w:cs="Arial"/>
              </w:rPr>
              <w:t>30</w:t>
            </w:r>
          </w:p>
        </w:tc>
        <w:tc>
          <w:tcPr>
            <w:tcW w:w="2476" w:type="dxa"/>
            <w:tcBorders>
              <w:top w:val="nil"/>
              <w:bottom w:val="nil"/>
            </w:tcBorders>
          </w:tcPr>
          <w:p w14:paraId="294E30DF" w14:textId="3702690D" w:rsidR="008D2BF3" w:rsidRPr="008D2BF3" w:rsidRDefault="008D2BF3" w:rsidP="008D2BF3">
            <w:pPr>
              <w:rPr>
                <w:rFonts w:ascii="Arial" w:hAnsi="Arial"/>
                <w:spacing w:val="-2"/>
                <w:lang w:val="en-US"/>
              </w:rPr>
            </w:pPr>
            <w:r w:rsidRPr="008D2BF3">
              <w:rPr>
                <w:rFonts w:ascii="Arial" w:hAnsi="Arial"/>
                <w:spacing w:val="-2"/>
              </w:rPr>
              <w:t xml:space="preserve">Бельевая / </w:t>
            </w:r>
            <w:proofErr w:type="spellStart"/>
            <w:r w:rsidRPr="008D2BF3">
              <w:rPr>
                <w:rFonts w:ascii="Arial" w:hAnsi="Arial"/>
                <w:spacing w:val="-2"/>
              </w:rPr>
              <w:t>Linen</w:t>
            </w:r>
            <w:proofErr w:type="spellEnd"/>
            <w:r w:rsidRPr="008D2BF3">
              <w:rPr>
                <w:rFonts w:ascii="Arial" w:hAnsi="Arial"/>
                <w:spacing w:val="-2"/>
              </w:rPr>
              <w:t xml:space="preserve"> </w:t>
            </w:r>
            <w:proofErr w:type="spellStart"/>
            <w:r w:rsidRPr="008D2BF3">
              <w:rPr>
                <w:rFonts w:ascii="Arial" w:hAnsi="Arial"/>
                <w:spacing w:val="-2"/>
              </w:rPr>
              <w:t>Room</w:t>
            </w:r>
            <w:proofErr w:type="spellEnd"/>
          </w:p>
        </w:tc>
        <w:tc>
          <w:tcPr>
            <w:tcW w:w="2126" w:type="dxa"/>
            <w:tcBorders>
              <w:top w:val="nil"/>
              <w:bottom w:val="nil"/>
            </w:tcBorders>
          </w:tcPr>
          <w:p w14:paraId="37B59F92" w14:textId="77777777" w:rsidR="008D2BF3" w:rsidRPr="00160237" w:rsidRDefault="008D2BF3" w:rsidP="008D2BF3">
            <w:pPr>
              <w:rPr>
                <w:rFonts w:ascii="Arial" w:hAnsi="Arial" w:cs="Arial"/>
                <w:lang w:val="en-US"/>
              </w:rPr>
            </w:pPr>
          </w:p>
        </w:tc>
        <w:tc>
          <w:tcPr>
            <w:tcW w:w="3543" w:type="dxa"/>
            <w:tcBorders>
              <w:top w:val="nil"/>
              <w:bottom w:val="nil"/>
            </w:tcBorders>
          </w:tcPr>
          <w:p w14:paraId="4DB78598" w14:textId="77777777" w:rsidR="008D2BF3" w:rsidRPr="008D2BF3" w:rsidRDefault="008D2BF3" w:rsidP="008D2BF3">
            <w:pPr>
              <w:rPr>
                <w:rFonts w:ascii="Arial" w:hAnsi="Arial" w:cs="Arial"/>
              </w:rPr>
            </w:pPr>
          </w:p>
        </w:tc>
      </w:tr>
      <w:tr w:rsidR="008D2BF3" w:rsidRPr="00160237" w14:paraId="780D99CF" w14:textId="77777777" w:rsidTr="008D2BF3">
        <w:tc>
          <w:tcPr>
            <w:tcW w:w="780" w:type="dxa"/>
            <w:tcBorders>
              <w:top w:val="nil"/>
              <w:bottom w:val="nil"/>
            </w:tcBorders>
          </w:tcPr>
          <w:p w14:paraId="55AC0419" w14:textId="051A5EB1" w:rsidR="008D2BF3" w:rsidRPr="008D2BF3" w:rsidRDefault="008D2BF3" w:rsidP="008D2BF3">
            <w:pPr>
              <w:rPr>
                <w:rFonts w:ascii="Arial" w:hAnsi="Arial" w:cs="Arial"/>
              </w:rPr>
            </w:pPr>
            <w:r>
              <w:rPr>
                <w:rFonts w:ascii="Arial" w:hAnsi="Arial" w:cs="Arial"/>
              </w:rPr>
              <w:t>31</w:t>
            </w:r>
          </w:p>
        </w:tc>
        <w:tc>
          <w:tcPr>
            <w:tcW w:w="2476" w:type="dxa"/>
            <w:tcBorders>
              <w:top w:val="nil"/>
              <w:bottom w:val="nil"/>
            </w:tcBorders>
          </w:tcPr>
          <w:p w14:paraId="432617DC" w14:textId="103B0DB7" w:rsidR="008D2BF3" w:rsidRPr="008D2BF3" w:rsidRDefault="008D2BF3" w:rsidP="008D2BF3">
            <w:pPr>
              <w:rPr>
                <w:rFonts w:ascii="Arial" w:hAnsi="Arial"/>
                <w:spacing w:val="-2"/>
                <w:lang w:val="en-US"/>
              </w:rPr>
            </w:pPr>
            <w:r w:rsidRPr="008D2BF3">
              <w:rPr>
                <w:rFonts w:ascii="Arial" w:hAnsi="Arial"/>
                <w:spacing w:val="-2"/>
              </w:rPr>
              <w:t xml:space="preserve">Комната багажа / </w:t>
            </w:r>
            <w:proofErr w:type="spellStart"/>
            <w:r w:rsidRPr="008D2BF3">
              <w:rPr>
                <w:rFonts w:ascii="Arial" w:hAnsi="Arial"/>
                <w:spacing w:val="-2"/>
              </w:rPr>
              <w:t>Baggage</w:t>
            </w:r>
            <w:proofErr w:type="spellEnd"/>
            <w:r w:rsidRPr="008D2BF3">
              <w:rPr>
                <w:rFonts w:ascii="Arial" w:hAnsi="Arial"/>
                <w:spacing w:val="-2"/>
              </w:rPr>
              <w:t xml:space="preserve"> </w:t>
            </w:r>
            <w:proofErr w:type="spellStart"/>
            <w:r w:rsidRPr="008D2BF3">
              <w:rPr>
                <w:rFonts w:ascii="Arial" w:hAnsi="Arial"/>
                <w:spacing w:val="-2"/>
              </w:rPr>
              <w:t>Room</w:t>
            </w:r>
            <w:proofErr w:type="spellEnd"/>
          </w:p>
        </w:tc>
        <w:tc>
          <w:tcPr>
            <w:tcW w:w="2126" w:type="dxa"/>
            <w:tcBorders>
              <w:top w:val="nil"/>
              <w:bottom w:val="nil"/>
            </w:tcBorders>
          </w:tcPr>
          <w:p w14:paraId="276E3887" w14:textId="77777777" w:rsidR="008D2BF3" w:rsidRPr="00160237" w:rsidRDefault="008D2BF3" w:rsidP="008D2BF3">
            <w:pPr>
              <w:rPr>
                <w:rFonts w:ascii="Arial" w:hAnsi="Arial" w:cs="Arial"/>
                <w:lang w:val="en-US"/>
              </w:rPr>
            </w:pPr>
          </w:p>
        </w:tc>
        <w:tc>
          <w:tcPr>
            <w:tcW w:w="3543" w:type="dxa"/>
            <w:tcBorders>
              <w:top w:val="nil"/>
              <w:bottom w:val="nil"/>
            </w:tcBorders>
          </w:tcPr>
          <w:p w14:paraId="4A7B5235" w14:textId="77777777" w:rsidR="008D2BF3" w:rsidRPr="00160237" w:rsidRDefault="008D2BF3" w:rsidP="008D2BF3">
            <w:pPr>
              <w:rPr>
                <w:rFonts w:ascii="Arial" w:hAnsi="Arial" w:cs="Arial"/>
                <w:lang w:val="en-US"/>
              </w:rPr>
            </w:pPr>
          </w:p>
        </w:tc>
      </w:tr>
      <w:tr w:rsidR="008D2BF3" w:rsidRPr="009D6216" w14:paraId="35E213DE" w14:textId="77777777" w:rsidTr="008D2BF3">
        <w:tc>
          <w:tcPr>
            <w:tcW w:w="780" w:type="dxa"/>
            <w:tcBorders>
              <w:top w:val="nil"/>
            </w:tcBorders>
          </w:tcPr>
          <w:p w14:paraId="706BD254" w14:textId="544EAD85" w:rsidR="008D2BF3" w:rsidRPr="008D2BF3" w:rsidRDefault="008D2BF3" w:rsidP="008D2BF3">
            <w:pPr>
              <w:rPr>
                <w:rFonts w:ascii="Arial" w:hAnsi="Arial" w:cs="Arial"/>
              </w:rPr>
            </w:pPr>
            <w:r>
              <w:rPr>
                <w:rFonts w:ascii="Arial" w:hAnsi="Arial" w:cs="Arial"/>
              </w:rPr>
              <w:lastRenderedPageBreak/>
              <w:t>32</w:t>
            </w:r>
          </w:p>
        </w:tc>
        <w:tc>
          <w:tcPr>
            <w:tcW w:w="2476" w:type="dxa"/>
            <w:tcBorders>
              <w:top w:val="nil"/>
            </w:tcBorders>
          </w:tcPr>
          <w:p w14:paraId="7370D8EC" w14:textId="6C56C698" w:rsidR="008D2BF3" w:rsidRPr="008D2BF3" w:rsidRDefault="008D2BF3" w:rsidP="008D2BF3">
            <w:pPr>
              <w:rPr>
                <w:rFonts w:ascii="Arial" w:hAnsi="Arial"/>
                <w:spacing w:val="-2"/>
                <w:lang w:val="en-US"/>
              </w:rPr>
            </w:pPr>
            <w:r w:rsidRPr="008D2BF3">
              <w:rPr>
                <w:rFonts w:ascii="Arial" w:hAnsi="Arial"/>
                <w:spacing w:val="-2"/>
              </w:rPr>
              <w:t>Обучение</w:t>
            </w:r>
            <w:r w:rsidRPr="008D2BF3">
              <w:rPr>
                <w:rFonts w:ascii="Arial" w:hAnsi="Arial"/>
                <w:spacing w:val="-2"/>
                <w:lang w:val="en-US"/>
              </w:rPr>
              <w:t xml:space="preserve"> </w:t>
            </w:r>
            <w:r w:rsidRPr="008D2BF3">
              <w:rPr>
                <w:rFonts w:ascii="Arial" w:hAnsi="Arial"/>
                <w:spacing w:val="-2"/>
              </w:rPr>
              <w:t>крупных</w:t>
            </w:r>
            <w:r w:rsidRPr="008D2BF3">
              <w:rPr>
                <w:rFonts w:ascii="Arial" w:hAnsi="Arial"/>
                <w:spacing w:val="-2"/>
                <w:lang w:val="en-US"/>
              </w:rPr>
              <w:t xml:space="preserve"> </w:t>
            </w:r>
            <w:r w:rsidRPr="008D2BF3">
              <w:rPr>
                <w:rFonts w:ascii="Arial" w:hAnsi="Arial"/>
                <w:spacing w:val="-2"/>
              </w:rPr>
              <w:t>поставщиков</w:t>
            </w:r>
            <w:r w:rsidRPr="008D2BF3">
              <w:rPr>
                <w:rFonts w:ascii="Arial" w:hAnsi="Arial"/>
                <w:spacing w:val="-2"/>
                <w:lang w:val="en-US"/>
              </w:rPr>
              <w:t xml:space="preserve"> / Major plants training by vendors</w:t>
            </w:r>
          </w:p>
        </w:tc>
        <w:tc>
          <w:tcPr>
            <w:tcW w:w="2126" w:type="dxa"/>
            <w:tcBorders>
              <w:top w:val="nil"/>
            </w:tcBorders>
          </w:tcPr>
          <w:p w14:paraId="4B3ED20A" w14:textId="77777777" w:rsidR="008D2BF3" w:rsidRPr="00160237" w:rsidRDefault="008D2BF3" w:rsidP="008D2BF3">
            <w:pPr>
              <w:rPr>
                <w:rFonts w:ascii="Arial" w:hAnsi="Arial" w:cs="Arial"/>
                <w:lang w:val="en-US"/>
              </w:rPr>
            </w:pPr>
          </w:p>
        </w:tc>
        <w:tc>
          <w:tcPr>
            <w:tcW w:w="3543" w:type="dxa"/>
            <w:tcBorders>
              <w:top w:val="nil"/>
              <w:bottom w:val="single" w:sz="4" w:space="0" w:color="000000"/>
            </w:tcBorders>
          </w:tcPr>
          <w:p w14:paraId="440CB0A9" w14:textId="77777777" w:rsidR="008D2BF3" w:rsidRPr="00160237" w:rsidRDefault="008D2BF3" w:rsidP="008D2BF3">
            <w:pPr>
              <w:rPr>
                <w:rFonts w:ascii="Arial" w:hAnsi="Arial" w:cs="Arial"/>
                <w:lang w:val="en-US"/>
              </w:rPr>
            </w:pPr>
          </w:p>
        </w:tc>
      </w:tr>
      <w:tr w:rsidR="008D2BF3" w:rsidRPr="009D6216" w14:paraId="5CBCFC47" w14:textId="77777777" w:rsidTr="008D2BF3">
        <w:tc>
          <w:tcPr>
            <w:tcW w:w="780" w:type="dxa"/>
            <w:tcBorders>
              <w:bottom w:val="single" w:sz="4" w:space="0" w:color="000000"/>
            </w:tcBorders>
          </w:tcPr>
          <w:p w14:paraId="316D99F0" w14:textId="36D97427" w:rsidR="008D2BF3" w:rsidRPr="008D2BF3" w:rsidRDefault="008D2BF3" w:rsidP="008D2BF3">
            <w:pPr>
              <w:rPr>
                <w:rFonts w:ascii="Arial" w:hAnsi="Arial" w:cs="Arial"/>
              </w:rPr>
            </w:pPr>
            <w:r>
              <w:rPr>
                <w:rFonts w:ascii="Arial" w:hAnsi="Arial" w:cs="Arial"/>
              </w:rPr>
              <w:t>33</w:t>
            </w:r>
          </w:p>
        </w:tc>
        <w:tc>
          <w:tcPr>
            <w:tcW w:w="2476" w:type="dxa"/>
          </w:tcPr>
          <w:p w14:paraId="54B769EC" w14:textId="178383A0" w:rsidR="008D2BF3" w:rsidRPr="00160237" w:rsidRDefault="008D2BF3" w:rsidP="008D2BF3">
            <w:pPr>
              <w:rPr>
                <w:rFonts w:ascii="Arial" w:hAnsi="Arial"/>
                <w:spacing w:val="-2"/>
                <w:lang w:val="en-US"/>
              </w:rPr>
            </w:pPr>
            <w:r w:rsidRPr="000911A0">
              <w:rPr>
                <w:rFonts w:ascii="Arial" w:hAnsi="Arial"/>
                <w:spacing w:val="-2"/>
                <w:lang w:val="en-US"/>
              </w:rPr>
              <w:t xml:space="preserve">50% </w:t>
            </w:r>
            <w:r>
              <w:rPr>
                <w:rFonts w:ascii="Arial" w:hAnsi="Arial"/>
                <w:spacing w:val="-2"/>
              </w:rPr>
              <w:t>инвентаря</w:t>
            </w:r>
            <w:r w:rsidRPr="000911A0">
              <w:rPr>
                <w:rFonts w:ascii="Arial" w:hAnsi="Arial"/>
                <w:spacing w:val="-2"/>
                <w:lang w:val="en-US"/>
              </w:rPr>
              <w:t xml:space="preserve"> </w:t>
            </w:r>
            <w:r>
              <w:rPr>
                <w:rFonts w:ascii="Arial" w:hAnsi="Arial"/>
                <w:spacing w:val="-2"/>
              </w:rPr>
              <w:t>гостевых</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50% of guestrooms inventory</w:t>
            </w:r>
          </w:p>
        </w:tc>
        <w:tc>
          <w:tcPr>
            <w:tcW w:w="2126" w:type="dxa"/>
            <w:tcBorders>
              <w:bottom w:val="single" w:sz="4" w:space="0" w:color="000000"/>
            </w:tcBorders>
          </w:tcPr>
          <w:p w14:paraId="1B67657E" w14:textId="2076FF0E" w:rsidR="008D2BF3" w:rsidRPr="00160237" w:rsidRDefault="008D2BF3" w:rsidP="008D2BF3">
            <w:pPr>
              <w:rPr>
                <w:rFonts w:ascii="Arial" w:hAnsi="Arial" w:cs="Arial"/>
                <w:lang w:val="en-US"/>
              </w:rPr>
            </w:pPr>
            <w:r w:rsidRPr="00160237">
              <w:rPr>
                <w:rFonts w:ascii="Arial" w:hAnsi="Arial"/>
                <w:spacing w:val="-2"/>
              </w:rPr>
              <w:t xml:space="preserve">4 месяца / 4 </w:t>
            </w:r>
            <w:proofErr w:type="spellStart"/>
            <w:r w:rsidRPr="00160237">
              <w:rPr>
                <w:rFonts w:ascii="Arial" w:hAnsi="Arial"/>
                <w:spacing w:val="-2"/>
              </w:rPr>
              <w:t>months</w:t>
            </w:r>
            <w:proofErr w:type="spellEnd"/>
          </w:p>
        </w:tc>
        <w:tc>
          <w:tcPr>
            <w:tcW w:w="3543" w:type="dxa"/>
            <w:tcBorders>
              <w:bottom w:val="nil"/>
            </w:tcBorders>
          </w:tcPr>
          <w:p w14:paraId="0DFE6EE1"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Комнаты</w:t>
            </w:r>
            <w:r w:rsidRPr="00553CAF">
              <w:rPr>
                <w:rFonts w:ascii="Arial" w:hAnsi="Arial"/>
                <w:spacing w:val="-2"/>
                <w:sz w:val="20"/>
                <w:lang w:val="en-US"/>
              </w:rPr>
              <w:t xml:space="preserve"> </w:t>
            </w:r>
            <w:r w:rsidRPr="008D2BF3">
              <w:rPr>
                <w:rFonts w:ascii="Arial" w:hAnsi="Arial"/>
                <w:spacing w:val="-2"/>
                <w:sz w:val="20"/>
              </w:rPr>
              <w:t>завершены</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убраны</w:t>
            </w:r>
            <w:r w:rsidRPr="00553CAF">
              <w:rPr>
                <w:rFonts w:ascii="Arial" w:hAnsi="Arial"/>
                <w:spacing w:val="-2"/>
                <w:sz w:val="20"/>
                <w:lang w:val="en-US"/>
              </w:rPr>
              <w:t xml:space="preserve"> / Rooms finishes completed and cleaned</w:t>
            </w:r>
          </w:p>
          <w:p w14:paraId="74F054D9"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Все</w:t>
            </w:r>
            <w:r w:rsidRPr="00553CAF">
              <w:rPr>
                <w:rFonts w:ascii="Arial" w:hAnsi="Arial"/>
                <w:spacing w:val="-2"/>
                <w:sz w:val="20"/>
                <w:lang w:val="en-US"/>
              </w:rPr>
              <w:t xml:space="preserve"> </w:t>
            </w:r>
            <w:proofErr w:type="spellStart"/>
            <w:r w:rsidRPr="008D2BF3">
              <w:rPr>
                <w:rFonts w:ascii="Arial" w:hAnsi="Arial"/>
                <w:spacing w:val="-2"/>
                <w:sz w:val="20"/>
              </w:rPr>
              <w:t>МПиО</w:t>
            </w:r>
            <w:proofErr w:type="spellEnd"/>
            <w:r w:rsidRPr="00553CAF">
              <w:rPr>
                <w:rFonts w:ascii="Arial" w:hAnsi="Arial"/>
                <w:spacing w:val="-2"/>
                <w:sz w:val="20"/>
                <w:lang w:val="en-US"/>
              </w:rPr>
              <w:t xml:space="preserve"> </w:t>
            </w:r>
            <w:r w:rsidRPr="008D2BF3">
              <w:rPr>
                <w:rFonts w:ascii="Arial" w:hAnsi="Arial"/>
                <w:spacing w:val="-2"/>
                <w:sz w:val="20"/>
              </w:rPr>
              <w:t>размещены</w:t>
            </w:r>
            <w:r w:rsidRPr="00553CAF">
              <w:rPr>
                <w:rFonts w:ascii="Arial" w:hAnsi="Arial"/>
                <w:spacing w:val="-2"/>
                <w:sz w:val="20"/>
                <w:lang w:val="en-US"/>
              </w:rPr>
              <w:t xml:space="preserve"> </w:t>
            </w:r>
            <w:r w:rsidRPr="008D2BF3">
              <w:rPr>
                <w:rFonts w:ascii="Arial" w:hAnsi="Arial"/>
                <w:spacing w:val="-2"/>
                <w:sz w:val="20"/>
              </w:rPr>
              <w:t>на</w:t>
            </w:r>
            <w:r w:rsidRPr="00553CAF">
              <w:rPr>
                <w:rFonts w:ascii="Arial" w:hAnsi="Arial"/>
                <w:spacing w:val="-2"/>
                <w:sz w:val="20"/>
                <w:lang w:val="en-US"/>
              </w:rPr>
              <w:t xml:space="preserve"> </w:t>
            </w:r>
            <w:r w:rsidRPr="008D2BF3">
              <w:rPr>
                <w:rFonts w:ascii="Arial" w:hAnsi="Arial"/>
                <w:spacing w:val="-2"/>
                <w:sz w:val="20"/>
              </w:rPr>
              <w:t>месте</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установлены</w:t>
            </w:r>
            <w:r w:rsidRPr="00553CAF">
              <w:rPr>
                <w:rFonts w:ascii="Arial" w:hAnsi="Arial"/>
                <w:spacing w:val="-2"/>
                <w:sz w:val="20"/>
                <w:lang w:val="en-US"/>
              </w:rPr>
              <w:t xml:space="preserve"> / All FF&amp;E items to be in place and set-up</w:t>
            </w:r>
          </w:p>
          <w:p w14:paraId="42F401FE"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Работоспособность</w:t>
            </w:r>
            <w:r w:rsidRPr="00553CAF">
              <w:rPr>
                <w:rFonts w:ascii="Arial" w:hAnsi="Arial"/>
                <w:spacing w:val="-2"/>
                <w:sz w:val="20"/>
                <w:lang w:val="en-US"/>
              </w:rPr>
              <w:t xml:space="preserve"> </w:t>
            </w:r>
            <w:r w:rsidRPr="008D2BF3">
              <w:rPr>
                <w:rFonts w:ascii="Arial" w:hAnsi="Arial"/>
                <w:spacing w:val="-2"/>
                <w:sz w:val="20"/>
              </w:rPr>
              <w:t>систем</w:t>
            </w:r>
            <w:r w:rsidRPr="00553CAF">
              <w:rPr>
                <w:rFonts w:ascii="Arial" w:hAnsi="Arial"/>
                <w:spacing w:val="-2"/>
                <w:sz w:val="20"/>
                <w:lang w:val="en-US"/>
              </w:rPr>
              <w:t xml:space="preserve"> </w:t>
            </w:r>
            <w:r w:rsidRPr="008D2BF3">
              <w:rPr>
                <w:rFonts w:ascii="Arial" w:hAnsi="Arial"/>
                <w:spacing w:val="-2"/>
                <w:sz w:val="20"/>
              </w:rPr>
              <w:t>здания</w:t>
            </w:r>
            <w:r w:rsidRPr="00553CAF">
              <w:rPr>
                <w:rFonts w:ascii="Arial" w:hAnsi="Arial"/>
                <w:spacing w:val="-2"/>
                <w:sz w:val="20"/>
                <w:lang w:val="en-US"/>
              </w:rPr>
              <w:t xml:space="preserve">, </w:t>
            </w:r>
            <w:r w:rsidRPr="008D2BF3">
              <w:rPr>
                <w:rFonts w:ascii="Arial" w:hAnsi="Arial"/>
                <w:spacing w:val="-2"/>
                <w:sz w:val="20"/>
              </w:rPr>
              <w:t>т</w:t>
            </w:r>
            <w:r w:rsidRPr="00553CAF">
              <w:rPr>
                <w:rFonts w:ascii="Arial" w:hAnsi="Arial"/>
                <w:spacing w:val="-2"/>
                <w:sz w:val="20"/>
                <w:lang w:val="en-US"/>
              </w:rPr>
              <w:t>.</w:t>
            </w:r>
            <w:r w:rsidRPr="008D2BF3">
              <w:rPr>
                <w:rFonts w:ascii="Arial" w:hAnsi="Arial"/>
                <w:spacing w:val="-2"/>
                <w:sz w:val="20"/>
              </w:rPr>
              <w:t>е</w:t>
            </w:r>
            <w:r w:rsidRPr="00553CAF">
              <w:rPr>
                <w:rFonts w:ascii="Arial" w:hAnsi="Arial"/>
                <w:spacing w:val="-2"/>
                <w:sz w:val="20"/>
                <w:lang w:val="en-US"/>
              </w:rPr>
              <w:t xml:space="preserve">. </w:t>
            </w:r>
            <w:r w:rsidRPr="008D2BF3">
              <w:rPr>
                <w:rFonts w:ascii="Arial" w:hAnsi="Arial"/>
                <w:spacing w:val="-2"/>
                <w:sz w:val="20"/>
              </w:rPr>
              <w:t>система</w:t>
            </w:r>
            <w:r w:rsidRPr="00553CAF">
              <w:rPr>
                <w:rFonts w:ascii="Arial" w:hAnsi="Arial"/>
                <w:spacing w:val="-2"/>
                <w:sz w:val="20"/>
                <w:lang w:val="en-US"/>
              </w:rPr>
              <w:t xml:space="preserve"> </w:t>
            </w:r>
            <w:r w:rsidRPr="008D2BF3">
              <w:rPr>
                <w:rFonts w:ascii="Arial" w:hAnsi="Arial"/>
                <w:spacing w:val="-2"/>
                <w:sz w:val="20"/>
              </w:rPr>
              <w:t>рециркуляции</w:t>
            </w:r>
            <w:r w:rsidRPr="00553CAF">
              <w:rPr>
                <w:rFonts w:ascii="Arial" w:hAnsi="Arial"/>
                <w:spacing w:val="-2"/>
                <w:sz w:val="20"/>
                <w:lang w:val="en-US"/>
              </w:rPr>
              <w:t xml:space="preserve"> </w:t>
            </w:r>
            <w:r w:rsidRPr="008D2BF3">
              <w:rPr>
                <w:rFonts w:ascii="Arial" w:hAnsi="Arial"/>
                <w:spacing w:val="-2"/>
                <w:sz w:val="20"/>
              </w:rPr>
              <w:t>воды</w:t>
            </w:r>
            <w:r w:rsidRPr="00553CAF">
              <w:rPr>
                <w:rFonts w:ascii="Arial" w:hAnsi="Arial"/>
                <w:spacing w:val="-2"/>
                <w:sz w:val="20"/>
                <w:lang w:val="en-US"/>
              </w:rPr>
              <w:t xml:space="preserve">, </w:t>
            </w:r>
            <w:r w:rsidRPr="008D2BF3">
              <w:rPr>
                <w:rFonts w:ascii="Arial" w:hAnsi="Arial"/>
                <w:spacing w:val="-2"/>
                <w:sz w:val="20"/>
              </w:rPr>
              <w:t>система</w:t>
            </w:r>
            <w:r w:rsidRPr="00553CAF">
              <w:rPr>
                <w:rFonts w:ascii="Arial" w:hAnsi="Arial"/>
                <w:spacing w:val="-2"/>
                <w:sz w:val="20"/>
                <w:lang w:val="en-US"/>
              </w:rPr>
              <w:t xml:space="preserve"> </w:t>
            </w:r>
            <w:r w:rsidRPr="008D2BF3">
              <w:rPr>
                <w:rFonts w:ascii="Arial" w:hAnsi="Arial"/>
                <w:spacing w:val="-2"/>
                <w:sz w:val="20"/>
              </w:rPr>
              <w:t>промывки</w:t>
            </w:r>
            <w:r w:rsidRPr="00553CAF">
              <w:rPr>
                <w:rFonts w:ascii="Arial" w:hAnsi="Arial"/>
                <w:spacing w:val="-2"/>
                <w:sz w:val="20"/>
                <w:lang w:val="en-US"/>
              </w:rPr>
              <w:t xml:space="preserve">, </w:t>
            </w:r>
            <w:r w:rsidRPr="008D2BF3">
              <w:rPr>
                <w:rFonts w:ascii="Arial" w:hAnsi="Arial"/>
                <w:spacing w:val="-2"/>
                <w:sz w:val="20"/>
              </w:rPr>
              <w:t>кондиционирование</w:t>
            </w:r>
            <w:r w:rsidRPr="00553CAF">
              <w:rPr>
                <w:rFonts w:ascii="Arial" w:hAnsi="Arial"/>
                <w:spacing w:val="-2"/>
                <w:sz w:val="20"/>
                <w:lang w:val="en-US"/>
              </w:rPr>
              <w:t xml:space="preserve"> </w:t>
            </w:r>
            <w:r w:rsidRPr="008D2BF3">
              <w:rPr>
                <w:rFonts w:ascii="Arial" w:hAnsi="Arial"/>
                <w:spacing w:val="-2"/>
                <w:sz w:val="20"/>
              </w:rPr>
              <w:t>воздуха</w:t>
            </w:r>
            <w:r w:rsidRPr="00553CAF">
              <w:rPr>
                <w:rFonts w:ascii="Arial" w:hAnsi="Arial"/>
                <w:spacing w:val="-2"/>
                <w:sz w:val="20"/>
                <w:lang w:val="en-US"/>
              </w:rPr>
              <w:t xml:space="preserve">, </w:t>
            </w:r>
            <w:r w:rsidRPr="008D2BF3">
              <w:rPr>
                <w:rFonts w:ascii="Arial" w:hAnsi="Arial"/>
                <w:spacing w:val="-2"/>
                <w:sz w:val="20"/>
              </w:rPr>
              <w:t>освещение</w:t>
            </w:r>
            <w:r w:rsidRPr="00553CAF">
              <w:rPr>
                <w:rFonts w:ascii="Arial" w:hAnsi="Arial"/>
                <w:spacing w:val="-2"/>
                <w:sz w:val="20"/>
                <w:lang w:val="en-US"/>
              </w:rPr>
              <w:t xml:space="preserve">, </w:t>
            </w:r>
            <w:r w:rsidRPr="008D2BF3">
              <w:rPr>
                <w:rFonts w:ascii="Arial" w:hAnsi="Arial"/>
                <w:spacing w:val="-2"/>
                <w:sz w:val="20"/>
              </w:rPr>
              <w:t>дренаж</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т</w:t>
            </w:r>
            <w:r w:rsidRPr="00553CAF">
              <w:rPr>
                <w:rFonts w:ascii="Arial" w:hAnsi="Arial"/>
                <w:spacing w:val="-2"/>
                <w:sz w:val="20"/>
                <w:lang w:val="en-US"/>
              </w:rPr>
              <w:t xml:space="preserve">. </w:t>
            </w:r>
            <w:r w:rsidRPr="008D2BF3">
              <w:rPr>
                <w:rFonts w:ascii="Arial" w:hAnsi="Arial"/>
                <w:spacing w:val="-2"/>
                <w:sz w:val="20"/>
              </w:rPr>
              <w:t>д</w:t>
            </w:r>
            <w:r w:rsidRPr="00553CAF">
              <w:rPr>
                <w:rFonts w:ascii="Arial" w:hAnsi="Arial"/>
                <w:spacing w:val="-2"/>
                <w:sz w:val="20"/>
                <w:lang w:val="en-US"/>
              </w:rPr>
              <w:t>. / Building systems operational, i.e. water reticulation, flushing system, air-conditioning, lighting, drainage, etc.</w:t>
            </w:r>
          </w:p>
          <w:p w14:paraId="68AD55AF" w14:textId="25FD3C2D" w:rsidR="008D2BF3" w:rsidRPr="00553CAF" w:rsidRDefault="008D2BF3" w:rsidP="0018245D">
            <w:pPr>
              <w:numPr>
                <w:ilvl w:val="0"/>
                <w:numId w:val="46"/>
              </w:numPr>
              <w:rPr>
                <w:rFonts w:ascii="Arial" w:hAnsi="Arial"/>
                <w:spacing w:val="-2"/>
                <w:lang w:val="en-US"/>
              </w:rPr>
            </w:pPr>
            <w:r>
              <w:rPr>
                <w:rFonts w:ascii="Arial" w:hAnsi="Arial"/>
                <w:spacing w:val="-2"/>
              </w:rPr>
              <w:t>Бельевая</w:t>
            </w:r>
            <w:r w:rsidRPr="00553CAF">
              <w:rPr>
                <w:rFonts w:ascii="Arial" w:hAnsi="Arial"/>
                <w:spacing w:val="-2"/>
                <w:lang w:val="en-US"/>
              </w:rPr>
              <w:t xml:space="preserve"> </w:t>
            </w:r>
            <w:r>
              <w:rPr>
                <w:rFonts w:ascii="Arial" w:hAnsi="Arial"/>
                <w:spacing w:val="-2"/>
              </w:rPr>
              <w:t>также</w:t>
            </w:r>
            <w:r w:rsidRPr="00553CAF">
              <w:rPr>
                <w:rFonts w:ascii="Arial" w:hAnsi="Arial"/>
                <w:spacing w:val="-2"/>
                <w:lang w:val="en-US"/>
              </w:rPr>
              <w:t xml:space="preserve"> </w:t>
            </w:r>
            <w:r>
              <w:rPr>
                <w:rFonts w:ascii="Arial" w:hAnsi="Arial"/>
                <w:spacing w:val="-2"/>
              </w:rPr>
              <w:t>должна</w:t>
            </w:r>
            <w:r w:rsidRPr="00553CAF">
              <w:rPr>
                <w:rFonts w:ascii="Arial" w:hAnsi="Arial"/>
                <w:spacing w:val="-2"/>
                <w:lang w:val="en-US"/>
              </w:rPr>
              <w:t xml:space="preserve"> </w:t>
            </w:r>
            <w:r>
              <w:rPr>
                <w:rFonts w:ascii="Arial" w:hAnsi="Arial"/>
                <w:spacing w:val="-2"/>
              </w:rPr>
              <w:t>быть</w:t>
            </w:r>
            <w:r w:rsidRPr="00553CAF">
              <w:rPr>
                <w:rFonts w:ascii="Arial" w:hAnsi="Arial"/>
                <w:spacing w:val="-2"/>
                <w:lang w:val="en-US"/>
              </w:rPr>
              <w:t xml:space="preserve"> </w:t>
            </w:r>
            <w:r>
              <w:rPr>
                <w:rFonts w:ascii="Arial" w:hAnsi="Arial"/>
                <w:spacing w:val="-2"/>
              </w:rPr>
              <w:t>готова</w:t>
            </w:r>
            <w:r w:rsidRPr="00553CAF">
              <w:rPr>
                <w:rFonts w:ascii="Arial" w:hAnsi="Arial"/>
                <w:spacing w:val="-2"/>
                <w:lang w:val="en-US"/>
              </w:rPr>
              <w:t xml:space="preserve"> / Guest floor linen room must also be ready</w:t>
            </w:r>
          </w:p>
        </w:tc>
      </w:tr>
      <w:tr w:rsidR="008D2BF3" w:rsidRPr="00160237" w14:paraId="317748A7" w14:textId="77777777" w:rsidTr="008D2BF3">
        <w:tc>
          <w:tcPr>
            <w:tcW w:w="780" w:type="dxa"/>
            <w:tcBorders>
              <w:bottom w:val="nil"/>
            </w:tcBorders>
          </w:tcPr>
          <w:p w14:paraId="5A0F47B3" w14:textId="6AB286E0" w:rsidR="008D2BF3" w:rsidRPr="008D2BF3" w:rsidRDefault="008D2BF3" w:rsidP="008D2BF3">
            <w:pPr>
              <w:rPr>
                <w:rFonts w:ascii="Arial" w:hAnsi="Arial" w:cs="Arial"/>
              </w:rPr>
            </w:pPr>
            <w:r>
              <w:rPr>
                <w:rFonts w:ascii="Arial" w:hAnsi="Arial" w:cs="Arial"/>
              </w:rPr>
              <w:t>34</w:t>
            </w:r>
          </w:p>
        </w:tc>
        <w:tc>
          <w:tcPr>
            <w:tcW w:w="2476" w:type="dxa"/>
          </w:tcPr>
          <w:p w14:paraId="173E85CE" w14:textId="50DEA7A6" w:rsidR="008D2BF3" w:rsidRPr="00160237" w:rsidRDefault="008D2BF3" w:rsidP="008D2BF3">
            <w:pPr>
              <w:rPr>
                <w:rFonts w:ascii="Arial" w:hAnsi="Arial"/>
                <w:spacing w:val="-2"/>
                <w:lang w:val="en-US"/>
              </w:rPr>
            </w:pPr>
            <w:r>
              <w:rPr>
                <w:rFonts w:ascii="Arial" w:hAnsi="Arial"/>
                <w:spacing w:val="-2"/>
              </w:rPr>
              <w:t>Последующие</w:t>
            </w:r>
            <w:r w:rsidRPr="000911A0">
              <w:rPr>
                <w:rFonts w:ascii="Arial" w:hAnsi="Arial"/>
                <w:spacing w:val="-2"/>
                <w:lang w:val="en-US"/>
              </w:rPr>
              <w:t xml:space="preserve"> 25% </w:t>
            </w:r>
            <w:r>
              <w:rPr>
                <w:rFonts w:ascii="Arial" w:hAnsi="Arial"/>
                <w:spacing w:val="-2"/>
              </w:rPr>
              <w:t>гостевых</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A further 25% of guestrooms inventory</w:t>
            </w:r>
          </w:p>
        </w:tc>
        <w:tc>
          <w:tcPr>
            <w:tcW w:w="2126" w:type="dxa"/>
            <w:tcBorders>
              <w:bottom w:val="nil"/>
            </w:tcBorders>
          </w:tcPr>
          <w:p w14:paraId="549FF944" w14:textId="04072BFA" w:rsidR="008D2BF3" w:rsidRPr="00160237" w:rsidRDefault="008D2BF3" w:rsidP="008D2BF3">
            <w:pPr>
              <w:rPr>
                <w:rFonts w:ascii="Arial" w:hAnsi="Arial" w:cs="Arial"/>
                <w:lang w:val="en-US"/>
              </w:rPr>
            </w:pPr>
            <w:r>
              <w:rPr>
                <w:rFonts w:ascii="Arial" w:hAnsi="Arial"/>
                <w:spacing w:val="-2"/>
              </w:rPr>
              <w:t xml:space="preserve">3 месяца / 3 </w:t>
            </w:r>
            <w:proofErr w:type="spellStart"/>
            <w:r>
              <w:rPr>
                <w:rFonts w:ascii="Arial" w:hAnsi="Arial"/>
                <w:spacing w:val="-2"/>
              </w:rPr>
              <w:t>months</w:t>
            </w:r>
            <w:proofErr w:type="spellEnd"/>
          </w:p>
        </w:tc>
        <w:tc>
          <w:tcPr>
            <w:tcW w:w="3543" w:type="dxa"/>
            <w:tcBorders>
              <w:top w:val="nil"/>
              <w:bottom w:val="nil"/>
            </w:tcBorders>
          </w:tcPr>
          <w:p w14:paraId="182A7FD8" w14:textId="77777777" w:rsidR="008D2BF3" w:rsidRPr="00160237" w:rsidRDefault="008D2BF3" w:rsidP="008D2BF3">
            <w:pPr>
              <w:rPr>
                <w:rFonts w:ascii="Arial" w:hAnsi="Arial" w:cs="Arial"/>
                <w:lang w:val="en-US"/>
              </w:rPr>
            </w:pPr>
          </w:p>
        </w:tc>
      </w:tr>
      <w:tr w:rsidR="008D2BF3" w:rsidRPr="008D2BF3" w14:paraId="5157F340" w14:textId="77777777" w:rsidTr="008D2BF3">
        <w:tc>
          <w:tcPr>
            <w:tcW w:w="780" w:type="dxa"/>
            <w:tcBorders>
              <w:top w:val="nil"/>
            </w:tcBorders>
          </w:tcPr>
          <w:p w14:paraId="50A87DA6" w14:textId="18D8B2BB" w:rsidR="008D2BF3" w:rsidRPr="008D2BF3" w:rsidRDefault="008D2BF3" w:rsidP="008D2BF3">
            <w:pPr>
              <w:rPr>
                <w:rFonts w:ascii="Arial" w:hAnsi="Arial" w:cs="Arial"/>
              </w:rPr>
            </w:pPr>
            <w:r>
              <w:rPr>
                <w:rFonts w:ascii="Arial" w:hAnsi="Arial" w:cs="Arial"/>
              </w:rPr>
              <w:t>35</w:t>
            </w:r>
          </w:p>
        </w:tc>
        <w:tc>
          <w:tcPr>
            <w:tcW w:w="2476" w:type="dxa"/>
          </w:tcPr>
          <w:p w14:paraId="6AE934E6" w14:textId="4AA67960" w:rsidR="008D2BF3" w:rsidRPr="008D2BF3" w:rsidRDefault="008D2BF3" w:rsidP="008D2BF3">
            <w:pPr>
              <w:rPr>
                <w:rFonts w:ascii="Arial" w:hAnsi="Arial"/>
                <w:spacing w:val="-2"/>
              </w:rPr>
            </w:pPr>
            <w:r>
              <w:rPr>
                <w:rFonts w:ascii="Arial" w:hAnsi="Arial"/>
                <w:spacing w:val="-2"/>
              </w:rPr>
              <w:t xml:space="preserve">Оставшиеся 25% гостевых номеров / The </w:t>
            </w:r>
            <w:proofErr w:type="spellStart"/>
            <w:r>
              <w:rPr>
                <w:rFonts w:ascii="Arial" w:hAnsi="Arial"/>
                <w:spacing w:val="-2"/>
              </w:rPr>
              <w:t>last</w:t>
            </w:r>
            <w:proofErr w:type="spellEnd"/>
            <w:r>
              <w:rPr>
                <w:rFonts w:ascii="Arial" w:hAnsi="Arial"/>
                <w:spacing w:val="-2"/>
              </w:rPr>
              <w:t xml:space="preserve"> 25% </w:t>
            </w:r>
            <w:proofErr w:type="spellStart"/>
            <w:r>
              <w:rPr>
                <w:rFonts w:ascii="Arial" w:hAnsi="Arial"/>
                <w:spacing w:val="-2"/>
              </w:rPr>
              <w:t>of</w:t>
            </w:r>
            <w:proofErr w:type="spellEnd"/>
            <w:r>
              <w:rPr>
                <w:rFonts w:ascii="Arial" w:hAnsi="Arial"/>
                <w:spacing w:val="-2"/>
              </w:rPr>
              <w:t xml:space="preserve"> </w:t>
            </w:r>
            <w:proofErr w:type="spellStart"/>
            <w:r>
              <w:rPr>
                <w:rFonts w:ascii="Arial" w:hAnsi="Arial"/>
                <w:spacing w:val="-2"/>
              </w:rPr>
              <w:t>guestrooms</w:t>
            </w:r>
            <w:proofErr w:type="spellEnd"/>
          </w:p>
        </w:tc>
        <w:tc>
          <w:tcPr>
            <w:tcW w:w="2126" w:type="dxa"/>
            <w:tcBorders>
              <w:top w:val="nil"/>
            </w:tcBorders>
          </w:tcPr>
          <w:p w14:paraId="0F9F5577" w14:textId="0287DA7B" w:rsidR="008D2BF3" w:rsidRPr="008D2BF3" w:rsidRDefault="008D2BF3" w:rsidP="008D2BF3">
            <w:pPr>
              <w:rPr>
                <w:rFonts w:ascii="Arial" w:hAnsi="Arial" w:cs="Arial"/>
              </w:rPr>
            </w:pPr>
            <w:r>
              <w:rPr>
                <w:rFonts w:ascii="Arial" w:hAnsi="Arial"/>
                <w:spacing w:val="-2"/>
              </w:rPr>
              <w:t xml:space="preserve">2 месяца / 2 </w:t>
            </w:r>
            <w:proofErr w:type="spellStart"/>
            <w:r>
              <w:rPr>
                <w:rFonts w:ascii="Arial" w:hAnsi="Arial"/>
                <w:spacing w:val="-2"/>
              </w:rPr>
              <w:t>months</w:t>
            </w:r>
            <w:proofErr w:type="spellEnd"/>
          </w:p>
        </w:tc>
        <w:tc>
          <w:tcPr>
            <w:tcW w:w="3543" w:type="dxa"/>
            <w:tcBorders>
              <w:top w:val="nil"/>
            </w:tcBorders>
          </w:tcPr>
          <w:p w14:paraId="6E9E7E16" w14:textId="77777777" w:rsidR="008D2BF3" w:rsidRPr="008D2BF3" w:rsidRDefault="008D2BF3" w:rsidP="008D2BF3">
            <w:pPr>
              <w:rPr>
                <w:rFonts w:ascii="Arial" w:hAnsi="Arial" w:cs="Arial"/>
              </w:rPr>
            </w:pPr>
          </w:p>
        </w:tc>
      </w:tr>
    </w:tbl>
    <w:p w14:paraId="719DD701" w14:textId="77777777" w:rsidR="00474724" w:rsidRPr="008D2BF3" w:rsidRDefault="00474724" w:rsidP="001E7D76"/>
    <w:p w14:paraId="7D84EBA9" w14:textId="3383CD5D" w:rsidR="00B20818" w:rsidRDefault="00B20818">
      <w:r>
        <w:br w:type="page"/>
      </w:r>
    </w:p>
    <w:tbl>
      <w:tblPr>
        <w:tblStyle w:val="afffd"/>
        <w:tblW w:w="0" w:type="auto"/>
        <w:tblLook w:val="04A0" w:firstRow="1" w:lastRow="0" w:firstColumn="1" w:lastColumn="0" w:noHBand="0" w:noVBand="1"/>
      </w:tblPr>
      <w:tblGrid>
        <w:gridCol w:w="4462"/>
        <w:gridCol w:w="4463"/>
      </w:tblGrid>
      <w:tr w:rsidR="00B20818" w:rsidRPr="009D6216" w14:paraId="05C63037" w14:textId="77777777" w:rsidTr="001D0E99">
        <w:tc>
          <w:tcPr>
            <w:tcW w:w="4462" w:type="dxa"/>
          </w:tcPr>
          <w:p w14:paraId="2D3BFE29" w14:textId="018813A3" w:rsidR="00B20818" w:rsidRPr="00C30A4B" w:rsidRDefault="00B20818" w:rsidP="001D0E99">
            <w:pPr>
              <w:pStyle w:val="Heading16pt"/>
              <w:spacing w:after="120" w:line="276" w:lineRule="auto"/>
              <w:jc w:val="center"/>
              <w:rPr>
                <w:sz w:val="20"/>
                <w:u w:val="single"/>
              </w:rPr>
            </w:pPr>
            <w:r>
              <w:rPr>
                <w:sz w:val="20"/>
                <w:u w:val="single"/>
              </w:rPr>
              <w:lastRenderedPageBreak/>
              <w:t>Приложение 4</w:t>
            </w:r>
          </w:p>
          <w:p w14:paraId="71922616" w14:textId="62249F50" w:rsidR="00B20818" w:rsidRPr="00C30A4B" w:rsidRDefault="00B20818" w:rsidP="001D0E99">
            <w:pPr>
              <w:spacing w:line="276" w:lineRule="auto"/>
              <w:jc w:val="center"/>
              <w:rPr>
                <w:rFonts w:ascii="Arial" w:hAnsi="Arial"/>
                <w:b/>
              </w:rPr>
            </w:pPr>
            <w:r w:rsidRPr="00B20818">
              <w:rPr>
                <w:rFonts w:ascii="Arial" w:hAnsi="Arial"/>
                <w:b/>
              </w:rPr>
              <w:t>Зоны Технической и проектной поддержки</w:t>
            </w:r>
          </w:p>
        </w:tc>
        <w:tc>
          <w:tcPr>
            <w:tcW w:w="4463" w:type="dxa"/>
          </w:tcPr>
          <w:p w14:paraId="0ECC06DE" w14:textId="39A7242A" w:rsidR="00B20818" w:rsidRPr="00B20818" w:rsidRDefault="00B20818" w:rsidP="001D0E99">
            <w:pPr>
              <w:pStyle w:val="Heading16pt"/>
              <w:spacing w:after="120" w:line="276" w:lineRule="auto"/>
              <w:jc w:val="center"/>
              <w:rPr>
                <w:caps/>
                <w:sz w:val="20"/>
                <w:u w:val="single"/>
                <w:lang w:val="en-US"/>
              </w:rPr>
            </w:pPr>
            <w:r>
              <w:rPr>
                <w:sz w:val="20"/>
                <w:u w:val="single"/>
                <w:lang w:val="en-US"/>
              </w:rPr>
              <w:t xml:space="preserve">Schedule </w:t>
            </w:r>
            <w:r w:rsidRPr="00B20818">
              <w:rPr>
                <w:sz w:val="20"/>
                <w:u w:val="single"/>
                <w:lang w:val="en-US"/>
              </w:rPr>
              <w:t>4</w:t>
            </w:r>
          </w:p>
          <w:p w14:paraId="44302347" w14:textId="7BB045CA" w:rsidR="00B20818" w:rsidRPr="00C30A4B" w:rsidRDefault="00B20818" w:rsidP="001D0E99">
            <w:pPr>
              <w:pStyle w:val="AnnexureLn2"/>
              <w:keepNext w:val="0"/>
              <w:spacing w:after="120" w:line="276" w:lineRule="auto"/>
              <w:rPr>
                <w:b w:val="0"/>
                <w:spacing w:val="-2"/>
                <w:sz w:val="20"/>
                <w:lang w:val="en-US"/>
              </w:rPr>
            </w:pPr>
            <w:r w:rsidRPr="00B20818">
              <w:rPr>
                <w:sz w:val="20"/>
                <w:lang w:val="en-US"/>
              </w:rPr>
              <w:t>Technical and Design Support Areas</w:t>
            </w:r>
          </w:p>
        </w:tc>
      </w:tr>
      <w:tr w:rsidR="00B20818" w:rsidRPr="00C30A4B" w14:paraId="031A56CE" w14:textId="77777777" w:rsidTr="001D0E99">
        <w:tc>
          <w:tcPr>
            <w:tcW w:w="4462" w:type="dxa"/>
          </w:tcPr>
          <w:p w14:paraId="1F346428" w14:textId="2745B591" w:rsidR="00B20818" w:rsidRPr="00B20818" w:rsidRDefault="00B20818" w:rsidP="00B20818">
            <w:pPr>
              <w:spacing w:line="276" w:lineRule="auto"/>
              <w:jc w:val="both"/>
            </w:pPr>
            <w:r w:rsidRPr="00B20818">
              <w:rPr>
                <w:rFonts w:ascii="Arial" w:hAnsi="Arial"/>
                <w:spacing w:val="-2"/>
                <w:u w:val="single"/>
              </w:rPr>
              <w:t>В составе отеля:</w:t>
            </w:r>
          </w:p>
        </w:tc>
        <w:tc>
          <w:tcPr>
            <w:tcW w:w="4463" w:type="dxa"/>
          </w:tcPr>
          <w:p w14:paraId="37F31285" w14:textId="29D4E19C" w:rsidR="00B20818" w:rsidRPr="00B20818" w:rsidRDefault="00B20818" w:rsidP="00B20818">
            <w:pPr>
              <w:pStyle w:val="af"/>
              <w:spacing w:after="120" w:line="276" w:lineRule="auto"/>
              <w:jc w:val="both"/>
              <w:rPr>
                <w:rFonts w:ascii="Arial" w:hAnsi="Arial"/>
                <w:u w:val="single"/>
                <w:lang w:val="en-US"/>
              </w:rPr>
            </w:pPr>
            <w:r>
              <w:rPr>
                <w:rFonts w:ascii="Arial" w:hAnsi="Arial"/>
                <w:u w:val="single"/>
                <w:lang w:val="en-US"/>
              </w:rPr>
              <w:t>The Hotel comprises:</w:t>
            </w:r>
          </w:p>
        </w:tc>
      </w:tr>
      <w:tr w:rsidR="00B20818" w:rsidRPr="009D6216" w14:paraId="30717305" w14:textId="77777777" w:rsidTr="001D0E99">
        <w:tc>
          <w:tcPr>
            <w:tcW w:w="4462" w:type="dxa"/>
          </w:tcPr>
          <w:p w14:paraId="774087C1" w14:textId="5F07A13C"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Номерной фонд 200 номеров общей площадью 9 173,71 м² (без учета террас), включая 161 номер категории «Deluxe», 29 номеров категории «Suite» с одной спальней, 9 номеров категории «Suite» с двумя спальнями и 1 Президентский люкс.</w:t>
            </w:r>
          </w:p>
        </w:tc>
        <w:tc>
          <w:tcPr>
            <w:tcW w:w="4463" w:type="dxa"/>
          </w:tcPr>
          <w:p w14:paraId="01A4F5AC" w14:textId="1C06A094"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Guestrooms </w:t>
            </w:r>
            <w:r w:rsidRPr="00B20818">
              <w:rPr>
                <w:rFonts w:ascii="Arial" w:hAnsi="Arial"/>
                <w:spacing w:val="-2"/>
                <w:lang w:val="en-US"/>
              </w:rPr>
              <w:t>–</w:t>
            </w:r>
            <w:r w:rsidRPr="00B20818">
              <w:rPr>
                <w:rFonts w:ascii="Arial" w:hAnsi="Arial"/>
                <w:lang w:val="en-US"/>
              </w:rPr>
              <w:t xml:space="preserve"> 200 keys with a total area of 9,173.71 </w:t>
            </w:r>
            <w:proofErr w:type="spellStart"/>
            <w:r w:rsidRPr="00B20818">
              <w:rPr>
                <w:rFonts w:ascii="Arial" w:hAnsi="Arial"/>
                <w:lang w:val="en-US"/>
              </w:rPr>
              <w:t>sq.m</w:t>
            </w:r>
            <w:proofErr w:type="spellEnd"/>
            <w:r w:rsidRPr="00B20818">
              <w:rPr>
                <w:rFonts w:ascii="Arial" w:hAnsi="Arial"/>
                <w:lang w:val="en-US"/>
              </w:rPr>
              <w:t xml:space="preserve"> (excluding terraces), including 161 Deluxe rooms, 29 one-bedroom Suites, 9 two-bedroom Suites, and 1 Presidential Suite.</w:t>
            </w:r>
          </w:p>
        </w:tc>
      </w:tr>
      <w:tr w:rsidR="00B20818" w:rsidRPr="009D6216" w14:paraId="0CBE2BED" w14:textId="77777777" w:rsidTr="001D0E99">
        <w:tc>
          <w:tcPr>
            <w:tcW w:w="4462" w:type="dxa"/>
          </w:tcPr>
          <w:p w14:paraId="6F097C9C" w14:textId="40B78E24"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Лобби и общественные зоны – 8 289,20 м².</w:t>
            </w:r>
          </w:p>
        </w:tc>
        <w:tc>
          <w:tcPr>
            <w:tcW w:w="4463" w:type="dxa"/>
          </w:tcPr>
          <w:p w14:paraId="59FE52DF" w14:textId="6BE7C4EE"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Lobby and public areas –</w:t>
            </w:r>
            <w:r>
              <w:rPr>
                <w:rFonts w:ascii="Arial" w:hAnsi="Arial"/>
                <w:lang w:val="en-US"/>
              </w:rPr>
              <w:t xml:space="preserve"> 8,289.20 </w:t>
            </w:r>
            <w:proofErr w:type="spellStart"/>
            <w:r>
              <w:rPr>
                <w:rFonts w:ascii="Arial" w:hAnsi="Arial"/>
                <w:lang w:val="en-US"/>
              </w:rPr>
              <w:t>sq.m</w:t>
            </w:r>
            <w:proofErr w:type="spellEnd"/>
            <w:r>
              <w:rPr>
                <w:rFonts w:ascii="Arial" w:hAnsi="Arial"/>
                <w:lang w:val="en-US"/>
              </w:rPr>
              <w:t>.</w:t>
            </w:r>
          </w:p>
        </w:tc>
      </w:tr>
      <w:tr w:rsidR="00B20818" w:rsidRPr="009D6216" w14:paraId="53955873" w14:textId="77777777" w:rsidTr="001D0E99">
        <w:tc>
          <w:tcPr>
            <w:tcW w:w="4462" w:type="dxa"/>
          </w:tcPr>
          <w:p w14:paraId="5B725647" w14:textId="14DE5A79"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Рестораны и бары – 4 044,19 м² (без учета бара на уровне Sky-</w:t>
            </w:r>
            <w:proofErr w:type="spellStart"/>
            <w:r w:rsidRPr="00B20818">
              <w:rPr>
                <w:rFonts w:ascii="Arial" w:hAnsi="Arial"/>
                <w:spacing w:val="-2"/>
              </w:rPr>
              <w:t>Spa</w:t>
            </w:r>
            <w:proofErr w:type="spellEnd"/>
            <w:r w:rsidRPr="00B20818">
              <w:rPr>
                <w:rFonts w:ascii="Arial" w:hAnsi="Arial"/>
                <w:spacing w:val="-2"/>
              </w:rPr>
              <w:t xml:space="preserve">, который отнесен к </w:t>
            </w:r>
            <w:proofErr w:type="spellStart"/>
            <w:r w:rsidRPr="00B20818">
              <w:rPr>
                <w:rFonts w:ascii="Arial" w:hAnsi="Arial"/>
                <w:spacing w:val="-2"/>
              </w:rPr>
              <w:t>Wellness</w:t>
            </w:r>
            <w:proofErr w:type="spellEnd"/>
            <w:r w:rsidRPr="00B20818">
              <w:rPr>
                <w:rFonts w:ascii="Arial" w:hAnsi="Arial"/>
                <w:spacing w:val="-2"/>
              </w:rPr>
              <w:t>-зоне).</w:t>
            </w:r>
          </w:p>
        </w:tc>
        <w:tc>
          <w:tcPr>
            <w:tcW w:w="4463" w:type="dxa"/>
          </w:tcPr>
          <w:p w14:paraId="4C64D6E8" w14:textId="10E910A3"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Restaurants and bars – 4,044.19 </w:t>
            </w:r>
            <w:proofErr w:type="spellStart"/>
            <w:r w:rsidRPr="00B20818">
              <w:rPr>
                <w:rFonts w:ascii="Arial" w:hAnsi="Arial"/>
                <w:lang w:val="en-US"/>
              </w:rPr>
              <w:t>sq.m</w:t>
            </w:r>
            <w:proofErr w:type="spellEnd"/>
            <w:r w:rsidRPr="00B20818">
              <w:rPr>
                <w:rFonts w:ascii="Arial" w:hAnsi="Arial"/>
                <w:lang w:val="en-US"/>
              </w:rPr>
              <w:t xml:space="preserve"> (excluding the bar located at the Sky-Spa level, accounted</w:t>
            </w:r>
            <w:r>
              <w:rPr>
                <w:rFonts w:ascii="Arial" w:hAnsi="Arial"/>
                <w:lang w:val="en-US"/>
              </w:rPr>
              <w:t xml:space="preserve"> for within the Wellness zone).</w:t>
            </w:r>
          </w:p>
        </w:tc>
      </w:tr>
      <w:tr w:rsidR="00B20818" w:rsidRPr="009D6216" w14:paraId="22AC2222" w14:textId="77777777" w:rsidTr="001D0E99">
        <w:tc>
          <w:tcPr>
            <w:tcW w:w="4462" w:type="dxa"/>
          </w:tcPr>
          <w:p w14:paraId="2EC16757" w14:textId="25EC7BB4"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Конференц-залы и банкетные площади – 1 253,69 м², включая банкетный зал на 300 гостей.</w:t>
            </w:r>
          </w:p>
        </w:tc>
        <w:tc>
          <w:tcPr>
            <w:tcW w:w="4463" w:type="dxa"/>
          </w:tcPr>
          <w:p w14:paraId="4CA64B86" w14:textId="40B48A7B"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Conference and banquet facilities – 1,253.69 </w:t>
            </w:r>
            <w:proofErr w:type="spellStart"/>
            <w:r w:rsidRPr="00B20818">
              <w:rPr>
                <w:rFonts w:ascii="Arial" w:hAnsi="Arial"/>
                <w:lang w:val="en-US"/>
              </w:rPr>
              <w:t>sq.m</w:t>
            </w:r>
            <w:proofErr w:type="spellEnd"/>
            <w:r w:rsidRPr="00B20818">
              <w:rPr>
                <w:rFonts w:ascii="Arial" w:hAnsi="Arial"/>
                <w:lang w:val="en-US"/>
              </w:rPr>
              <w:t>, including a banquet hall with capacity for 300 guests.</w:t>
            </w:r>
          </w:p>
        </w:tc>
      </w:tr>
      <w:tr w:rsidR="00B20818" w:rsidRPr="009D6216" w14:paraId="2ADFFB96" w14:textId="77777777" w:rsidTr="001D0E99">
        <w:tc>
          <w:tcPr>
            <w:tcW w:w="4462" w:type="dxa"/>
          </w:tcPr>
          <w:p w14:paraId="0B0233B3" w14:textId="12C119FE"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 xml:space="preserve">Спа, фитнес и </w:t>
            </w:r>
            <w:proofErr w:type="spellStart"/>
            <w:r w:rsidRPr="00B20818">
              <w:rPr>
                <w:rFonts w:ascii="Arial" w:hAnsi="Arial"/>
                <w:spacing w:val="-2"/>
              </w:rPr>
              <w:t>wellness</w:t>
            </w:r>
            <w:proofErr w:type="spellEnd"/>
            <w:r w:rsidRPr="00B20818">
              <w:rPr>
                <w:rFonts w:ascii="Arial" w:hAnsi="Arial"/>
                <w:spacing w:val="-2"/>
              </w:rPr>
              <w:t>-зона – 4 070,59 м², включая крытый бассейн, процедурные кабинеты, залы для йоги и фитнес-центр.</w:t>
            </w:r>
          </w:p>
        </w:tc>
        <w:tc>
          <w:tcPr>
            <w:tcW w:w="4463" w:type="dxa"/>
          </w:tcPr>
          <w:p w14:paraId="6E862255" w14:textId="1159D8B9"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Spa, fitness and wellness zone – 4,070.59 </w:t>
            </w:r>
            <w:proofErr w:type="spellStart"/>
            <w:r w:rsidRPr="00B20818">
              <w:rPr>
                <w:rFonts w:ascii="Arial" w:hAnsi="Arial"/>
                <w:lang w:val="en-US"/>
              </w:rPr>
              <w:t>sq.m</w:t>
            </w:r>
            <w:proofErr w:type="spellEnd"/>
            <w:r w:rsidRPr="00B20818">
              <w:rPr>
                <w:rFonts w:ascii="Arial" w:hAnsi="Arial"/>
                <w:lang w:val="en-US"/>
              </w:rPr>
              <w:t>, including an indoor swimming pool, treatment rooms, yoga studios and a fitness center.</w:t>
            </w:r>
          </w:p>
        </w:tc>
      </w:tr>
      <w:tr w:rsidR="00B20818" w:rsidRPr="00B20818" w14:paraId="52CB1D1A" w14:textId="77777777" w:rsidTr="001D0E99">
        <w:tc>
          <w:tcPr>
            <w:tcW w:w="4462" w:type="dxa"/>
          </w:tcPr>
          <w:p w14:paraId="3B29838C" w14:textId="32AA1598"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Прочие помещения – 8 596,01 м².</w:t>
            </w:r>
          </w:p>
        </w:tc>
        <w:tc>
          <w:tcPr>
            <w:tcW w:w="4463" w:type="dxa"/>
          </w:tcPr>
          <w:p w14:paraId="42A86F85" w14:textId="59B3DCB2"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Other facilities – 8,596.01 </w:t>
            </w:r>
            <w:proofErr w:type="spellStart"/>
            <w:r w:rsidRPr="00B20818">
              <w:rPr>
                <w:rFonts w:ascii="Arial" w:hAnsi="Arial"/>
                <w:lang w:val="en-US"/>
              </w:rPr>
              <w:t>sq.m</w:t>
            </w:r>
            <w:proofErr w:type="spellEnd"/>
            <w:r w:rsidRPr="00B20818">
              <w:rPr>
                <w:rFonts w:ascii="Arial" w:hAnsi="Arial"/>
                <w:lang w:val="en-US"/>
              </w:rPr>
              <w:t>.</w:t>
            </w:r>
          </w:p>
        </w:tc>
      </w:tr>
      <w:tr w:rsidR="00B20818" w:rsidRPr="00B20818" w14:paraId="7302712A" w14:textId="77777777" w:rsidTr="001D0E99">
        <w:tc>
          <w:tcPr>
            <w:tcW w:w="4462" w:type="dxa"/>
          </w:tcPr>
          <w:p w14:paraId="274456BA" w14:textId="6B8ECF31" w:rsidR="00B20818" w:rsidRPr="00B20818" w:rsidRDefault="00B20818" w:rsidP="00B20818">
            <w:pPr>
              <w:pStyle w:val="a3"/>
              <w:spacing w:line="276" w:lineRule="auto"/>
              <w:ind w:left="0"/>
              <w:contextualSpacing w:val="0"/>
              <w:jc w:val="both"/>
              <w:rPr>
                <w:rFonts w:ascii="Arial" w:hAnsi="Arial"/>
                <w:spacing w:val="-2"/>
                <w:u w:val="single"/>
              </w:rPr>
            </w:pPr>
            <w:r w:rsidRPr="00B20818">
              <w:rPr>
                <w:rFonts w:ascii="Arial" w:hAnsi="Arial"/>
                <w:spacing w:val="-2"/>
                <w:u w:val="single"/>
              </w:rPr>
              <w:t>Особенности объекта:</w:t>
            </w:r>
          </w:p>
        </w:tc>
        <w:tc>
          <w:tcPr>
            <w:tcW w:w="4463" w:type="dxa"/>
          </w:tcPr>
          <w:p w14:paraId="03BFE009" w14:textId="1B392F14" w:rsidR="00B20818" w:rsidRPr="00B20818" w:rsidRDefault="00B20818" w:rsidP="00B20818">
            <w:pPr>
              <w:spacing w:line="276" w:lineRule="auto"/>
              <w:jc w:val="both"/>
              <w:rPr>
                <w:rFonts w:ascii="Arial" w:hAnsi="Arial"/>
              </w:rPr>
            </w:pPr>
            <w:r w:rsidRPr="00B20818">
              <w:rPr>
                <w:rFonts w:ascii="Arial" w:hAnsi="Arial"/>
                <w:u w:val="single"/>
                <w:lang w:val="en-US"/>
              </w:rPr>
              <w:t>Additional features:</w:t>
            </w:r>
          </w:p>
        </w:tc>
      </w:tr>
      <w:tr w:rsidR="00B20818" w:rsidRPr="009D6216" w14:paraId="3AFA91B3" w14:textId="77777777" w:rsidTr="001D0E99">
        <w:tc>
          <w:tcPr>
            <w:tcW w:w="4462" w:type="dxa"/>
          </w:tcPr>
          <w:p w14:paraId="26AE3EB8" w14:textId="758FEF90"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Sky Bridge – открытый мост, соединяющий башни отеля, на котором расположены два открытых бассейна с панорамным видом, зона отдыха, сауна, хамам, вспомогательные помещения.</w:t>
            </w:r>
          </w:p>
        </w:tc>
        <w:tc>
          <w:tcPr>
            <w:tcW w:w="4463" w:type="dxa"/>
          </w:tcPr>
          <w:p w14:paraId="05A8E234" w14:textId="1392A772"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Sky Bridge – an open bridge connecting the hotel towers, accommodating two outdoor swimming pools with panoramic views, a pool deck, sauna, ha</w:t>
            </w:r>
            <w:r>
              <w:rPr>
                <w:rFonts w:ascii="Arial" w:hAnsi="Arial"/>
                <w:lang w:val="en-US"/>
              </w:rPr>
              <w:t>mmam, and auxiliary facilities.</w:t>
            </w:r>
          </w:p>
        </w:tc>
      </w:tr>
      <w:tr w:rsidR="00B20818" w:rsidRPr="009D6216" w14:paraId="6BC3CB51" w14:textId="77777777" w:rsidTr="001D0E99">
        <w:tc>
          <w:tcPr>
            <w:tcW w:w="4462" w:type="dxa"/>
          </w:tcPr>
          <w:p w14:paraId="67727345" w14:textId="63831861" w:rsidR="00B20818" w:rsidRPr="00B20818" w:rsidRDefault="00B20818" w:rsidP="0018245D">
            <w:pPr>
              <w:pStyle w:val="a3"/>
              <w:numPr>
                <w:ilvl w:val="0"/>
                <w:numId w:val="134"/>
              </w:numPr>
              <w:spacing w:line="276" w:lineRule="auto"/>
              <w:ind w:left="449" w:hanging="449"/>
              <w:contextualSpacing w:val="0"/>
              <w:jc w:val="both"/>
              <w:rPr>
                <w:rFonts w:ascii="Arial" w:hAnsi="Arial"/>
                <w:spacing w:val="-2"/>
              </w:rPr>
            </w:pPr>
            <w:r w:rsidRPr="00B20818">
              <w:rPr>
                <w:rFonts w:ascii="Arial" w:hAnsi="Arial"/>
                <w:spacing w:val="-2"/>
              </w:rPr>
              <w:t>Прилегающая территория – благоустроенные прогулочные зоны, открытые бассейны, расположенные на территории отеля, кафе.</w:t>
            </w:r>
          </w:p>
        </w:tc>
        <w:tc>
          <w:tcPr>
            <w:tcW w:w="4463" w:type="dxa"/>
          </w:tcPr>
          <w:p w14:paraId="2CBD0DB6" w14:textId="7AD069A4" w:rsidR="00B20818" w:rsidRPr="00B20818" w:rsidRDefault="00B20818" w:rsidP="0018245D">
            <w:pPr>
              <w:pStyle w:val="a3"/>
              <w:numPr>
                <w:ilvl w:val="0"/>
                <w:numId w:val="134"/>
              </w:numPr>
              <w:spacing w:line="276" w:lineRule="auto"/>
              <w:ind w:left="385" w:hanging="385"/>
              <w:contextualSpacing w:val="0"/>
              <w:jc w:val="both"/>
              <w:rPr>
                <w:rFonts w:ascii="Arial" w:hAnsi="Arial"/>
                <w:lang w:val="en-US"/>
              </w:rPr>
            </w:pPr>
            <w:r w:rsidRPr="00B20818">
              <w:rPr>
                <w:rFonts w:ascii="Arial" w:hAnsi="Arial"/>
                <w:lang w:val="en-US"/>
              </w:rPr>
              <w:t>External areas – landscaped grounds, outd</w:t>
            </w:r>
            <w:r>
              <w:rPr>
                <w:rFonts w:ascii="Arial" w:hAnsi="Arial"/>
                <w:lang w:val="en-US"/>
              </w:rPr>
              <w:t>oor swimming pools, and a café.</w:t>
            </w:r>
          </w:p>
        </w:tc>
      </w:tr>
      <w:tr w:rsidR="00B20818" w:rsidRPr="009D6216" w14:paraId="28B27CCA" w14:textId="77777777" w:rsidTr="001D0E99">
        <w:tc>
          <w:tcPr>
            <w:tcW w:w="4462" w:type="dxa"/>
          </w:tcPr>
          <w:p w14:paraId="0B8FE482" w14:textId="13C3076D" w:rsidR="00B20818" w:rsidRPr="00B20818" w:rsidRDefault="00B20818" w:rsidP="0018245D">
            <w:pPr>
              <w:pStyle w:val="a3"/>
              <w:numPr>
                <w:ilvl w:val="0"/>
                <w:numId w:val="134"/>
              </w:numPr>
              <w:spacing w:line="276" w:lineRule="auto"/>
              <w:ind w:left="449" w:hanging="449"/>
              <w:jc w:val="both"/>
              <w:rPr>
                <w:rFonts w:ascii="Arial" w:hAnsi="Arial"/>
                <w:spacing w:val="-2"/>
              </w:rPr>
            </w:pPr>
            <w:proofErr w:type="spellStart"/>
            <w:r w:rsidRPr="00B20818">
              <w:rPr>
                <w:rFonts w:ascii="Arial" w:hAnsi="Arial"/>
                <w:spacing w:val="-2"/>
              </w:rPr>
              <w:t>обственный</w:t>
            </w:r>
            <w:proofErr w:type="spellEnd"/>
            <w:r w:rsidRPr="00B20818">
              <w:rPr>
                <w:rFonts w:ascii="Arial" w:hAnsi="Arial"/>
                <w:spacing w:val="-2"/>
              </w:rPr>
              <w:t xml:space="preserve"> пляж с оборудованными зонами отдыха для гостей и резидентов.</w:t>
            </w:r>
          </w:p>
        </w:tc>
        <w:tc>
          <w:tcPr>
            <w:tcW w:w="4463" w:type="dxa"/>
          </w:tcPr>
          <w:p w14:paraId="2A3E0780" w14:textId="4AAD1B9A"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Private beach with designated leisure areas for hotel guests and residents.</w:t>
            </w:r>
          </w:p>
        </w:tc>
      </w:tr>
      <w:tr w:rsidR="00B20818" w:rsidRPr="009D6216" w14:paraId="4BC9E0EC" w14:textId="77777777" w:rsidTr="001D0E99">
        <w:tc>
          <w:tcPr>
            <w:tcW w:w="4462" w:type="dxa"/>
          </w:tcPr>
          <w:p w14:paraId="4398CD5F" w14:textId="5DD95156"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Подземная автостоянка на 52 м/м.</w:t>
            </w:r>
          </w:p>
        </w:tc>
        <w:tc>
          <w:tcPr>
            <w:tcW w:w="4463" w:type="dxa"/>
          </w:tcPr>
          <w:p w14:paraId="580B7D11" w14:textId="0A655384"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Underground parking </w:t>
            </w:r>
            <w:r>
              <w:rPr>
                <w:rFonts w:ascii="Arial" w:hAnsi="Arial"/>
                <w:lang w:val="en-US"/>
              </w:rPr>
              <w:t>with a capacity of 52 vehicles.</w:t>
            </w:r>
          </w:p>
        </w:tc>
      </w:tr>
      <w:tr w:rsidR="00B20818" w:rsidRPr="009D6216" w14:paraId="09E39FC7" w14:textId="77777777" w:rsidTr="001D0E99">
        <w:tc>
          <w:tcPr>
            <w:tcW w:w="4462" w:type="dxa"/>
          </w:tcPr>
          <w:p w14:paraId="67597C6E" w14:textId="3999E952"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Отель также имеет прямой доступ к зданию с 58 апартаментами премиум-класса, что обеспечивает интеграцию гостиничного сервиса для владельцев и гостей апартаментов.</w:t>
            </w:r>
          </w:p>
        </w:tc>
        <w:tc>
          <w:tcPr>
            <w:tcW w:w="4463" w:type="dxa"/>
          </w:tcPr>
          <w:p w14:paraId="6F076611" w14:textId="35599147"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Direct access to a separate building with 58 premium-class apartments, providing integrated hotel services for apartment owners and their guests.</w:t>
            </w:r>
          </w:p>
        </w:tc>
      </w:tr>
    </w:tbl>
    <w:p w14:paraId="6DA0C0EB" w14:textId="6EECD1EA" w:rsidR="00B20818" w:rsidRDefault="00B20818">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B20818" w:rsidRPr="00C30A4B" w14:paraId="25E63ED2" w14:textId="77777777" w:rsidTr="001D0E99">
        <w:tc>
          <w:tcPr>
            <w:tcW w:w="4462" w:type="dxa"/>
          </w:tcPr>
          <w:p w14:paraId="3A1A364C" w14:textId="707F772A" w:rsidR="00B20818" w:rsidRPr="00C30A4B" w:rsidRDefault="00B20818" w:rsidP="001D0E99">
            <w:pPr>
              <w:pStyle w:val="Heading16pt"/>
              <w:spacing w:after="120" w:line="276" w:lineRule="auto"/>
              <w:jc w:val="center"/>
              <w:rPr>
                <w:sz w:val="20"/>
                <w:u w:val="single"/>
              </w:rPr>
            </w:pPr>
            <w:r>
              <w:rPr>
                <w:sz w:val="20"/>
                <w:u w:val="single"/>
              </w:rPr>
              <w:lastRenderedPageBreak/>
              <w:t xml:space="preserve">Приложение </w:t>
            </w:r>
            <w:r w:rsidR="001D0E99">
              <w:rPr>
                <w:sz w:val="20"/>
                <w:u w:val="single"/>
              </w:rPr>
              <w:t>5</w:t>
            </w:r>
          </w:p>
          <w:p w14:paraId="1AA1CA71" w14:textId="27307EED" w:rsidR="00B20818" w:rsidRPr="00C30A4B" w:rsidRDefault="001D0E99" w:rsidP="001D0E99">
            <w:pPr>
              <w:spacing w:line="276" w:lineRule="auto"/>
              <w:jc w:val="center"/>
              <w:rPr>
                <w:rFonts w:ascii="Arial" w:hAnsi="Arial"/>
                <w:b/>
              </w:rPr>
            </w:pPr>
            <w:r w:rsidRPr="001D0E99">
              <w:rPr>
                <w:rFonts w:ascii="Arial" w:hAnsi="Arial"/>
                <w:b/>
              </w:rPr>
              <w:t xml:space="preserve">Бренды </w:t>
            </w:r>
            <w:proofErr w:type="spellStart"/>
            <w:r w:rsidRPr="001D0E99">
              <w:rPr>
                <w:rFonts w:ascii="Arial" w:hAnsi="Arial"/>
                <w:b/>
              </w:rPr>
              <w:t>Dusit</w:t>
            </w:r>
            <w:proofErr w:type="spellEnd"/>
          </w:p>
        </w:tc>
        <w:tc>
          <w:tcPr>
            <w:tcW w:w="4463" w:type="dxa"/>
          </w:tcPr>
          <w:p w14:paraId="4BE019CE" w14:textId="42358EDA" w:rsidR="00B20818" w:rsidRPr="001D0E99" w:rsidRDefault="00B20818" w:rsidP="001D0E99">
            <w:pPr>
              <w:pStyle w:val="Heading16pt"/>
              <w:spacing w:after="120" w:line="276" w:lineRule="auto"/>
              <w:jc w:val="center"/>
              <w:rPr>
                <w:caps/>
                <w:sz w:val="20"/>
                <w:u w:val="single"/>
              </w:rPr>
            </w:pPr>
            <w:r>
              <w:rPr>
                <w:sz w:val="20"/>
                <w:u w:val="single"/>
                <w:lang w:val="en-US"/>
              </w:rPr>
              <w:t xml:space="preserve">Schedule </w:t>
            </w:r>
            <w:r w:rsidR="001D0E99">
              <w:rPr>
                <w:sz w:val="20"/>
                <w:u w:val="single"/>
              </w:rPr>
              <w:t>5</w:t>
            </w:r>
          </w:p>
          <w:p w14:paraId="6F4ADBFC" w14:textId="6421361F" w:rsidR="00B20818" w:rsidRPr="00C30A4B" w:rsidRDefault="001D0E99" w:rsidP="001D0E99">
            <w:pPr>
              <w:pStyle w:val="AnnexureLn2"/>
              <w:keepNext w:val="0"/>
              <w:spacing w:after="120" w:line="276" w:lineRule="auto"/>
              <w:rPr>
                <w:b w:val="0"/>
                <w:spacing w:val="-2"/>
                <w:sz w:val="20"/>
                <w:lang w:val="en-US"/>
              </w:rPr>
            </w:pPr>
            <w:r w:rsidRPr="001D0E99">
              <w:rPr>
                <w:sz w:val="20"/>
                <w:lang w:val="en-US"/>
              </w:rPr>
              <w:t>Dusit Brands</w:t>
            </w:r>
          </w:p>
        </w:tc>
      </w:tr>
      <w:tr w:rsidR="00B20818" w:rsidRPr="009D6216" w14:paraId="398DED4E" w14:textId="77777777" w:rsidTr="001D0E99">
        <w:tc>
          <w:tcPr>
            <w:tcW w:w="4462" w:type="dxa"/>
          </w:tcPr>
          <w:p w14:paraId="0D04C3E7" w14:textId="5FB88506" w:rsidR="00B20818" w:rsidRPr="001D0E99" w:rsidRDefault="001D0E99" w:rsidP="001D0E99">
            <w:pPr>
              <w:spacing w:line="276" w:lineRule="auto"/>
              <w:jc w:val="both"/>
            </w:pPr>
            <w:r w:rsidRPr="001D0E99">
              <w:rPr>
                <w:rFonts w:ascii="Arial" w:hAnsi="Arial"/>
              </w:rPr>
              <w:t xml:space="preserve">Список Брендов </w:t>
            </w:r>
            <w:proofErr w:type="spellStart"/>
            <w:r w:rsidRPr="001D0E99">
              <w:rPr>
                <w:rFonts w:ascii="Arial" w:hAnsi="Arial"/>
              </w:rPr>
              <w:t>Dusit</w:t>
            </w:r>
            <w:proofErr w:type="spellEnd"/>
            <w:r w:rsidRPr="001D0E99">
              <w:rPr>
                <w:rFonts w:ascii="Arial" w:hAnsi="Arial"/>
              </w:rPr>
              <w:t xml:space="preserve"> (зарегистрированных и незарегистрированных), коммерческих наименований, логотипов и др., используемых </w:t>
            </w:r>
            <w:del w:id="696" w:author="Arina Dovzhenko" w:date="2025-11-28T16:06:00Z" w16du:dateUtc="2025-11-28T13:06:00Z">
              <w:r w:rsidRPr="001D0E99" w:rsidDel="00FD7DE6">
                <w:rPr>
                  <w:rFonts w:ascii="Arial" w:hAnsi="Arial"/>
                </w:rPr>
                <w:delText>Гостиницей</w:delText>
              </w:r>
            </w:del>
            <w:ins w:id="697" w:author="Arina Dovzhenko" w:date="2025-11-28T16:06:00Z" w16du:dateUtc="2025-11-28T13:06:00Z">
              <w:r w:rsidR="00FD7DE6">
                <w:rPr>
                  <w:rFonts w:ascii="Arial" w:hAnsi="Arial"/>
                </w:rPr>
                <w:t>Отелем</w:t>
              </w:r>
            </w:ins>
            <w:r>
              <w:rPr>
                <w:rFonts w:ascii="Arial" w:hAnsi="Arial"/>
              </w:rPr>
              <w:t>.</w:t>
            </w:r>
          </w:p>
        </w:tc>
        <w:tc>
          <w:tcPr>
            <w:tcW w:w="4463" w:type="dxa"/>
          </w:tcPr>
          <w:p w14:paraId="0ADC1E95" w14:textId="6F10CEB9" w:rsidR="00B20818" w:rsidRPr="001D0E99" w:rsidRDefault="001D0E99" w:rsidP="001D0E99">
            <w:pPr>
              <w:pStyle w:val="af"/>
              <w:spacing w:after="120" w:line="276" w:lineRule="auto"/>
              <w:jc w:val="both"/>
              <w:rPr>
                <w:rFonts w:ascii="Arial" w:hAnsi="Arial"/>
                <w:lang w:val="en-US"/>
              </w:rPr>
            </w:pPr>
            <w:r w:rsidRPr="001D0E99">
              <w:rPr>
                <w:rFonts w:ascii="Arial" w:hAnsi="Arial"/>
                <w:lang w:val="en-US"/>
              </w:rPr>
              <w:t>List of the Dusit Brands (registered and non-registered), trade names, logo. etc. to be used by the Hotel.</w:t>
            </w:r>
          </w:p>
        </w:tc>
      </w:tr>
    </w:tbl>
    <w:p w14:paraId="0E3DE2CA" w14:textId="29B39046" w:rsidR="00C30A4B" w:rsidRDefault="00C30A4B" w:rsidP="001E7D76">
      <w:pPr>
        <w:rPr>
          <w:lang w:val="en-US"/>
        </w:rPr>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33"/>
        <w:gridCol w:w="4498"/>
      </w:tblGrid>
      <w:tr w:rsidR="00222C7A" w14:paraId="672D4892" w14:textId="77777777" w:rsidTr="00222C7A">
        <w:trPr>
          <w:trHeight w:val="304"/>
        </w:trPr>
        <w:tc>
          <w:tcPr>
            <w:tcW w:w="4433" w:type="dxa"/>
            <w:tcBorders>
              <w:top w:val="single" w:sz="4" w:space="0" w:color="000000"/>
              <w:left w:val="single" w:sz="4" w:space="0" w:color="000000"/>
              <w:bottom w:val="single" w:sz="4" w:space="0" w:color="000000"/>
              <w:right w:val="single" w:sz="4" w:space="0" w:color="000000"/>
            </w:tcBorders>
          </w:tcPr>
          <w:p w14:paraId="081A6797" w14:textId="77777777" w:rsidR="00222C7A" w:rsidRPr="00222C7A" w:rsidRDefault="00222C7A" w:rsidP="00553CAF">
            <w:pPr>
              <w:spacing w:line="276" w:lineRule="auto"/>
              <w:jc w:val="center"/>
              <w:rPr>
                <w:rFonts w:ascii="Arial" w:hAnsi="Arial"/>
                <w:b/>
              </w:rPr>
            </w:pPr>
            <w:r w:rsidRPr="00222C7A">
              <w:rPr>
                <w:rFonts w:ascii="Arial" w:hAnsi="Arial"/>
                <w:b/>
              </w:rPr>
              <w:t>Бренды / Brands</w:t>
            </w:r>
          </w:p>
        </w:tc>
        <w:tc>
          <w:tcPr>
            <w:tcW w:w="4498" w:type="dxa"/>
            <w:tcBorders>
              <w:top w:val="single" w:sz="4" w:space="0" w:color="000000"/>
              <w:left w:val="single" w:sz="4" w:space="0" w:color="000000"/>
              <w:bottom w:val="single" w:sz="4" w:space="0" w:color="000000"/>
              <w:right w:val="single" w:sz="4" w:space="0" w:color="000000"/>
            </w:tcBorders>
          </w:tcPr>
          <w:p w14:paraId="7804B1FE" w14:textId="77777777" w:rsidR="00222C7A" w:rsidRPr="00222C7A" w:rsidRDefault="00222C7A" w:rsidP="00553CAF">
            <w:pPr>
              <w:spacing w:line="276" w:lineRule="auto"/>
              <w:jc w:val="center"/>
              <w:rPr>
                <w:rFonts w:ascii="Arial" w:hAnsi="Arial"/>
                <w:b/>
              </w:rPr>
            </w:pPr>
            <w:r w:rsidRPr="00222C7A">
              <w:rPr>
                <w:rFonts w:ascii="Arial" w:hAnsi="Arial"/>
                <w:b/>
              </w:rPr>
              <w:t xml:space="preserve">Логотипы / </w:t>
            </w:r>
            <w:proofErr w:type="spellStart"/>
            <w:r w:rsidRPr="00222C7A">
              <w:rPr>
                <w:rFonts w:ascii="Arial" w:hAnsi="Arial"/>
                <w:b/>
              </w:rPr>
              <w:t>Logos</w:t>
            </w:r>
            <w:proofErr w:type="spellEnd"/>
          </w:p>
        </w:tc>
      </w:tr>
      <w:tr w:rsidR="00222C7A" w14:paraId="4E7A2C0D" w14:textId="77777777" w:rsidTr="00222C7A">
        <w:trPr>
          <w:trHeight w:val="1397"/>
        </w:trPr>
        <w:tc>
          <w:tcPr>
            <w:tcW w:w="4433" w:type="dxa"/>
            <w:tcBorders>
              <w:top w:val="single" w:sz="4" w:space="0" w:color="000000"/>
              <w:left w:val="single" w:sz="4" w:space="0" w:color="000000"/>
              <w:bottom w:val="single" w:sz="4" w:space="0" w:color="000000"/>
              <w:right w:val="single" w:sz="4" w:space="0" w:color="000000"/>
            </w:tcBorders>
          </w:tcPr>
          <w:p w14:paraId="4F45E713" w14:textId="77777777" w:rsidR="00222C7A" w:rsidRPr="00222C7A" w:rsidRDefault="00222C7A" w:rsidP="00553CAF">
            <w:pPr>
              <w:tabs>
                <w:tab w:val="left" w:pos="2280"/>
              </w:tabs>
              <w:spacing w:line="276" w:lineRule="auto"/>
              <w:jc w:val="center"/>
              <w:rPr>
                <w:rFonts w:ascii="Arial" w:hAnsi="Arial"/>
                <w:b/>
              </w:rPr>
            </w:pPr>
          </w:p>
          <w:p w14:paraId="47BE9C2B" w14:textId="77777777" w:rsidR="00222C7A" w:rsidRPr="00222C7A" w:rsidRDefault="00222C7A" w:rsidP="00553CAF">
            <w:pPr>
              <w:tabs>
                <w:tab w:val="left" w:pos="2280"/>
              </w:tabs>
              <w:spacing w:line="276" w:lineRule="auto"/>
              <w:jc w:val="center"/>
              <w:rPr>
                <w:rFonts w:ascii="Arial" w:hAnsi="Arial"/>
                <w:b/>
              </w:rPr>
            </w:pPr>
          </w:p>
          <w:p w14:paraId="7679F668" w14:textId="77777777" w:rsidR="00222C7A" w:rsidRPr="00222C7A" w:rsidRDefault="00222C7A" w:rsidP="00553CAF">
            <w:pPr>
              <w:tabs>
                <w:tab w:val="left" w:pos="2280"/>
              </w:tabs>
              <w:spacing w:line="276" w:lineRule="auto"/>
              <w:jc w:val="center"/>
              <w:rPr>
                <w:rFonts w:ascii="Arial" w:hAnsi="Arial"/>
                <w:b/>
              </w:rPr>
            </w:pPr>
            <w:proofErr w:type="spellStart"/>
            <w:r w:rsidRPr="00222C7A">
              <w:rPr>
                <w:rFonts w:ascii="Arial" w:hAnsi="Arial"/>
                <w:b/>
              </w:rPr>
              <w:t>Dusit</w:t>
            </w:r>
            <w:proofErr w:type="spellEnd"/>
            <w:r w:rsidRPr="00222C7A">
              <w:rPr>
                <w:rFonts w:ascii="Arial" w:hAnsi="Arial"/>
                <w:b/>
              </w:rPr>
              <w:t xml:space="preserve"> </w:t>
            </w:r>
            <w:proofErr w:type="spellStart"/>
            <w:r w:rsidRPr="00222C7A">
              <w:rPr>
                <w:rFonts w:ascii="Arial" w:hAnsi="Arial"/>
                <w:b/>
              </w:rPr>
              <w:t>Thani</w:t>
            </w:r>
            <w:proofErr w:type="spellEnd"/>
          </w:p>
        </w:tc>
        <w:tc>
          <w:tcPr>
            <w:tcW w:w="4498" w:type="dxa"/>
            <w:tcBorders>
              <w:top w:val="single" w:sz="4" w:space="0" w:color="000000"/>
              <w:left w:val="single" w:sz="4" w:space="0" w:color="000000"/>
              <w:bottom w:val="single" w:sz="4" w:space="0" w:color="000000"/>
              <w:right w:val="single" w:sz="4" w:space="0" w:color="000000"/>
            </w:tcBorders>
          </w:tcPr>
          <w:p w14:paraId="3FEEFD5A" w14:textId="77777777" w:rsidR="00222C7A" w:rsidRDefault="00222C7A" w:rsidP="00553CAF">
            <w:pPr>
              <w:tabs>
                <w:tab w:val="left" w:pos="2624"/>
              </w:tabs>
              <w:spacing w:line="276" w:lineRule="auto"/>
              <w:jc w:val="center"/>
              <w:rPr>
                <w:rFonts w:ascii="Arial" w:hAnsi="Arial"/>
                <w:sz w:val="16"/>
              </w:rPr>
            </w:pPr>
            <w:r>
              <w:rPr>
                <w:noProof/>
              </w:rPr>
              <w:drawing>
                <wp:inline distT="0" distB="0" distL="0" distR="0" wp14:anchorId="3FF8DE11" wp14:editId="496C08DE">
                  <wp:extent cx="2891790" cy="1342390"/>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rcRect/>
                          <a:stretch/>
                        </pic:blipFill>
                        <pic:spPr>
                          <a:xfrm>
                            <a:off x="0" y="0"/>
                            <a:ext cx="2891790" cy="1342390"/>
                          </a:xfrm>
                          <a:prstGeom prst="rect">
                            <a:avLst/>
                          </a:prstGeom>
                        </pic:spPr>
                      </pic:pic>
                    </a:graphicData>
                  </a:graphic>
                </wp:inline>
              </w:drawing>
            </w:r>
          </w:p>
        </w:tc>
      </w:tr>
    </w:tbl>
    <w:p w14:paraId="47281E89" w14:textId="67A1A11B" w:rsidR="00B20818" w:rsidRDefault="00B20818" w:rsidP="001E7D76">
      <w:pPr>
        <w:rPr>
          <w:lang w:val="en-US"/>
        </w:rPr>
      </w:pPr>
    </w:p>
    <w:p w14:paraId="331BF44F" w14:textId="77777777" w:rsidR="00B20818" w:rsidRPr="00B20818" w:rsidRDefault="00B20818" w:rsidP="001E7D76">
      <w:pPr>
        <w:rPr>
          <w:lang w:val="en-US"/>
        </w:rPr>
      </w:pPr>
    </w:p>
    <w:p w14:paraId="70050000" w14:textId="77777777" w:rsidR="00C95F17" w:rsidRPr="00B20818" w:rsidRDefault="00C95F17">
      <w:pPr>
        <w:rPr>
          <w:rFonts w:ascii="Arial" w:hAnsi="Arial" w:cs="Arial"/>
          <w:color w:val="000000" w:themeColor="text1"/>
          <w:lang w:val="en-US"/>
        </w:rPr>
      </w:pPr>
    </w:p>
    <w:p w14:paraId="4BBB8B54" w14:textId="37C467AB" w:rsidR="00C95F17" w:rsidRPr="00710552" w:rsidRDefault="00980A14" w:rsidP="00553CAF">
      <w:pPr>
        <w:pStyle w:val="af"/>
        <w:spacing w:line="276" w:lineRule="auto"/>
        <w:jc w:val="center"/>
        <w:rPr>
          <w:rFonts w:ascii="Arial" w:hAnsi="Arial" w:cs="Arial"/>
          <w:color w:val="000000" w:themeColor="text1"/>
        </w:rPr>
      </w:pPr>
      <w:r>
        <w:rPr>
          <w:rFonts w:ascii="Arial" w:hAnsi="Arial" w:cs="Arial"/>
          <w:color w:val="000000" w:themeColor="text1"/>
        </w:rPr>
        <w:t xml:space="preserve">************ </w:t>
      </w:r>
      <w:r w:rsidR="00F27E9D">
        <w:rPr>
          <w:rFonts w:ascii="Arial" w:hAnsi="Arial" w:cs="Arial"/>
          <w:color w:val="000000" w:themeColor="text1"/>
        </w:rPr>
        <w:t xml:space="preserve"> </w:t>
      </w:r>
    </w:p>
    <w:sectPr w:rsidR="00C95F17" w:rsidRPr="00710552" w:rsidSect="00553CAF">
      <w:headerReference w:type="default" r:id="rId11"/>
      <w:footerReference w:type="default" r:id="rId12"/>
      <w:pgSz w:w="11905" w:h="16837"/>
      <w:pgMar w:top="1440" w:right="1440" w:bottom="1134" w:left="1440" w:header="5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8466E" w14:textId="77777777" w:rsidR="005E3958" w:rsidRDefault="005E3958">
      <w:pPr>
        <w:spacing w:after="0" w:line="240" w:lineRule="auto"/>
      </w:pPr>
      <w:r>
        <w:separator/>
      </w:r>
    </w:p>
  </w:endnote>
  <w:endnote w:type="continuationSeparator" w:id="0">
    <w:p w14:paraId="26D36E99" w14:textId="77777777" w:rsidR="005E3958" w:rsidRDefault="005E3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Zurich BT">
    <w:altName w:val="Arial"/>
    <w:charset w:val="CC"/>
    <w:family w:val="roman"/>
    <w:pitch w:val="variable"/>
  </w:font>
  <w:font w:name="XO Thames">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0000" w14:textId="4B26B861" w:rsidR="00553CAF" w:rsidRDefault="00553CAF">
    <w:pPr>
      <w:pStyle w:val="ad"/>
      <w:tabs>
        <w:tab w:val="clear" w:pos="4536"/>
      </w:tabs>
      <w:rPr>
        <w:rFonts w:ascii="Arial" w:hAnsi="Arial"/>
        <w:i/>
        <w:sz w:val="12"/>
      </w:rPr>
    </w:pPr>
    <w:r>
      <w:rPr>
        <w:rFonts w:ascii="Arial" w:hAnsi="Arial"/>
        <w:i/>
        <w:sz w:val="12"/>
      </w:rPr>
      <w:t xml:space="preserve">Соглашение о техническом консультировании DI Hospitality EMEA LLC - </w:t>
    </w:r>
    <w:r>
      <w:rPr>
        <w:rFonts w:ascii="Arial" w:hAnsi="Arial"/>
        <w:i/>
        <w:spacing w:val="-2"/>
        <w:sz w:val="12"/>
      </w:rPr>
      <w:t>ООО «Морской Порт Геленджик</w:t>
    </w:r>
    <w:r>
      <w:rPr>
        <w:rFonts w:ascii="Arial" w:hAnsi="Arial"/>
        <w:i/>
        <w:spacing w:val="-2"/>
        <w:sz w:val="16"/>
      </w:rPr>
      <w:t>»</w:t>
    </w:r>
    <w:r>
      <w:rPr>
        <w:rFonts w:ascii="Arial" w:hAnsi="Arial"/>
        <w:i/>
        <w:sz w:val="12"/>
      </w:rPr>
      <w:t xml:space="preserve"> / </w:t>
    </w:r>
  </w:p>
  <w:p w14:paraId="1B000000" w14:textId="77777777" w:rsidR="00553CAF" w:rsidRPr="005E225A" w:rsidRDefault="00553CAF">
    <w:pPr>
      <w:rPr>
        <w:rFonts w:ascii="Arial Unicode MS" w:hAnsi="Arial Unicode MS"/>
        <w:i/>
        <w:sz w:val="16"/>
        <w:lang w:val="en-US"/>
      </w:rPr>
    </w:pPr>
    <w:r w:rsidRPr="005E225A">
      <w:rPr>
        <w:rFonts w:ascii="Arial" w:hAnsi="Arial"/>
        <w:i/>
        <w:sz w:val="12"/>
        <w:lang w:val="en-US"/>
      </w:rPr>
      <w:t>Technical Consultancy Agreement (DI Hospitality EMEA LLC - LLC Sea Port Gelendzhik)</w:t>
    </w:r>
    <w:r w:rsidRPr="005E225A">
      <w:rPr>
        <w:rFonts w:ascii="Arial Unicode MS" w:hAnsi="Arial Unicode MS"/>
        <w:i/>
        <w:sz w:val="16"/>
        <w:lang w:val="en-US"/>
      </w:rPr>
      <w:tab/>
    </w:r>
  </w:p>
  <w:p w14:paraId="1C000000" w14:textId="61563F6D" w:rsidR="00553CAF" w:rsidRDefault="00553CAF">
    <w:pPr>
      <w:pStyle w:val="ad"/>
      <w:tabs>
        <w:tab w:val="clear" w:pos="4536"/>
      </w:tabs>
      <w:jc w:val="right"/>
      <w:rPr>
        <w:rStyle w:val="a8"/>
        <w:rFonts w:ascii="Arial" w:hAnsi="Arial"/>
        <w:sz w:val="16"/>
      </w:rPr>
    </w:pPr>
    <w:r>
      <w:rPr>
        <w:rFonts w:ascii="Arial" w:hAnsi="Arial"/>
        <w:sz w:val="16"/>
      </w:rPr>
      <w:t>Страница /</w:t>
    </w:r>
    <w:r>
      <w:rPr>
        <w:rFonts w:ascii="Arial" w:hAnsi="Arial"/>
        <w:i/>
        <w:sz w:val="16"/>
      </w:rPr>
      <w:t xml:space="preserve"> </w:t>
    </w:r>
    <w:r>
      <w:rPr>
        <w:rFonts w:ascii="Arial" w:hAnsi="Arial"/>
        <w:sz w:val="16"/>
      </w:rPr>
      <w:t xml:space="preserve">Page </w:t>
    </w:r>
    <w:r>
      <w:rPr>
        <w:rFonts w:ascii="Arial" w:hAnsi="Arial"/>
        <w:sz w:val="16"/>
      </w:rPr>
      <w:fldChar w:fldCharType="begin"/>
    </w:r>
    <w:r>
      <w:rPr>
        <w:rFonts w:ascii="Arial" w:hAnsi="Arial"/>
        <w:sz w:val="16"/>
      </w:rPr>
      <w:instrText xml:space="preserve">PAGE </w:instrText>
    </w:r>
    <w:r>
      <w:rPr>
        <w:rFonts w:ascii="Arial" w:hAnsi="Arial"/>
        <w:sz w:val="16"/>
      </w:rPr>
      <w:fldChar w:fldCharType="separate"/>
    </w:r>
    <w:r w:rsidR="001A6517">
      <w:rPr>
        <w:rFonts w:ascii="Arial" w:hAnsi="Arial"/>
        <w:noProof/>
        <w:sz w:val="16"/>
      </w:rPr>
      <w:t>29</w:t>
    </w:r>
    <w:r>
      <w:rPr>
        <w:rFonts w:ascii="Arial" w:hAnsi="Arial"/>
        <w:sz w:val="16"/>
      </w:rPr>
      <w:fldChar w:fldCharType="end"/>
    </w:r>
    <w:r>
      <w:rPr>
        <w:rFonts w:ascii="Arial" w:hAnsi="Arial"/>
        <w:sz w:val="16"/>
      </w:rPr>
      <w:t xml:space="preserve"> из / of </w:t>
    </w:r>
    <w:r>
      <w:rPr>
        <w:rFonts w:ascii="Arial" w:hAnsi="Arial"/>
        <w:sz w:val="16"/>
      </w:rPr>
      <w:fldChar w:fldCharType="begin"/>
    </w:r>
    <w:r>
      <w:rPr>
        <w:rFonts w:ascii="Arial" w:hAnsi="Arial"/>
        <w:sz w:val="16"/>
      </w:rPr>
      <w:instrText xml:space="preserve">NUMPAGES </w:instrText>
    </w:r>
    <w:r>
      <w:rPr>
        <w:rFonts w:ascii="Arial" w:hAnsi="Arial"/>
        <w:sz w:val="16"/>
      </w:rPr>
      <w:fldChar w:fldCharType="separate"/>
    </w:r>
    <w:r w:rsidR="001A6517">
      <w:rPr>
        <w:rFonts w:ascii="Arial" w:hAnsi="Arial"/>
        <w:noProof/>
        <w:sz w:val="16"/>
      </w:rPr>
      <w:t>65</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9C24" w14:textId="77777777" w:rsidR="005E3958" w:rsidRDefault="005E3958">
      <w:pPr>
        <w:spacing w:after="0" w:line="240" w:lineRule="auto"/>
      </w:pPr>
      <w:r>
        <w:separator/>
      </w:r>
    </w:p>
  </w:footnote>
  <w:footnote w:type="continuationSeparator" w:id="0">
    <w:p w14:paraId="6622CAAB" w14:textId="77777777" w:rsidR="005E3958" w:rsidRDefault="005E3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0000" w14:textId="77777777" w:rsidR="00553CAF" w:rsidRDefault="00553CAF">
    <w:pPr>
      <w:pStyle w:val="af"/>
      <w:spacing w:after="0" w:line="276" w:lineRule="auto"/>
      <w:jc w:val="center"/>
      <w:rPr>
        <w:rFonts w:ascii="Arial" w:hAnsi="Arial"/>
        <w:b/>
        <w:spacing w:val="-2"/>
        <w:sz w:val="16"/>
      </w:rPr>
    </w:pPr>
    <w:r>
      <w:rPr>
        <w:rFonts w:ascii="Arial" w:hAnsi="Arial"/>
        <w:b/>
        <w:spacing w:val="-2"/>
        <w:sz w:val="16"/>
      </w:rPr>
      <w:t xml:space="preserve">Соглашение о Техническом консультировании / </w:t>
    </w:r>
    <w:r>
      <w:rPr>
        <w:rFonts w:ascii="Arial" w:hAnsi="Arial"/>
        <w:b/>
        <w:spacing w:val="-2"/>
        <w:sz w:val="16"/>
      </w:rPr>
      <w:t>Technical Consultancy Agreement</w:t>
    </w:r>
  </w:p>
  <w:p w14:paraId="17000000" w14:textId="77777777" w:rsidR="00553CAF" w:rsidRPr="005E225A" w:rsidRDefault="00553CAF">
    <w:pPr>
      <w:tabs>
        <w:tab w:val="left" w:pos="1376"/>
        <w:tab w:val="center" w:pos="4412"/>
        <w:tab w:val="left" w:pos="6384"/>
      </w:tabs>
      <w:jc w:val="center"/>
      <w:rPr>
        <w:rFonts w:ascii="Arial" w:hAnsi="Arial"/>
        <w:b/>
        <w:sz w:val="16"/>
        <w:lang w:val="en-US"/>
      </w:rPr>
    </w:pPr>
    <w:r w:rsidRPr="005E225A">
      <w:rPr>
        <w:rFonts w:ascii="Arial" w:hAnsi="Arial"/>
        <w:sz w:val="16"/>
        <w:lang w:val="en-US"/>
      </w:rPr>
      <w:t>Dusit Thani Gelendzhik Marina</w:t>
    </w:r>
  </w:p>
  <w:p w14:paraId="18000000" w14:textId="77777777" w:rsidR="00553CAF" w:rsidRPr="005E225A" w:rsidRDefault="00553CAF">
    <w:pPr>
      <w:jc w:val="center"/>
      <w:rPr>
        <w:rFonts w:ascii="Arial" w:hAnsi="Arial"/>
        <w:sz w:val="16"/>
        <w:lang w:val="en-US"/>
      </w:rPr>
    </w:pPr>
    <w:r>
      <w:rPr>
        <w:rFonts w:ascii="Arial" w:hAnsi="Arial"/>
        <w:spacing w:val="-2"/>
        <w:sz w:val="16"/>
      </w:rPr>
      <w:t>Россия</w:t>
    </w:r>
    <w:r w:rsidRPr="005E225A">
      <w:rPr>
        <w:rFonts w:ascii="Arial" w:hAnsi="Arial"/>
        <w:spacing w:val="-2"/>
        <w:sz w:val="16"/>
        <w:lang w:val="en-US"/>
      </w:rPr>
      <w:t xml:space="preserve"> / Russia</w:t>
    </w:r>
  </w:p>
  <w:p w14:paraId="19000000" w14:textId="77777777" w:rsidR="00553CAF" w:rsidRPr="005E225A" w:rsidRDefault="00553CAF">
    <w:pPr>
      <w:pStyle w:val="aff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B3E"/>
    <w:multiLevelType w:val="hybridMultilevel"/>
    <w:tmpl w:val="2F9E43F0"/>
    <w:lvl w:ilvl="0" w:tplc="9CEEDF5A">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35281"/>
    <w:multiLevelType w:val="multilevel"/>
    <w:tmpl w:val="D7101382"/>
    <w:lvl w:ilvl="0">
      <w:start w:val="1"/>
      <w:numFmt w:val="lowerLetter"/>
      <w:lvlText w:val="(%1)"/>
      <w:lvlJc w:val="left"/>
      <w:pPr>
        <w:ind w:left="720" w:hanging="360"/>
      </w:pPr>
      <w:rPr>
        <w:rFonts w:ascii="Arial" w:hAnsi="Arial" w:cs="Arial"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C02BF3"/>
    <w:multiLevelType w:val="multilevel"/>
    <w:tmpl w:val="2DCEA58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5F0AC1"/>
    <w:multiLevelType w:val="hybridMultilevel"/>
    <w:tmpl w:val="877AC590"/>
    <w:lvl w:ilvl="0" w:tplc="FFBC628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E91728"/>
    <w:multiLevelType w:val="multilevel"/>
    <w:tmpl w:val="1C3EF9E0"/>
    <w:lvl w:ilvl="0">
      <w:start w:val="1"/>
      <w:numFmt w:val="low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B364E3"/>
    <w:multiLevelType w:val="hybridMultilevel"/>
    <w:tmpl w:val="2ED28800"/>
    <w:lvl w:ilvl="0" w:tplc="25D25AD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5F1201E"/>
    <w:multiLevelType w:val="hybridMultilevel"/>
    <w:tmpl w:val="9F82C0A4"/>
    <w:lvl w:ilvl="0" w:tplc="CAF255C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5F71626"/>
    <w:multiLevelType w:val="hybridMultilevel"/>
    <w:tmpl w:val="8FC8869C"/>
    <w:lvl w:ilvl="0" w:tplc="83827CF0">
      <w:start w:val="1"/>
      <w:numFmt w:val="decimal"/>
      <w:lvlText w:val="7.5.%1."/>
      <w:lvlJc w:val="left"/>
      <w:pPr>
        <w:ind w:left="739" w:hanging="360"/>
      </w:pPr>
      <w:rPr>
        <w:rFonts w:hint="default"/>
        <w:b w:val="0"/>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8" w15:restartNumberingAfterBreak="0">
    <w:nsid w:val="0766045A"/>
    <w:multiLevelType w:val="hybridMultilevel"/>
    <w:tmpl w:val="D53AD13E"/>
    <w:lvl w:ilvl="0" w:tplc="617664D0">
      <w:start w:val="1"/>
      <w:numFmt w:val="decimal"/>
      <w:lvlText w:val="6.%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7D7068F"/>
    <w:multiLevelType w:val="multilevel"/>
    <w:tmpl w:val="B47200BA"/>
    <w:lvl w:ilvl="0">
      <w:start w:val="1"/>
      <w:numFmt w:val="lowerRoman"/>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1379F5"/>
    <w:multiLevelType w:val="hybridMultilevel"/>
    <w:tmpl w:val="7102EA3E"/>
    <w:lvl w:ilvl="0" w:tplc="F5EACEC2">
      <w:start w:val="1"/>
      <w:numFmt w:val="low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8D325E7"/>
    <w:multiLevelType w:val="multilevel"/>
    <w:tmpl w:val="E894FAD6"/>
    <w:lvl w:ilvl="0">
      <w:start w:val="1"/>
      <w:numFmt w:val="lowerLetter"/>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lowerLetter"/>
      <w:lvlText w:val="%4)"/>
      <w:lvlJc w:val="left"/>
      <w:pPr>
        <w:ind w:left="720" w:hanging="360"/>
      </w:pPr>
      <w:rPr>
        <w:sz w:val="20"/>
        <w:szCs w:val="20"/>
      </w:r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12" w15:restartNumberingAfterBreak="0">
    <w:nsid w:val="09426029"/>
    <w:multiLevelType w:val="multilevel"/>
    <w:tmpl w:val="8B5015BC"/>
    <w:lvl w:ilvl="0">
      <w:start w:val="1"/>
      <w:numFmt w:val="lowerRoman"/>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15:restartNumberingAfterBreak="0">
    <w:nsid w:val="09C2173F"/>
    <w:multiLevelType w:val="hybridMultilevel"/>
    <w:tmpl w:val="0E0AF6F4"/>
    <w:lvl w:ilvl="0" w:tplc="07CC6F8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AE053C8"/>
    <w:multiLevelType w:val="multilevel"/>
    <w:tmpl w:val="507403D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B1C6AB7"/>
    <w:multiLevelType w:val="hybridMultilevel"/>
    <w:tmpl w:val="DBC4ABC6"/>
    <w:lvl w:ilvl="0" w:tplc="8AC2D2EA">
      <w:start w:val="1"/>
      <w:numFmt w:val="decimal"/>
      <w:lvlText w:val="14.%1."/>
      <w:lvlJc w:val="left"/>
      <w:pPr>
        <w:ind w:left="739" w:hanging="360"/>
      </w:pPr>
      <w:rPr>
        <w:rFonts w:ascii="Arial" w:hAnsi="Arial" w:cs="Arial" w:hint="default"/>
        <w:b w:val="0"/>
        <w:i w:val="0"/>
        <w:sz w:val="20"/>
        <w:szCs w:val="20"/>
        <w:u w:val="none"/>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16" w15:restartNumberingAfterBreak="0">
    <w:nsid w:val="0CA30DBA"/>
    <w:multiLevelType w:val="hybridMultilevel"/>
    <w:tmpl w:val="B606A3DC"/>
    <w:lvl w:ilvl="0" w:tplc="A0AC5BD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DAF19CE"/>
    <w:multiLevelType w:val="multilevel"/>
    <w:tmpl w:val="897AA488"/>
    <w:lvl w:ilvl="0">
      <w:start w:val="10"/>
      <w:numFmt w:val="decimal"/>
      <w:lvlText w:val="%1"/>
      <w:lvlJc w:val="left"/>
      <w:pPr>
        <w:ind w:left="420" w:hanging="420"/>
      </w:pPr>
    </w:lvl>
    <w:lvl w:ilvl="1">
      <w:start w:val="1"/>
      <w:numFmt w:val="decimal"/>
      <w:lvlText w:val="%1.%2"/>
      <w:lvlJc w:val="left"/>
      <w:pPr>
        <w:ind w:left="420" w:hanging="420"/>
      </w:pPr>
    </w:lvl>
    <w:lvl w:ilvl="2">
      <w:start w:val="1"/>
      <w:numFmt w:val="lowerLetter"/>
      <w:lvlText w:val="(%3)"/>
      <w:lvlJc w:val="left"/>
      <w:pPr>
        <w:ind w:left="360" w:hanging="36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0DD01AD9"/>
    <w:multiLevelType w:val="hybridMultilevel"/>
    <w:tmpl w:val="4FFAAB04"/>
    <w:lvl w:ilvl="0" w:tplc="4DE0F45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0E00441E"/>
    <w:multiLevelType w:val="multilevel"/>
    <w:tmpl w:val="BDD411E8"/>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07E75EB"/>
    <w:multiLevelType w:val="hybridMultilevel"/>
    <w:tmpl w:val="122A1CD8"/>
    <w:lvl w:ilvl="0" w:tplc="703AF18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5CF6967"/>
    <w:multiLevelType w:val="multilevel"/>
    <w:tmpl w:val="12EEB92A"/>
    <w:lvl w:ilvl="0">
      <w:start w:val="1"/>
      <w:numFmt w:val="lowerLetter"/>
      <w:lvlText w:val="(%1)"/>
      <w:lvlJc w:val="left"/>
      <w:pPr>
        <w:ind w:left="878" w:hanging="360"/>
      </w:pPr>
      <w:rPr>
        <w:rFonts w:ascii="Arial" w:hAnsi="Arial"/>
        <w:sz w:val="20"/>
        <w:szCs w:val="2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22" w15:restartNumberingAfterBreak="0">
    <w:nsid w:val="17776886"/>
    <w:multiLevelType w:val="multilevel"/>
    <w:tmpl w:val="3A9A8E20"/>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5F1BC9"/>
    <w:multiLevelType w:val="hybridMultilevel"/>
    <w:tmpl w:val="603EAAC4"/>
    <w:lvl w:ilvl="0" w:tplc="D6B2F7F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9A20A3E"/>
    <w:multiLevelType w:val="hybridMultilevel"/>
    <w:tmpl w:val="35822022"/>
    <w:lvl w:ilvl="0" w:tplc="3C82CD8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9F21433"/>
    <w:multiLevelType w:val="multilevel"/>
    <w:tmpl w:val="77E87B7C"/>
    <w:lvl w:ilvl="0">
      <w:start w:val="1"/>
      <w:numFmt w:val="upperLetter"/>
      <w:lvlText w:val="%1."/>
      <w:lvlJc w:val="left"/>
      <w:pPr>
        <w:ind w:left="720" w:hanging="360"/>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B06598C"/>
    <w:multiLevelType w:val="hybridMultilevel"/>
    <w:tmpl w:val="23F01C1A"/>
    <w:lvl w:ilvl="0" w:tplc="BC4661CC">
      <w:start w:val="1"/>
      <w:numFmt w:val="decimal"/>
      <w:lvlText w:val="9.%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1B73454D"/>
    <w:multiLevelType w:val="hybridMultilevel"/>
    <w:tmpl w:val="F2A412E4"/>
    <w:lvl w:ilvl="0" w:tplc="BBCACD84">
      <w:start w:val="1"/>
      <w:numFmt w:val="lowerLetter"/>
      <w:lvlText w:val="(%1)"/>
      <w:lvlJc w:val="left"/>
      <w:pPr>
        <w:ind w:left="1167" w:hanging="360"/>
      </w:pPr>
      <w:rPr>
        <w:rFonts w:hint="default"/>
      </w:rPr>
    </w:lvl>
    <w:lvl w:ilvl="1" w:tplc="04190019" w:tentative="1">
      <w:start w:val="1"/>
      <w:numFmt w:val="lowerLetter"/>
      <w:lvlText w:val="%2."/>
      <w:lvlJc w:val="left"/>
      <w:pPr>
        <w:ind w:left="1887" w:hanging="360"/>
      </w:pPr>
    </w:lvl>
    <w:lvl w:ilvl="2" w:tplc="0419001B" w:tentative="1">
      <w:start w:val="1"/>
      <w:numFmt w:val="lowerRoman"/>
      <w:lvlText w:val="%3."/>
      <w:lvlJc w:val="right"/>
      <w:pPr>
        <w:ind w:left="2607" w:hanging="180"/>
      </w:pPr>
    </w:lvl>
    <w:lvl w:ilvl="3" w:tplc="0419000F" w:tentative="1">
      <w:start w:val="1"/>
      <w:numFmt w:val="decimal"/>
      <w:lvlText w:val="%4."/>
      <w:lvlJc w:val="left"/>
      <w:pPr>
        <w:ind w:left="3327" w:hanging="360"/>
      </w:pPr>
    </w:lvl>
    <w:lvl w:ilvl="4" w:tplc="04190019" w:tentative="1">
      <w:start w:val="1"/>
      <w:numFmt w:val="lowerLetter"/>
      <w:lvlText w:val="%5."/>
      <w:lvlJc w:val="left"/>
      <w:pPr>
        <w:ind w:left="4047" w:hanging="360"/>
      </w:pPr>
    </w:lvl>
    <w:lvl w:ilvl="5" w:tplc="0419001B" w:tentative="1">
      <w:start w:val="1"/>
      <w:numFmt w:val="lowerRoman"/>
      <w:lvlText w:val="%6."/>
      <w:lvlJc w:val="right"/>
      <w:pPr>
        <w:ind w:left="4767" w:hanging="180"/>
      </w:pPr>
    </w:lvl>
    <w:lvl w:ilvl="6" w:tplc="0419000F" w:tentative="1">
      <w:start w:val="1"/>
      <w:numFmt w:val="decimal"/>
      <w:lvlText w:val="%7."/>
      <w:lvlJc w:val="left"/>
      <w:pPr>
        <w:ind w:left="5487" w:hanging="360"/>
      </w:pPr>
    </w:lvl>
    <w:lvl w:ilvl="7" w:tplc="04190019" w:tentative="1">
      <w:start w:val="1"/>
      <w:numFmt w:val="lowerLetter"/>
      <w:lvlText w:val="%8."/>
      <w:lvlJc w:val="left"/>
      <w:pPr>
        <w:ind w:left="6207" w:hanging="360"/>
      </w:pPr>
    </w:lvl>
    <w:lvl w:ilvl="8" w:tplc="0419001B" w:tentative="1">
      <w:start w:val="1"/>
      <w:numFmt w:val="lowerRoman"/>
      <w:lvlText w:val="%9."/>
      <w:lvlJc w:val="right"/>
      <w:pPr>
        <w:ind w:left="6927" w:hanging="180"/>
      </w:pPr>
    </w:lvl>
  </w:abstractNum>
  <w:abstractNum w:abstractNumId="28" w15:restartNumberingAfterBreak="0">
    <w:nsid w:val="1BA77B58"/>
    <w:multiLevelType w:val="hybridMultilevel"/>
    <w:tmpl w:val="4754C15E"/>
    <w:lvl w:ilvl="0" w:tplc="C6AC3A8C">
      <w:start w:val="1"/>
      <w:numFmt w:val="decimal"/>
      <w:lvlText w:val="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BCB70B3"/>
    <w:multiLevelType w:val="hybridMultilevel"/>
    <w:tmpl w:val="BBB0013A"/>
    <w:lvl w:ilvl="0" w:tplc="BD980CAE">
      <w:start w:val="1"/>
      <w:numFmt w:val="decimal"/>
      <w:lvlText w:val="12.%1."/>
      <w:lvlJc w:val="left"/>
      <w:pPr>
        <w:ind w:left="739" w:hanging="360"/>
      </w:pPr>
      <w:rPr>
        <w:rFonts w:ascii="Arial" w:hAnsi="Arial" w:cs="Arial" w:hint="default"/>
        <w:b w:val="0"/>
        <w:i w:val="0"/>
        <w:sz w:val="20"/>
        <w:szCs w:val="20"/>
        <w:u w:val="none"/>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30" w15:restartNumberingAfterBreak="0">
    <w:nsid w:val="1BDB512F"/>
    <w:multiLevelType w:val="hybridMultilevel"/>
    <w:tmpl w:val="C0D2E266"/>
    <w:lvl w:ilvl="0" w:tplc="27206F10">
      <w:start w:val="1"/>
      <w:numFmt w:val="decimal"/>
      <w:lvlText w:val="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FAA7D50"/>
    <w:multiLevelType w:val="hybridMultilevel"/>
    <w:tmpl w:val="95CAF752"/>
    <w:lvl w:ilvl="0" w:tplc="BDF4B98A">
      <w:start w:val="1"/>
      <w:numFmt w:val="decimal"/>
      <w:lvlText w:val="4.2.%1."/>
      <w:lvlJc w:val="left"/>
      <w:pPr>
        <w:ind w:left="709" w:hanging="360"/>
      </w:pPr>
      <w:rPr>
        <w:rFonts w:hint="default"/>
        <w:b w:val="0"/>
      </w:rPr>
    </w:lvl>
    <w:lvl w:ilvl="1" w:tplc="04190019" w:tentative="1">
      <w:start w:val="1"/>
      <w:numFmt w:val="lowerLetter"/>
      <w:lvlText w:val="%2."/>
      <w:lvlJc w:val="left"/>
      <w:pPr>
        <w:ind w:left="1429" w:hanging="360"/>
      </w:pPr>
    </w:lvl>
    <w:lvl w:ilvl="2" w:tplc="0419001B" w:tentative="1">
      <w:start w:val="1"/>
      <w:numFmt w:val="lowerRoman"/>
      <w:lvlText w:val="%3."/>
      <w:lvlJc w:val="right"/>
      <w:pPr>
        <w:ind w:left="2149" w:hanging="180"/>
      </w:pPr>
    </w:lvl>
    <w:lvl w:ilvl="3" w:tplc="0419000F" w:tentative="1">
      <w:start w:val="1"/>
      <w:numFmt w:val="decimal"/>
      <w:lvlText w:val="%4."/>
      <w:lvlJc w:val="left"/>
      <w:pPr>
        <w:ind w:left="2869" w:hanging="360"/>
      </w:pPr>
    </w:lvl>
    <w:lvl w:ilvl="4" w:tplc="04190019" w:tentative="1">
      <w:start w:val="1"/>
      <w:numFmt w:val="lowerLetter"/>
      <w:lvlText w:val="%5."/>
      <w:lvlJc w:val="left"/>
      <w:pPr>
        <w:ind w:left="3589" w:hanging="360"/>
      </w:pPr>
    </w:lvl>
    <w:lvl w:ilvl="5" w:tplc="0419001B" w:tentative="1">
      <w:start w:val="1"/>
      <w:numFmt w:val="lowerRoman"/>
      <w:lvlText w:val="%6."/>
      <w:lvlJc w:val="right"/>
      <w:pPr>
        <w:ind w:left="4309" w:hanging="180"/>
      </w:pPr>
    </w:lvl>
    <w:lvl w:ilvl="6" w:tplc="0419000F" w:tentative="1">
      <w:start w:val="1"/>
      <w:numFmt w:val="decimal"/>
      <w:lvlText w:val="%7."/>
      <w:lvlJc w:val="left"/>
      <w:pPr>
        <w:ind w:left="5029" w:hanging="360"/>
      </w:pPr>
    </w:lvl>
    <w:lvl w:ilvl="7" w:tplc="04190019" w:tentative="1">
      <w:start w:val="1"/>
      <w:numFmt w:val="lowerLetter"/>
      <w:lvlText w:val="%8."/>
      <w:lvlJc w:val="left"/>
      <w:pPr>
        <w:ind w:left="5749" w:hanging="360"/>
      </w:pPr>
    </w:lvl>
    <w:lvl w:ilvl="8" w:tplc="0419001B" w:tentative="1">
      <w:start w:val="1"/>
      <w:numFmt w:val="lowerRoman"/>
      <w:lvlText w:val="%9."/>
      <w:lvlJc w:val="right"/>
      <w:pPr>
        <w:ind w:left="6469" w:hanging="180"/>
      </w:pPr>
    </w:lvl>
  </w:abstractNum>
  <w:abstractNum w:abstractNumId="32" w15:restartNumberingAfterBreak="0">
    <w:nsid w:val="1FAF4772"/>
    <w:multiLevelType w:val="hybridMultilevel"/>
    <w:tmpl w:val="83D62904"/>
    <w:lvl w:ilvl="0" w:tplc="BBCACD84">
      <w:start w:val="1"/>
      <w:numFmt w:val="lowerLetter"/>
      <w:lvlText w:val="(%1)"/>
      <w:lvlJc w:val="left"/>
      <w:pPr>
        <w:ind w:left="1315" w:hanging="360"/>
      </w:pPr>
      <w:rPr>
        <w:rFonts w:hint="default"/>
      </w:rPr>
    </w:lvl>
    <w:lvl w:ilvl="1" w:tplc="04190019" w:tentative="1">
      <w:start w:val="1"/>
      <w:numFmt w:val="lowerLetter"/>
      <w:lvlText w:val="%2."/>
      <w:lvlJc w:val="left"/>
      <w:pPr>
        <w:ind w:left="2035" w:hanging="360"/>
      </w:pPr>
    </w:lvl>
    <w:lvl w:ilvl="2" w:tplc="0419001B" w:tentative="1">
      <w:start w:val="1"/>
      <w:numFmt w:val="lowerRoman"/>
      <w:lvlText w:val="%3."/>
      <w:lvlJc w:val="right"/>
      <w:pPr>
        <w:ind w:left="2755" w:hanging="180"/>
      </w:pPr>
    </w:lvl>
    <w:lvl w:ilvl="3" w:tplc="0419000F" w:tentative="1">
      <w:start w:val="1"/>
      <w:numFmt w:val="decimal"/>
      <w:lvlText w:val="%4."/>
      <w:lvlJc w:val="left"/>
      <w:pPr>
        <w:ind w:left="3475" w:hanging="360"/>
      </w:pPr>
    </w:lvl>
    <w:lvl w:ilvl="4" w:tplc="04190019" w:tentative="1">
      <w:start w:val="1"/>
      <w:numFmt w:val="lowerLetter"/>
      <w:lvlText w:val="%5."/>
      <w:lvlJc w:val="left"/>
      <w:pPr>
        <w:ind w:left="4195" w:hanging="360"/>
      </w:pPr>
    </w:lvl>
    <w:lvl w:ilvl="5" w:tplc="0419001B" w:tentative="1">
      <w:start w:val="1"/>
      <w:numFmt w:val="lowerRoman"/>
      <w:lvlText w:val="%6."/>
      <w:lvlJc w:val="right"/>
      <w:pPr>
        <w:ind w:left="4915" w:hanging="180"/>
      </w:pPr>
    </w:lvl>
    <w:lvl w:ilvl="6" w:tplc="0419000F" w:tentative="1">
      <w:start w:val="1"/>
      <w:numFmt w:val="decimal"/>
      <w:lvlText w:val="%7."/>
      <w:lvlJc w:val="left"/>
      <w:pPr>
        <w:ind w:left="5635" w:hanging="360"/>
      </w:pPr>
    </w:lvl>
    <w:lvl w:ilvl="7" w:tplc="04190019" w:tentative="1">
      <w:start w:val="1"/>
      <w:numFmt w:val="lowerLetter"/>
      <w:lvlText w:val="%8."/>
      <w:lvlJc w:val="left"/>
      <w:pPr>
        <w:ind w:left="6355" w:hanging="360"/>
      </w:pPr>
    </w:lvl>
    <w:lvl w:ilvl="8" w:tplc="0419001B" w:tentative="1">
      <w:start w:val="1"/>
      <w:numFmt w:val="lowerRoman"/>
      <w:lvlText w:val="%9."/>
      <w:lvlJc w:val="right"/>
      <w:pPr>
        <w:ind w:left="7075" w:hanging="180"/>
      </w:pPr>
    </w:lvl>
  </w:abstractNum>
  <w:abstractNum w:abstractNumId="33" w15:restartNumberingAfterBreak="0">
    <w:nsid w:val="1FB935DD"/>
    <w:multiLevelType w:val="hybridMultilevel"/>
    <w:tmpl w:val="228CAA38"/>
    <w:lvl w:ilvl="0" w:tplc="AC0AA64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0B7400F"/>
    <w:multiLevelType w:val="multilevel"/>
    <w:tmpl w:val="DEC6FE50"/>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14F0DC3"/>
    <w:multiLevelType w:val="multilevel"/>
    <w:tmpl w:val="165ACA62"/>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16"/>
      </w:rPr>
    </w:lvl>
    <w:lvl w:ilvl="3">
      <w:start w:val="1"/>
      <w:numFmt w:val="lowerRoman"/>
      <w:lvlText w:val="(%4)"/>
      <w:lvlJc w:val="left"/>
      <w:pPr>
        <w:tabs>
          <w:tab w:val="left" w:pos="1134"/>
        </w:tabs>
        <w:ind w:left="1134" w:hanging="397"/>
      </w:pPr>
      <w:rPr>
        <w:rFonts w:ascii="Arial" w:hAnsi="Arial"/>
        <w:b w:val="0"/>
        <w:i w:val="0"/>
        <w:strike w:val="0"/>
        <w:sz w:val="20"/>
        <w:szCs w:val="20"/>
        <w:lang w:val="en-US"/>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36" w15:restartNumberingAfterBreak="0">
    <w:nsid w:val="21CD73C3"/>
    <w:multiLevelType w:val="multilevel"/>
    <w:tmpl w:val="92F07228"/>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21C3F56"/>
    <w:multiLevelType w:val="hybridMultilevel"/>
    <w:tmpl w:val="1F4AA218"/>
    <w:lvl w:ilvl="0" w:tplc="D8E4486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22A1329C"/>
    <w:multiLevelType w:val="hybridMultilevel"/>
    <w:tmpl w:val="7534DD60"/>
    <w:lvl w:ilvl="0" w:tplc="6E704014">
      <w:start w:val="1"/>
      <w:numFmt w:val="lowerRoman"/>
      <w:lvlText w:val="(%1)"/>
      <w:lvlJc w:val="left"/>
      <w:pPr>
        <w:ind w:left="1505" w:hanging="360"/>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39" w15:restartNumberingAfterBreak="0">
    <w:nsid w:val="2577099F"/>
    <w:multiLevelType w:val="hybridMultilevel"/>
    <w:tmpl w:val="AA8A1ED0"/>
    <w:lvl w:ilvl="0" w:tplc="98DA6504">
      <w:start w:val="1"/>
      <w:numFmt w:val="decimal"/>
      <w:lvlText w:val="7.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66529C1"/>
    <w:multiLevelType w:val="multilevel"/>
    <w:tmpl w:val="BB50946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8D060C6"/>
    <w:multiLevelType w:val="multilevel"/>
    <w:tmpl w:val="C308B8FC"/>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99A33FD"/>
    <w:multiLevelType w:val="multilevel"/>
    <w:tmpl w:val="638685B6"/>
    <w:lvl w:ilvl="0">
      <w:start w:val="15"/>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3" w15:restartNumberingAfterBreak="0">
    <w:nsid w:val="2A3F64B6"/>
    <w:multiLevelType w:val="multilevel"/>
    <w:tmpl w:val="898C413E"/>
    <w:lvl w:ilvl="0">
      <w:start w:val="1"/>
      <w:numFmt w:val="decimal"/>
      <w:lvlText w:val="Article %1"/>
      <w:lvlJc w:val="left"/>
      <w:pPr>
        <w:ind w:left="0" w:firstLine="0"/>
      </w:pPr>
      <w:rPr>
        <w:rFonts w:ascii="Times New Roman Bold" w:hAnsi="Times New Roman Bold"/>
        <w:b/>
        <w:i w:val="0"/>
        <w:caps/>
        <w:sz w:val="24"/>
        <w:u w:val="none"/>
      </w:rPr>
    </w:lvl>
    <w:lvl w:ilvl="1">
      <w:start w:val="1"/>
      <w:numFmt w:val="decimal"/>
      <w:lvlText w:val="%1.%2"/>
      <w:lvlJc w:val="left"/>
      <w:pPr>
        <w:tabs>
          <w:tab w:val="left" w:pos="624"/>
        </w:tabs>
        <w:ind w:left="0" w:firstLine="0"/>
      </w:pPr>
      <w:rPr>
        <w:rFonts w:ascii="Arial" w:hAnsi="Arial"/>
        <w:b w:val="0"/>
        <w:i w:val="0"/>
        <w:caps w:val="0"/>
        <w:strike w:val="0"/>
        <w:color w:val="000000"/>
        <w:sz w:val="20"/>
        <w:u w:val="none"/>
      </w:rPr>
    </w:lvl>
    <w:lvl w:ilvl="2">
      <w:start w:val="1"/>
      <w:numFmt w:val="decimal"/>
      <w:lvlText w:val="%1.%2.%3"/>
      <w:lvlJc w:val="left"/>
      <w:pPr>
        <w:tabs>
          <w:tab w:val="left" w:pos="1361"/>
        </w:tabs>
        <w:ind w:left="624" w:firstLine="0"/>
      </w:pPr>
      <w:rPr>
        <w:color w:val="000000"/>
        <w:u w:val="none"/>
      </w:rPr>
    </w:lvl>
    <w:lvl w:ilvl="3">
      <w:start w:val="1"/>
      <w:numFmt w:val="lowerRoman"/>
      <w:lvlText w:val="(%4)"/>
      <w:lvlJc w:val="left"/>
      <w:pPr>
        <w:tabs>
          <w:tab w:val="left" w:pos="1814"/>
        </w:tabs>
        <w:ind w:left="1814" w:hanging="680"/>
      </w:pPr>
      <w:rPr>
        <w:u w:val="none"/>
      </w:rPr>
    </w:lvl>
    <w:lvl w:ilvl="4">
      <w:start w:val="1"/>
      <w:numFmt w:val="lowerLetter"/>
      <w:lvlText w:val="(%5)"/>
      <w:lvlJc w:val="left"/>
      <w:pPr>
        <w:tabs>
          <w:tab w:val="left" w:pos="3600"/>
        </w:tabs>
        <w:ind w:left="0" w:firstLine="2880"/>
      </w:pPr>
      <w:rPr>
        <w:u w:val="none"/>
      </w:rPr>
    </w:lvl>
    <w:lvl w:ilvl="5">
      <w:start w:val="1"/>
      <w:numFmt w:val="bullet"/>
      <w:lvlText w:val=""/>
      <w:lvlJc w:val="left"/>
      <w:pPr>
        <w:tabs>
          <w:tab w:val="left" w:pos="3960"/>
        </w:tabs>
        <w:ind w:left="0" w:firstLine="3600"/>
      </w:pPr>
      <w:rPr>
        <w:rFonts w:ascii="Symbol" w:hAnsi="Symbol"/>
        <w:color w:val="000000"/>
        <w:u w:val="none"/>
      </w:rPr>
    </w:lvl>
    <w:lvl w:ilvl="6">
      <w:start w:val="1"/>
      <w:numFmt w:val="decimal"/>
      <w:lvlText w:val="%7."/>
      <w:lvlJc w:val="left"/>
      <w:pPr>
        <w:tabs>
          <w:tab w:val="left" w:pos="720"/>
        </w:tabs>
        <w:ind w:left="720" w:hanging="720"/>
      </w:pPr>
      <w:rPr>
        <w:u w:val="none"/>
      </w:rPr>
    </w:lvl>
    <w:lvl w:ilvl="7">
      <w:start w:val="1"/>
      <w:numFmt w:val="lowerLetter"/>
      <w:lvlText w:val="(%8)"/>
      <w:lvlJc w:val="left"/>
      <w:pPr>
        <w:tabs>
          <w:tab w:val="left" w:pos="1440"/>
        </w:tabs>
        <w:ind w:left="1440" w:hanging="720"/>
      </w:pPr>
      <w:rPr>
        <w:u w:val="none"/>
      </w:rPr>
    </w:lvl>
    <w:lvl w:ilvl="8">
      <w:start w:val="1"/>
      <w:numFmt w:val="lowerRoman"/>
      <w:lvlText w:val="(%9)"/>
      <w:lvlJc w:val="left"/>
      <w:rPr>
        <w:rFonts w:ascii="Arial" w:hAnsi="Arial"/>
        <w:i w:val="0"/>
        <w:color w:val="000000"/>
        <w:sz w:val="20"/>
        <w:szCs w:val="20"/>
        <w:u w:val="none"/>
        <w:lang w:val="ru-RU"/>
      </w:rPr>
    </w:lvl>
  </w:abstractNum>
  <w:abstractNum w:abstractNumId="44" w15:restartNumberingAfterBreak="0">
    <w:nsid w:val="2ADF74B5"/>
    <w:multiLevelType w:val="hybridMultilevel"/>
    <w:tmpl w:val="0520FCB6"/>
    <w:lvl w:ilvl="0" w:tplc="8D929270">
      <w:start w:val="1"/>
      <w:numFmt w:val="decimal"/>
      <w:lvlText w:val="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C241379"/>
    <w:multiLevelType w:val="multilevel"/>
    <w:tmpl w:val="1444FC20"/>
    <w:lvl w:ilvl="0">
      <w:start w:val="1"/>
      <w:numFmt w:val="lowerRoman"/>
      <w:lvlText w:val="(%1)"/>
      <w:lvlJc w:val="left"/>
      <w:pPr>
        <w:ind w:left="1080" w:hanging="720"/>
      </w:pPr>
      <w:rPr>
        <w:rFonts w:ascii="Arial" w:hAnsi="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rPr>
        <w:b w:val="0"/>
        <w:color w:val="00000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CFA2144"/>
    <w:multiLevelType w:val="multilevel"/>
    <w:tmpl w:val="D34C927E"/>
    <w:lvl w:ilvl="0">
      <w:start w:val="1"/>
      <w:numFmt w:val="lowerLetter"/>
      <w:lvlText w:val="(%1)"/>
      <w:lvlJc w:val="left"/>
      <w:pPr>
        <w:ind w:left="1553" w:hanging="360"/>
      </w:pPr>
    </w:lvl>
    <w:lvl w:ilvl="1">
      <w:start w:val="1"/>
      <w:numFmt w:val="lowerLetter"/>
      <w:lvlText w:val="%2."/>
      <w:lvlJc w:val="left"/>
      <w:pPr>
        <w:ind w:left="2273" w:hanging="360"/>
      </w:pPr>
    </w:lvl>
    <w:lvl w:ilvl="2">
      <w:start w:val="1"/>
      <w:numFmt w:val="lowerRoman"/>
      <w:lvlText w:val="%3."/>
      <w:lvlJc w:val="right"/>
      <w:pPr>
        <w:ind w:left="2993" w:hanging="180"/>
      </w:pPr>
    </w:lvl>
    <w:lvl w:ilvl="3">
      <w:start w:val="1"/>
      <w:numFmt w:val="decimal"/>
      <w:lvlText w:val="%4."/>
      <w:lvlJc w:val="left"/>
      <w:pPr>
        <w:ind w:left="3713" w:hanging="360"/>
      </w:pPr>
    </w:lvl>
    <w:lvl w:ilvl="4">
      <w:start w:val="1"/>
      <w:numFmt w:val="lowerLetter"/>
      <w:lvlText w:val="%5."/>
      <w:lvlJc w:val="left"/>
      <w:pPr>
        <w:ind w:left="4433" w:hanging="360"/>
      </w:pPr>
    </w:lvl>
    <w:lvl w:ilvl="5">
      <w:start w:val="1"/>
      <w:numFmt w:val="lowerRoman"/>
      <w:lvlText w:val="%6."/>
      <w:lvlJc w:val="right"/>
      <w:pPr>
        <w:ind w:left="5153" w:hanging="180"/>
      </w:pPr>
    </w:lvl>
    <w:lvl w:ilvl="6">
      <w:start w:val="1"/>
      <w:numFmt w:val="decimal"/>
      <w:lvlText w:val="%7."/>
      <w:lvlJc w:val="left"/>
      <w:pPr>
        <w:ind w:left="5873" w:hanging="360"/>
      </w:pPr>
    </w:lvl>
    <w:lvl w:ilvl="7">
      <w:start w:val="1"/>
      <w:numFmt w:val="lowerLetter"/>
      <w:lvlText w:val="%8."/>
      <w:lvlJc w:val="left"/>
      <w:pPr>
        <w:ind w:left="6593" w:hanging="360"/>
      </w:pPr>
    </w:lvl>
    <w:lvl w:ilvl="8">
      <w:start w:val="1"/>
      <w:numFmt w:val="lowerRoman"/>
      <w:lvlText w:val="%9."/>
      <w:lvlJc w:val="right"/>
      <w:pPr>
        <w:ind w:left="7313" w:hanging="180"/>
      </w:pPr>
    </w:lvl>
  </w:abstractNum>
  <w:abstractNum w:abstractNumId="47" w15:restartNumberingAfterBreak="0">
    <w:nsid w:val="2D537D94"/>
    <w:multiLevelType w:val="multilevel"/>
    <w:tmpl w:val="6D0CC2DA"/>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16"/>
      </w:rPr>
    </w:lvl>
    <w:lvl w:ilvl="3">
      <w:start w:val="1"/>
      <w:numFmt w:val="lowerRoman"/>
      <w:lvlText w:val="(%4)"/>
      <w:lvlJc w:val="left"/>
      <w:pPr>
        <w:tabs>
          <w:tab w:val="left" w:pos="1134"/>
        </w:tabs>
        <w:ind w:left="1134" w:hanging="397"/>
      </w:pPr>
      <w:rPr>
        <w:rFonts w:ascii="Arial" w:hAnsi="Arial"/>
        <w:b w:val="0"/>
        <w:i w:val="0"/>
        <w:strike w:val="0"/>
        <w:sz w:val="20"/>
        <w:szCs w:val="20"/>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48" w15:restartNumberingAfterBreak="0">
    <w:nsid w:val="2D902C77"/>
    <w:multiLevelType w:val="hybridMultilevel"/>
    <w:tmpl w:val="F400416C"/>
    <w:lvl w:ilvl="0" w:tplc="4F18AEE0">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E9D69B7"/>
    <w:multiLevelType w:val="hybridMultilevel"/>
    <w:tmpl w:val="BF7C98EC"/>
    <w:lvl w:ilvl="0" w:tplc="5400DCA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F5D364C"/>
    <w:multiLevelType w:val="multilevel"/>
    <w:tmpl w:val="823CB914"/>
    <w:lvl w:ilvl="0">
      <w:start w:val="1"/>
      <w:numFmt w:val="lowerRoman"/>
      <w:lvlText w:val="(%1)"/>
      <w:lvlJc w:val="left"/>
      <w:pPr>
        <w:ind w:left="785" w:hanging="360"/>
      </w:pPr>
      <w:rPr>
        <w:rFonts w:ascii="Arial" w:hAnsi="Arial"/>
        <w:sz w:val="20"/>
        <w:szCs w:val="2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1" w15:restartNumberingAfterBreak="0">
    <w:nsid w:val="2F690CFA"/>
    <w:multiLevelType w:val="hybridMultilevel"/>
    <w:tmpl w:val="04BAAA8C"/>
    <w:lvl w:ilvl="0" w:tplc="8BACD06C">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3076605B"/>
    <w:multiLevelType w:val="multilevel"/>
    <w:tmpl w:val="08A04CB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1886125"/>
    <w:multiLevelType w:val="hybridMultilevel"/>
    <w:tmpl w:val="0DC48E5A"/>
    <w:lvl w:ilvl="0" w:tplc="B3A8C58E">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39E001D"/>
    <w:multiLevelType w:val="multilevel"/>
    <w:tmpl w:val="4DE49FA8"/>
    <w:lvl w:ilvl="0">
      <w:start w:val="1"/>
      <w:numFmt w:val="lowerLetter"/>
      <w:lvlText w:val="%1)"/>
      <w:lvlJc w:val="left"/>
      <w:pPr>
        <w:ind w:left="720" w:hanging="360"/>
      </w:pPr>
    </w:lvl>
    <w:lvl w:ilvl="1">
      <w:start w:val="1"/>
      <w:numFmt w:val="lowerRoman"/>
      <w:lvlText w:val="%2)"/>
      <w:lvlJc w:val="left"/>
      <w:pPr>
        <w:ind w:left="720" w:hanging="360"/>
      </w:pPr>
      <w:rPr>
        <w:rFonts w:hint="default"/>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406120C"/>
    <w:multiLevelType w:val="hybridMultilevel"/>
    <w:tmpl w:val="68C0EB0C"/>
    <w:lvl w:ilvl="0" w:tplc="CF302404">
      <w:start w:val="1"/>
      <w:numFmt w:val="decimal"/>
      <w:lvlText w:val="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348220BE"/>
    <w:multiLevelType w:val="hybridMultilevel"/>
    <w:tmpl w:val="018E0858"/>
    <w:lvl w:ilvl="0" w:tplc="34DEB756">
      <w:start w:val="1"/>
      <w:numFmt w:val="decimal"/>
      <w:lvlText w:val="1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3482234B"/>
    <w:multiLevelType w:val="multilevel"/>
    <w:tmpl w:val="D48825DE"/>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20"/>
        <w:szCs w:val="20"/>
      </w:rPr>
    </w:lvl>
    <w:lvl w:ilvl="3">
      <w:start w:val="1"/>
      <w:numFmt w:val="lowerRoman"/>
      <w:lvlText w:val="(%4)"/>
      <w:lvlJc w:val="left"/>
      <w:pPr>
        <w:tabs>
          <w:tab w:val="left" w:pos="1134"/>
        </w:tabs>
        <w:ind w:left="1134" w:hanging="397"/>
      </w:pPr>
      <w:rPr>
        <w:rFonts w:ascii="Arial" w:hAnsi="Arial"/>
        <w:b w:val="0"/>
        <w:i w:val="0"/>
        <w:strike w:val="0"/>
        <w:sz w:val="16"/>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58" w15:restartNumberingAfterBreak="0">
    <w:nsid w:val="34960EB8"/>
    <w:multiLevelType w:val="multilevel"/>
    <w:tmpl w:val="D28616A4"/>
    <w:lvl w:ilvl="0">
      <w:start w:val="1"/>
      <w:numFmt w:val="lowerRoman"/>
      <w:lvlText w:val="(%1)"/>
      <w:lvlJc w:val="left"/>
      <w:pPr>
        <w:tabs>
          <w:tab w:val="left" w:pos="720"/>
        </w:tabs>
        <w:ind w:left="720" w:hanging="720"/>
      </w:pPr>
      <w:rPr>
        <w:rFonts w:ascii="Arial" w:hAnsi="Arial"/>
        <w:sz w:val="20"/>
        <w:szCs w:val="20"/>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9" w15:restartNumberingAfterBreak="0">
    <w:nsid w:val="35204CBA"/>
    <w:multiLevelType w:val="hybridMultilevel"/>
    <w:tmpl w:val="68D054A0"/>
    <w:lvl w:ilvl="0" w:tplc="29E20F46">
      <w:start w:val="1"/>
      <w:numFmt w:val="decimal"/>
      <w:lvlText w:val="1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352C0E6C"/>
    <w:multiLevelType w:val="multilevel"/>
    <w:tmpl w:val="41D056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720" w:hanging="360"/>
      </w:pPr>
      <w:rPr>
        <w:sz w:val="20"/>
        <w:szCs w:val="2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54E220C"/>
    <w:multiLevelType w:val="hybridMultilevel"/>
    <w:tmpl w:val="BC4AEEBC"/>
    <w:lvl w:ilvl="0" w:tplc="C0086CDC">
      <w:start w:val="1"/>
      <w:numFmt w:val="decimal"/>
      <w:lvlText w:val="6.%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6FB66C5"/>
    <w:multiLevelType w:val="hybridMultilevel"/>
    <w:tmpl w:val="26DAF62A"/>
    <w:lvl w:ilvl="0" w:tplc="72989EF8">
      <w:start w:val="1"/>
      <w:numFmt w:val="decimal"/>
      <w:lvlText w:val="10.%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7EA454A"/>
    <w:multiLevelType w:val="multilevel"/>
    <w:tmpl w:val="D41E0BA4"/>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85F5C53"/>
    <w:multiLevelType w:val="multilevel"/>
    <w:tmpl w:val="6DACC148"/>
    <w:lvl w:ilvl="0">
      <w:start w:val="10"/>
      <w:numFmt w:val="decimal"/>
      <w:lvlText w:val="%1"/>
      <w:lvlJc w:val="left"/>
      <w:pPr>
        <w:ind w:left="420" w:hanging="420"/>
      </w:pPr>
    </w:lvl>
    <w:lvl w:ilvl="1">
      <w:start w:val="1"/>
      <w:numFmt w:val="decimal"/>
      <w:lvlText w:val="%1.%2"/>
      <w:lvlJc w:val="left"/>
      <w:pPr>
        <w:ind w:left="420" w:hanging="420"/>
      </w:pPr>
    </w:lvl>
    <w:lvl w:ilvl="2">
      <w:start w:val="1"/>
      <w:numFmt w:val="lowerLetter"/>
      <w:lvlText w:val="(%3)"/>
      <w:lvlJc w:val="left"/>
      <w:pPr>
        <w:ind w:left="360" w:hanging="36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5" w15:restartNumberingAfterBreak="0">
    <w:nsid w:val="386F47EE"/>
    <w:multiLevelType w:val="hybridMultilevel"/>
    <w:tmpl w:val="60EEED20"/>
    <w:lvl w:ilvl="0" w:tplc="6C78B652">
      <w:start w:val="1"/>
      <w:numFmt w:val="lowerLetter"/>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39A82F4B"/>
    <w:multiLevelType w:val="hybridMultilevel"/>
    <w:tmpl w:val="08EA3B8A"/>
    <w:lvl w:ilvl="0" w:tplc="E2823A64">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3A2678F8"/>
    <w:multiLevelType w:val="multilevel"/>
    <w:tmpl w:val="094CFFD4"/>
    <w:lvl w:ilvl="0">
      <w:start w:val="1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8" w15:restartNumberingAfterBreak="0">
    <w:nsid w:val="3CA11A5E"/>
    <w:multiLevelType w:val="hybridMultilevel"/>
    <w:tmpl w:val="3102A614"/>
    <w:lvl w:ilvl="0" w:tplc="A09AB3DA">
      <w:start w:val="1"/>
      <w:numFmt w:val="decimal"/>
      <w:lvlText w:val="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3E311DFE"/>
    <w:multiLevelType w:val="multilevel"/>
    <w:tmpl w:val="E1BC7586"/>
    <w:lvl w:ilvl="0">
      <w:start w:val="1"/>
      <w:numFmt w:val="lowerRoman"/>
      <w:lvlText w:val="(%1)"/>
      <w:lvlJc w:val="left"/>
      <w:pPr>
        <w:ind w:left="720" w:hanging="360"/>
      </w:pPr>
      <w:rPr>
        <w:rFonts w:ascii="Arial" w:hAnsi="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F112F8D"/>
    <w:multiLevelType w:val="hybridMultilevel"/>
    <w:tmpl w:val="BD9C978A"/>
    <w:lvl w:ilvl="0" w:tplc="4D80A5A2">
      <w:start w:val="1"/>
      <w:numFmt w:val="lowerLetter"/>
      <w:lvlText w:val="(%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F3B7697"/>
    <w:multiLevelType w:val="hybridMultilevel"/>
    <w:tmpl w:val="859C319C"/>
    <w:lvl w:ilvl="0" w:tplc="3228B5F8">
      <w:start w:val="1"/>
      <w:numFmt w:val="lowerLetter"/>
      <w:lvlText w:val="(%1)"/>
      <w:lvlJc w:val="left"/>
      <w:pPr>
        <w:ind w:left="131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41121981"/>
    <w:multiLevelType w:val="multilevel"/>
    <w:tmpl w:val="6D5CBD00"/>
    <w:lvl w:ilvl="0">
      <w:start w:val="1"/>
      <w:numFmt w:val="lowerLetter"/>
      <w:lvlText w:val="(%1)"/>
      <w:lvlJc w:val="left"/>
      <w:pPr>
        <w:ind w:left="720" w:hanging="360"/>
      </w:pPr>
      <w:rPr>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14B17A6"/>
    <w:multiLevelType w:val="hybridMultilevel"/>
    <w:tmpl w:val="57E41BCC"/>
    <w:lvl w:ilvl="0" w:tplc="A85A1AEC">
      <w:start w:val="1"/>
      <w:numFmt w:val="decimal"/>
      <w:lvlText w:val="7.2.%1."/>
      <w:lvlJc w:val="left"/>
      <w:pPr>
        <w:ind w:left="739" w:hanging="360"/>
      </w:pPr>
      <w:rPr>
        <w:rFonts w:hint="default"/>
        <w:b w:val="0"/>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74" w15:restartNumberingAfterBreak="0">
    <w:nsid w:val="41924B0B"/>
    <w:multiLevelType w:val="multilevel"/>
    <w:tmpl w:val="B1F6AB1E"/>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1B86792"/>
    <w:multiLevelType w:val="multilevel"/>
    <w:tmpl w:val="ED52E5F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1CD23F5"/>
    <w:multiLevelType w:val="hybridMultilevel"/>
    <w:tmpl w:val="5EB47E00"/>
    <w:lvl w:ilvl="0" w:tplc="52888876">
      <w:start w:val="1"/>
      <w:numFmt w:val="decimal"/>
      <w:lvlText w:val="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42712851"/>
    <w:multiLevelType w:val="hybridMultilevel"/>
    <w:tmpl w:val="78FA8D2C"/>
    <w:lvl w:ilvl="0" w:tplc="D10E9758">
      <w:start w:val="1"/>
      <w:numFmt w:val="decimal"/>
      <w:lvlText w:val="%1."/>
      <w:lvlJc w:val="left"/>
      <w:pPr>
        <w:ind w:left="720" w:hanging="360"/>
      </w:pPr>
      <w:rPr>
        <w:rFonts w:ascii="Arial" w:hAnsi="Arial" w:cs="Arial" w:hint="default"/>
        <w:b/>
        <w:i w:val="0"/>
        <w:color w:val="auto"/>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27A0078"/>
    <w:multiLevelType w:val="multilevel"/>
    <w:tmpl w:val="6B6A55EE"/>
    <w:lvl w:ilvl="0">
      <w:start w:val="1"/>
      <w:numFmt w:val="lowerLetter"/>
      <w:lvlText w:val="(%1)"/>
      <w:lvlJc w:val="left"/>
      <w:pPr>
        <w:ind w:left="1350" w:hanging="360"/>
      </w:pPr>
      <w:rPr>
        <w:rFonts w:ascii="Arial" w:hAnsi="Arial"/>
        <w:sz w:val="20"/>
        <w:szCs w:val="2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79" w15:restartNumberingAfterBreak="0">
    <w:nsid w:val="42DA6245"/>
    <w:multiLevelType w:val="hybridMultilevel"/>
    <w:tmpl w:val="56BE165C"/>
    <w:lvl w:ilvl="0" w:tplc="564C179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3A9715C"/>
    <w:multiLevelType w:val="hybridMultilevel"/>
    <w:tmpl w:val="3006CE9A"/>
    <w:lvl w:ilvl="0" w:tplc="FE3AC516">
      <w:start w:val="1"/>
      <w:numFmt w:val="low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4DC7C5A"/>
    <w:multiLevelType w:val="hybridMultilevel"/>
    <w:tmpl w:val="051A0D88"/>
    <w:lvl w:ilvl="0" w:tplc="E2021A94">
      <w:start w:val="1"/>
      <w:numFmt w:val="decimal"/>
      <w:lvlText w:val="1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467B2CDD"/>
    <w:multiLevelType w:val="hybridMultilevel"/>
    <w:tmpl w:val="EE7A3C00"/>
    <w:lvl w:ilvl="0" w:tplc="DB2232C4">
      <w:start w:val="1"/>
      <w:numFmt w:val="decimal"/>
      <w:lvlText w:val="7.%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476777A3"/>
    <w:multiLevelType w:val="multilevel"/>
    <w:tmpl w:val="F3EC488A"/>
    <w:lvl w:ilvl="0">
      <w:start w:val="1"/>
      <w:numFmt w:val="upperLetter"/>
      <w:lvlText w:val="%1."/>
      <w:lvlJc w:val="left"/>
      <w:pPr>
        <w:ind w:left="720" w:hanging="360"/>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7682276"/>
    <w:multiLevelType w:val="multilevel"/>
    <w:tmpl w:val="9E04736C"/>
    <w:lvl w:ilvl="0">
      <w:start w:val="1"/>
      <w:numFmt w:val="low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82A2D1C"/>
    <w:multiLevelType w:val="hybridMultilevel"/>
    <w:tmpl w:val="791A67A2"/>
    <w:lvl w:ilvl="0" w:tplc="94AE4DEA">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8E37BCF"/>
    <w:multiLevelType w:val="multilevel"/>
    <w:tmpl w:val="7CC4E7EA"/>
    <w:lvl w:ilvl="0">
      <w:start w:val="1"/>
      <w:numFmt w:val="decimal"/>
      <w:lvlText w:val="%1"/>
      <w:lvlJc w:val="left"/>
      <w:pPr>
        <w:ind w:left="360" w:hanging="360"/>
      </w:pPr>
      <w:rPr>
        <w:b w:val="0"/>
        <w:u w:val="single"/>
      </w:rPr>
    </w:lvl>
    <w:lvl w:ilvl="1">
      <w:start w:val="1"/>
      <w:numFmt w:val="decimal"/>
      <w:lvlText w:val="%1.%2"/>
      <w:lvlJc w:val="left"/>
      <w:pPr>
        <w:ind w:left="360" w:hanging="360"/>
      </w:pPr>
      <w:rPr>
        <w:rFonts w:ascii="Arial" w:hAnsi="Arial" w:cs="Arial" w:hint="default"/>
        <w:b w:val="0"/>
        <w:sz w:val="20"/>
        <w:szCs w:val="20"/>
        <w:u w:val="none"/>
      </w:rPr>
    </w:lvl>
    <w:lvl w:ilvl="2">
      <w:start w:val="1"/>
      <w:numFmt w:val="decimal"/>
      <w:lvlText w:val="%1.%2.%3"/>
      <w:lvlJc w:val="left"/>
      <w:pPr>
        <w:ind w:left="360" w:hanging="360"/>
      </w:pPr>
      <w:rPr>
        <w:b w:val="0"/>
        <w:u w:val="single"/>
      </w:rPr>
    </w:lvl>
    <w:lvl w:ilvl="3">
      <w:start w:val="1"/>
      <w:numFmt w:val="decimal"/>
      <w:lvlText w:val="%1.%2.%3.%4"/>
      <w:lvlJc w:val="left"/>
      <w:pPr>
        <w:ind w:left="720" w:hanging="720"/>
      </w:pPr>
      <w:rPr>
        <w:b w:val="0"/>
        <w:u w:val="single"/>
      </w:rPr>
    </w:lvl>
    <w:lvl w:ilvl="4">
      <w:start w:val="1"/>
      <w:numFmt w:val="decimal"/>
      <w:lvlText w:val="%1.%2.%3.%4.%5"/>
      <w:lvlJc w:val="left"/>
      <w:pPr>
        <w:ind w:left="720" w:hanging="720"/>
      </w:pPr>
      <w:rPr>
        <w:b w:val="0"/>
        <w:u w:val="single"/>
      </w:rPr>
    </w:lvl>
    <w:lvl w:ilvl="5">
      <w:start w:val="1"/>
      <w:numFmt w:val="decimal"/>
      <w:lvlText w:val="%1.%2.%3.%4.%5.%6"/>
      <w:lvlJc w:val="left"/>
      <w:pPr>
        <w:ind w:left="1080" w:hanging="1080"/>
      </w:pPr>
      <w:rPr>
        <w:b w:val="0"/>
        <w:u w:val="single"/>
      </w:rPr>
    </w:lvl>
    <w:lvl w:ilvl="6">
      <w:start w:val="1"/>
      <w:numFmt w:val="decimal"/>
      <w:lvlText w:val="%1.%2.%3.%4.%5.%6.%7"/>
      <w:lvlJc w:val="left"/>
      <w:pPr>
        <w:ind w:left="1080" w:hanging="1080"/>
      </w:pPr>
      <w:rPr>
        <w:b w:val="0"/>
        <w:u w:val="single"/>
      </w:rPr>
    </w:lvl>
    <w:lvl w:ilvl="7">
      <w:start w:val="1"/>
      <w:numFmt w:val="decimal"/>
      <w:lvlText w:val="%1.%2.%3.%4.%5.%6.%7.%8"/>
      <w:lvlJc w:val="left"/>
      <w:pPr>
        <w:ind w:left="1080" w:hanging="1080"/>
      </w:pPr>
      <w:rPr>
        <w:b w:val="0"/>
        <w:u w:val="single"/>
      </w:rPr>
    </w:lvl>
    <w:lvl w:ilvl="8">
      <w:start w:val="1"/>
      <w:numFmt w:val="decimal"/>
      <w:lvlText w:val="%1.%2.%3.%4.%5.%6.%7.%8.%9"/>
      <w:lvlJc w:val="left"/>
      <w:pPr>
        <w:ind w:left="1440" w:hanging="1440"/>
      </w:pPr>
      <w:rPr>
        <w:b w:val="0"/>
        <w:u w:val="single"/>
      </w:rPr>
    </w:lvl>
  </w:abstractNum>
  <w:abstractNum w:abstractNumId="87" w15:restartNumberingAfterBreak="0">
    <w:nsid w:val="499C2D63"/>
    <w:multiLevelType w:val="multilevel"/>
    <w:tmpl w:val="E45E7CF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9A61762"/>
    <w:multiLevelType w:val="hybridMultilevel"/>
    <w:tmpl w:val="856298CE"/>
    <w:lvl w:ilvl="0" w:tplc="506E03FE">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4AC24495"/>
    <w:multiLevelType w:val="hybridMultilevel"/>
    <w:tmpl w:val="51C8FBD8"/>
    <w:lvl w:ilvl="0" w:tplc="FDC046FA">
      <w:start w:val="1"/>
      <w:numFmt w:val="decimal"/>
      <w:lvlText w:val="1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4EC05DBA"/>
    <w:multiLevelType w:val="hybridMultilevel"/>
    <w:tmpl w:val="FD6EEA84"/>
    <w:lvl w:ilvl="0" w:tplc="C046CA1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50174A67"/>
    <w:multiLevelType w:val="multilevel"/>
    <w:tmpl w:val="31C23254"/>
    <w:lvl w:ilvl="0">
      <w:start w:val="4"/>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01A3A59"/>
    <w:multiLevelType w:val="hybridMultilevel"/>
    <w:tmpl w:val="5A38A654"/>
    <w:lvl w:ilvl="0" w:tplc="B0900DE0">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51F26A79"/>
    <w:multiLevelType w:val="hybridMultilevel"/>
    <w:tmpl w:val="5150CF38"/>
    <w:lvl w:ilvl="0" w:tplc="37287E5E">
      <w:start w:val="1"/>
      <w:numFmt w:val="decimal"/>
      <w:lvlText w:val="11.%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529570DF"/>
    <w:multiLevelType w:val="hybridMultilevel"/>
    <w:tmpl w:val="0450CB3E"/>
    <w:lvl w:ilvl="0" w:tplc="B610F772">
      <w:start w:val="1"/>
      <w:numFmt w:val="decimal"/>
      <w:lvlText w:val="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3070B42"/>
    <w:multiLevelType w:val="hybridMultilevel"/>
    <w:tmpl w:val="D5269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3A10522"/>
    <w:multiLevelType w:val="hybridMultilevel"/>
    <w:tmpl w:val="309E9068"/>
    <w:lvl w:ilvl="0" w:tplc="ACAE1F38">
      <w:start w:val="1"/>
      <w:numFmt w:val="decimal"/>
      <w:lvlText w:val="4.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54700DEA"/>
    <w:multiLevelType w:val="multilevel"/>
    <w:tmpl w:val="16F89FEC"/>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55375905"/>
    <w:multiLevelType w:val="hybridMultilevel"/>
    <w:tmpl w:val="9C18C27A"/>
    <w:lvl w:ilvl="0" w:tplc="C0089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6956A55"/>
    <w:multiLevelType w:val="hybridMultilevel"/>
    <w:tmpl w:val="B582E7F2"/>
    <w:lvl w:ilvl="0" w:tplc="9780891E">
      <w:start w:val="1"/>
      <w:numFmt w:val="decimal"/>
      <w:lvlText w:val="9.%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6996609"/>
    <w:multiLevelType w:val="hybridMultilevel"/>
    <w:tmpl w:val="60FE5B30"/>
    <w:lvl w:ilvl="0" w:tplc="143A706C">
      <w:start w:val="1"/>
      <w:numFmt w:val="decimal"/>
      <w:lvlText w:val="10.%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876700C"/>
    <w:multiLevelType w:val="hybridMultilevel"/>
    <w:tmpl w:val="11EC1074"/>
    <w:lvl w:ilvl="0" w:tplc="7F8821BC">
      <w:start w:val="1"/>
      <w:numFmt w:val="decimal"/>
      <w:lvlText w:val="1.%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58952229"/>
    <w:multiLevelType w:val="hybridMultilevel"/>
    <w:tmpl w:val="6D722AEC"/>
    <w:lvl w:ilvl="0" w:tplc="50E86CB2">
      <w:start w:val="1"/>
      <w:numFmt w:val="decimal"/>
      <w:lvlText w:val="10.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590D1099"/>
    <w:multiLevelType w:val="hybridMultilevel"/>
    <w:tmpl w:val="DB606EA8"/>
    <w:lvl w:ilvl="0" w:tplc="0212AB52">
      <w:start w:val="1"/>
      <w:numFmt w:val="decimal"/>
      <w:lvlText w:val="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C197E92"/>
    <w:multiLevelType w:val="hybridMultilevel"/>
    <w:tmpl w:val="99FE0B18"/>
    <w:lvl w:ilvl="0" w:tplc="6E704014">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15:restartNumberingAfterBreak="0">
    <w:nsid w:val="5C266A71"/>
    <w:multiLevelType w:val="hybridMultilevel"/>
    <w:tmpl w:val="C288899A"/>
    <w:lvl w:ilvl="0" w:tplc="454625CE">
      <w:start w:val="1"/>
      <w:numFmt w:val="lowerLetter"/>
      <w:lvlText w:val="%1)"/>
      <w:lvlJc w:val="left"/>
      <w:pPr>
        <w:ind w:left="720" w:hanging="360"/>
      </w:pPr>
      <w:rPr>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C655693"/>
    <w:multiLevelType w:val="hybridMultilevel"/>
    <w:tmpl w:val="BFD61478"/>
    <w:lvl w:ilvl="0" w:tplc="89A6419C">
      <w:start w:val="1"/>
      <w:numFmt w:val="decimal"/>
      <w:lvlText w:val="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5D7F16FC"/>
    <w:multiLevelType w:val="hybridMultilevel"/>
    <w:tmpl w:val="DA28D90E"/>
    <w:lvl w:ilvl="0" w:tplc="625A8FC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5E6463D7"/>
    <w:multiLevelType w:val="hybridMultilevel"/>
    <w:tmpl w:val="F0E8943E"/>
    <w:lvl w:ilvl="0" w:tplc="498CE95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5E9E1B72"/>
    <w:multiLevelType w:val="hybridMultilevel"/>
    <w:tmpl w:val="625CCD28"/>
    <w:lvl w:ilvl="0" w:tplc="DFCAC9B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3F04433"/>
    <w:multiLevelType w:val="multilevel"/>
    <w:tmpl w:val="7A2A096E"/>
    <w:lvl w:ilvl="0">
      <w:start w:val="1"/>
      <w:numFmt w:val="lowerLetter"/>
      <w:lvlText w:val="(%1)"/>
      <w:lvlJc w:val="left"/>
      <w:pPr>
        <w:ind w:left="785" w:hanging="360"/>
      </w:pPr>
      <w:rPr>
        <w:rFonts w:ascii="Arial" w:hAnsi="Arial"/>
        <w:sz w:val="20"/>
        <w:szCs w:val="2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11" w15:restartNumberingAfterBreak="0">
    <w:nsid w:val="65F23A08"/>
    <w:multiLevelType w:val="hybridMultilevel"/>
    <w:tmpl w:val="1884D2E8"/>
    <w:lvl w:ilvl="0" w:tplc="CF0CB0E4">
      <w:start w:val="1"/>
      <w:numFmt w:val="decimal"/>
      <w:lvlText w:val="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15:restartNumberingAfterBreak="0">
    <w:nsid w:val="66482B83"/>
    <w:multiLevelType w:val="hybridMultilevel"/>
    <w:tmpl w:val="07C08B28"/>
    <w:lvl w:ilvl="0" w:tplc="04D6E59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666B6634"/>
    <w:multiLevelType w:val="hybridMultilevel"/>
    <w:tmpl w:val="8A7E7214"/>
    <w:lvl w:ilvl="0" w:tplc="07FCB0B0">
      <w:start w:val="1"/>
      <w:numFmt w:val="lowerLetter"/>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9CE462E"/>
    <w:multiLevelType w:val="hybridMultilevel"/>
    <w:tmpl w:val="95960666"/>
    <w:lvl w:ilvl="0" w:tplc="5EB6C164">
      <w:start w:val="1"/>
      <w:numFmt w:val="decimal"/>
      <w:lvlText w:val="7.5.%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A835F7E"/>
    <w:multiLevelType w:val="hybridMultilevel"/>
    <w:tmpl w:val="B26ED350"/>
    <w:lvl w:ilvl="0" w:tplc="745C634C">
      <w:start w:val="1"/>
      <w:numFmt w:val="decimal"/>
      <w:lvlText w:val="10.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6B6144A3"/>
    <w:multiLevelType w:val="hybridMultilevel"/>
    <w:tmpl w:val="EA624050"/>
    <w:lvl w:ilvl="0" w:tplc="CD12E8AE">
      <w:start w:val="1"/>
      <w:numFmt w:val="decimal"/>
      <w:lvlText w:val="8.%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6E2D1030"/>
    <w:multiLevelType w:val="multilevel"/>
    <w:tmpl w:val="59F8DC84"/>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1855253"/>
    <w:multiLevelType w:val="multilevel"/>
    <w:tmpl w:val="21A64760"/>
    <w:lvl w:ilvl="0">
      <w:start w:val="21"/>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lowerLetter"/>
      <w:lvlText w:val="(%4)"/>
      <w:lvlJc w:val="left"/>
      <w:pPr>
        <w:ind w:left="1800" w:hanging="720"/>
      </w:pPr>
      <w:rPr>
        <w:rFonts w:ascii="Arial" w:hAnsi="Arial"/>
      </w:rPr>
    </w:lvl>
    <w:lvl w:ilvl="4">
      <w:start w:val="1"/>
      <w:numFmt w:val="lowerRoman"/>
      <w:lvlText w:val="(%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9" w15:restartNumberingAfterBreak="0">
    <w:nsid w:val="74006458"/>
    <w:multiLevelType w:val="multilevel"/>
    <w:tmpl w:val="C060A40C"/>
    <w:lvl w:ilvl="0">
      <w:start w:val="1"/>
      <w:numFmt w:val="lowerLetter"/>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decimal"/>
      <w:lvlText w:val="%4."/>
      <w:lvlJc w:val="left"/>
      <w:pPr>
        <w:ind w:left="2906" w:hanging="360"/>
      </w:p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120" w15:restartNumberingAfterBreak="0">
    <w:nsid w:val="740E1BA3"/>
    <w:multiLevelType w:val="multilevel"/>
    <w:tmpl w:val="AF9EE0F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748E4AB8"/>
    <w:multiLevelType w:val="multilevel"/>
    <w:tmpl w:val="75DE2648"/>
    <w:lvl w:ilvl="0">
      <w:start w:val="1"/>
      <w:numFmt w:val="decimal"/>
      <w:lvlText w:val=""/>
      <w:lvlJc w:val="left"/>
      <w:pPr>
        <w:tabs>
          <w:tab w:val="left" w:pos="3184"/>
        </w:tabs>
        <w:ind w:left="3184" w:firstLine="0"/>
      </w:pPr>
    </w:lvl>
    <w:lvl w:ilvl="1">
      <w:start w:val="1"/>
      <w:numFmt w:val="decimal"/>
      <w:lvlText w:val="%2."/>
      <w:lvlJc w:val="left"/>
      <w:pPr>
        <w:tabs>
          <w:tab w:val="left" w:pos="2192"/>
        </w:tabs>
        <w:ind w:left="2192" w:firstLine="0"/>
      </w:pPr>
      <w:rPr>
        <w:rFonts w:ascii="Arial" w:hAnsi="Arial"/>
      </w:rPr>
    </w:lvl>
    <w:lvl w:ilvl="2">
      <w:start w:val="1"/>
      <w:numFmt w:val="decimal"/>
      <w:lvlText w:val="........%2.%3"/>
      <w:lvlJc w:val="left"/>
      <w:pPr>
        <w:tabs>
          <w:tab w:val="left" w:pos="3452"/>
        </w:tabs>
        <w:ind w:left="3452" w:firstLine="0"/>
      </w:pPr>
      <w:rPr>
        <w:rFonts w:ascii="Garamond" w:hAnsi="Garamond"/>
        <w:b/>
        <w:i w:val="0"/>
        <w:caps w:val="0"/>
        <w:smallCaps w:val="0"/>
        <w:sz w:val="22"/>
      </w:rPr>
    </w:lvl>
    <w:lvl w:ilvl="3">
      <w:start w:val="1"/>
      <w:numFmt w:val="lowerLetter"/>
      <w:lvlText w:val="%4)"/>
      <w:lvlJc w:val="left"/>
      <w:pPr>
        <w:tabs>
          <w:tab w:val="left" w:pos="2282"/>
        </w:tabs>
        <w:ind w:left="2282" w:firstLine="0"/>
      </w:pPr>
      <w:rPr>
        <w:strike w:val="0"/>
      </w:rPr>
    </w:lvl>
    <w:lvl w:ilvl="4">
      <w:start w:val="1"/>
      <w:numFmt w:val="lowerRoman"/>
      <w:lvlText w:val="%5."/>
      <w:lvlJc w:val="left"/>
      <w:pPr>
        <w:tabs>
          <w:tab w:val="left" w:pos="3272"/>
        </w:tabs>
        <w:ind w:left="3272" w:firstLine="0"/>
      </w:pPr>
      <w:rPr>
        <w:caps w:val="0"/>
        <w:strike w:val="0"/>
      </w:rPr>
    </w:lvl>
    <w:lvl w:ilvl="5">
      <w:start w:val="1"/>
      <w:numFmt w:val="upperLetter"/>
      <w:lvlText w:val="()%6"/>
      <w:lvlJc w:val="left"/>
      <w:pPr>
        <w:tabs>
          <w:tab w:val="left" w:pos="5169"/>
        </w:tabs>
        <w:ind w:left="5169" w:firstLine="0"/>
      </w:pPr>
    </w:lvl>
    <w:lvl w:ilvl="6">
      <w:start w:val="1"/>
      <w:numFmt w:val="upperRoman"/>
      <w:lvlText w:val=".%7"/>
      <w:lvlJc w:val="left"/>
      <w:pPr>
        <w:tabs>
          <w:tab w:val="left" w:pos="6161"/>
        </w:tabs>
        <w:ind w:left="6161" w:firstLine="0"/>
      </w:pPr>
    </w:lvl>
    <w:lvl w:ilvl="7">
      <w:start w:val="1"/>
      <w:numFmt w:val="lowerLetter"/>
      <w:lvlText w:val=".%8"/>
      <w:lvlJc w:val="left"/>
      <w:pPr>
        <w:tabs>
          <w:tab w:val="left" w:pos="6161"/>
        </w:tabs>
        <w:ind w:left="6161" w:firstLine="0"/>
      </w:pPr>
    </w:lvl>
    <w:lvl w:ilvl="8">
      <w:start w:val="1"/>
      <w:numFmt w:val="upperLetter"/>
      <w:lvlText w:val=".%9"/>
      <w:lvlJc w:val="left"/>
      <w:pPr>
        <w:tabs>
          <w:tab w:val="left" w:pos="6161"/>
        </w:tabs>
        <w:ind w:left="6161" w:firstLine="0"/>
      </w:pPr>
    </w:lvl>
  </w:abstractNum>
  <w:abstractNum w:abstractNumId="122" w15:restartNumberingAfterBreak="0">
    <w:nsid w:val="74A5373C"/>
    <w:multiLevelType w:val="multilevel"/>
    <w:tmpl w:val="534E640A"/>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57E3F17"/>
    <w:multiLevelType w:val="multilevel"/>
    <w:tmpl w:val="4E8E1420"/>
    <w:lvl w:ilvl="0">
      <w:start w:val="1"/>
      <w:numFmt w:val="decimal"/>
      <w:lvlText w:val="Article %1"/>
      <w:lvlJc w:val="left"/>
      <w:pPr>
        <w:ind w:left="0" w:firstLine="0"/>
      </w:pPr>
      <w:rPr>
        <w:rFonts w:ascii="Times New Roman Bold" w:hAnsi="Times New Roman Bold"/>
        <w:b/>
        <w:i w:val="0"/>
        <w:caps/>
        <w:sz w:val="24"/>
        <w:u w:val="none"/>
      </w:rPr>
    </w:lvl>
    <w:lvl w:ilvl="1">
      <w:start w:val="1"/>
      <w:numFmt w:val="decimal"/>
      <w:lvlText w:val="%1.%2"/>
      <w:lvlJc w:val="left"/>
      <w:pPr>
        <w:tabs>
          <w:tab w:val="left" w:pos="624"/>
        </w:tabs>
        <w:ind w:left="0" w:firstLine="0"/>
      </w:pPr>
      <w:rPr>
        <w:rFonts w:ascii="Arial" w:hAnsi="Arial"/>
        <w:b w:val="0"/>
        <w:i w:val="0"/>
        <w:caps w:val="0"/>
        <w:strike w:val="0"/>
        <w:color w:val="000000"/>
        <w:sz w:val="20"/>
        <w:u w:val="none"/>
      </w:rPr>
    </w:lvl>
    <w:lvl w:ilvl="2">
      <w:start w:val="1"/>
      <w:numFmt w:val="decimal"/>
      <w:lvlText w:val="%1.%2.%3"/>
      <w:lvlJc w:val="left"/>
      <w:pPr>
        <w:tabs>
          <w:tab w:val="left" w:pos="1361"/>
        </w:tabs>
        <w:ind w:left="624" w:firstLine="0"/>
      </w:pPr>
      <w:rPr>
        <w:color w:val="000000"/>
        <w:u w:val="none"/>
      </w:rPr>
    </w:lvl>
    <w:lvl w:ilvl="3">
      <w:start w:val="1"/>
      <w:numFmt w:val="lowerRoman"/>
      <w:lvlText w:val="(%4)"/>
      <w:lvlJc w:val="left"/>
      <w:pPr>
        <w:tabs>
          <w:tab w:val="left" w:pos="1814"/>
        </w:tabs>
        <w:ind w:left="1814" w:hanging="680"/>
      </w:pPr>
      <w:rPr>
        <w:u w:val="none"/>
      </w:rPr>
    </w:lvl>
    <w:lvl w:ilvl="4">
      <w:start w:val="1"/>
      <w:numFmt w:val="lowerLetter"/>
      <w:lvlText w:val="(%5)"/>
      <w:lvlJc w:val="left"/>
      <w:pPr>
        <w:tabs>
          <w:tab w:val="left" w:pos="3600"/>
        </w:tabs>
        <w:ind w:left="0" w:firstLine="2880"/>
      </w:pPr>
      <w:rPr>
        <w:u w:val="none"/>
      </w:rPr>
    </w:lvl>
    <w:lvl w:ilvl="5">
      <w:start w:val="1"/>
      <w:numFmt w:val="bullet"/>
      <w:lvlText w:val=""/>
      <w:lvlJc w:val="left"/>
      <w:pPr>
        <w:tabs>
          <w:tab w:val="left" w:pos="3960"/>
        </w:tabs>
        <w:ind w:left="0" w:firstLine="3600"/>
      </w:pPr>
      <w:rPr>
        <w:rFonts w:ascii="Symbol" w:hAnsi="Symbol"/>
        <w:color w:val="000000"/>
        <w:u w:val="none"/>
      </w:rPr>
    </w:lvl>
    <w:lvl w:ilvl="6">
      <w:start w:val="1"/>
      <w:numFmt w:val="decimal"/>
      <w:lvlText w:val="%7."/>
      <w:lvlJc w:val="left"/>
      <w:pPr>
        <w:tabs>
          <w:tab w:val="left" w:pos="720"/>
        </w:tabs>
        <w:ind w:left="720" w:hanging="720"/>
      </w:pPr>
      <w:rPr>
        <w:u w:val="none"/>
      </w:rPr>
    </w:lvl>
    <w:lvl w:ilvl="7">
      <w:start w:val="1"/>
      <w:numFmt w:val="lowerLetter"/>
      <w:lvlText w:val="(%8)"/>
      <w:lvlJc w:val="left"/>
      <w:pPr>
        <w:tabs>
          <w:tab w:val="left" w:pos="1440"/>
        </w:tabs>
        <w:ind w:left="1440" w:hanging="720"/>
      </w:pPr>
      <w:rPr>
        <w:u w:val="none"/>
      </w:rPr>
    </w:lvl>
    <w:lvl w:ilvl="8">
      <w:start w:val="1"/>
      <w:numFmt w:val="lowerRoman"/>
      <w:lvlText w:val="(%9)"/>
      <w:lvlJc w:val="left"/>
      <w:rPr>
        <w:i w:val="0"/>
        <w:color w:val="000000"/>
        <w:u w:val="none"/>
      </w:rPr>
    </w:lvl>
  </w:abstractNum>
  <w:abstractNum w:abstractNumId="124" w15:restartNumberingAfterBreak="0">
    <w:nsid w:val="76137830"/>
    <w:multiLevelType w:val="multilevel"/>
    <w:tmpl w:val="4E0A41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76672889"/>
    <w:multiLevelType w:val="hybridMultilevel"/>
    <w:tmpl w:val="4216AB30"/>
    <w:lvl w:ilvl="0" w:tplc="9FCE0A30">
      <w:start w:val="1"/>
      <w:numFmt w:val="decimal"/>
      <w:lvlText w:val="7.%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6BC5A7B"/>
    <w:multiLevelType w:val="multilevel"/>
    <w:tmpl w:val="F0FCADC0"/>
    <w:lvl w:ilvl="0">
      <w:start w:val="1"/>
      <w:numFmt w:val="lowerRoman"/>
      <w:lvlText w:val="%1)"/>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776A5E1D"/>
    <w:multiLevelType w:val="hybridMultilevel"/>
    <w:tmpl w:val="A93266F0"/>
    <w:lvl w:ilvl="0" w:tplc="81924F26">
      <w:start w:val="1"/>
      <w:numFmt w:val="decimal"/>
      <w:lvlText w:val="%1."/>
      <w:lvlJc w:val="left"/>
      <w:pPr>
        <w:ind w:left="720" w:hanging="360"/>
      </w:pPr>
      <w:rPr>
        <w:rFonts w:ascii="Arial" w:hAnsi="Arial" w:cs="Arial" w:hint="default"/>
        <w:b/>
        <w:i w:val="0"/>
        <w:color w:val="auto"/>
        <w:spacing w:val="0"/>
        <w:w w:val="100"/>
        <w:sz w:val="20"/>
        <w:szCs w:val="20"/>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7952178A"/>
    <w:multiLevelType w:val="hybridMultilevel"/>
    <w:tmpl w:val="7CFA28D8"/>
    <w:lvl w:ilvl="0" w:tplc="617E7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9" w15:restartNumberingAfterBreak="0">
    <w:nsid w:val="7A432D57"/>
    <w:multiLevelType w:val="hybridMultilevel"/>
    <w:tmpl w:val="5B7E8518"/>
    <w:lvl w:ilvl="0" w:tplc="B6F686D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7AC06A11"/>
    <w:multiLevelType w:val="hybridMultilevel"/>
    <w:tmpl w:val="D08C10F4"/>
    <w:lvl w:ilvl="0" w:tplc="96164156">
      <w:start w:val="1"/>
      <w:numFmt w:val="decimal"/>
      <w:lvlText w:val="8.%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7B110A61"/>
    <w:multiLevelType w:val="hybridMultilevel"/>
    <w:tmpl w:val="D1402810"/>
    <w:lvl w:ilvl="0" w:tplc="AC74634C">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BA36972"/>
    <w:multiLevelType w:val="hybridMultilevel"/>
    <w:tmpl w:val="34EA5AEC"/>
    <w:lvl w:ilvl="0" w:tplc="321A8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7EB24C0A"/>
    <w:multiLevelType w:val="multilevel"/>
    <w:tmpl w:val="6D140B68"/>
    <w:lvl w:ilvl="0">
      <w:start w:val="1"/>
      <w:numFmt w:val="lowerRoman"/>
      <w:lvlText w:val="(%1)"/>
      <w:lvlJc w:val="left"/>
      <w:pPr>
        <w:ind w:left="1080" w:hanging="720"/>
      </w:pPr>
      <w:rPr>
        <w:rFonts w:ascii="Arial" w:hAnsi="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rPr>
        <w:b w:val="0"/>
        <w:color w:val="000000"/>
        <w:lang w:val="en-U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2536620">
    <w:abstractNumId w:val="83"/>
  </w:num>
  <w:num w:numId="2" w16cid:durableId="1676037022">
    <w:abstractNumId w:val="25"/>
  </w:num>
  <w:num w:numId="3" w16cid:durableId="254941786">
    <w:abstractNumId w:val="97"/>
  </w:num>
  <w:num w:numId="4" w16cid:durableId="1891988844">
    <w:abstractNumId w:val="86"/>
  </w:num>
  <w:num w:numId="5" w16cid:durableId="2065912168">
    <w:abstractNumId w:val="1"/>
  </w:num>
  <w:num w:numId="6" w16cid:durableId="711616917">
    <w:abstractNumId w:val="58"/>
  </w:num>
  <w:num w:numId="7" w16cid:durableId="463498436">
    <w:abstractNumId w:val="69"/>
  </w:num>
  <w:num w:numId="8" w16cid:durableId="1958098508">
    <w:abstractNumId w:val="12"/>
  </w:num>
  <w:num w:numId="9" w16cid:durableId="735786233">
    <w:abstractNumId w:val="14"/>
  </w:num>
  <w:num w:numId="10" w16cid:durableId="1140074426">
    <w:abstractNumId w:val="119"/>
  </w:num>
  <w:num w:numId="11" w16cid:durableId="1742675290">
    <w:abstractNumId w:val="110"/>
  </w:num>
  <w:num w:numId="12" w16cid:durableId="2079474984">
    <w:abstractNumId w:val="50"/>
  </w:num>
  <w:num w:numId="13" w16cid:durableId="1444689570">
    <w:abstractNumId w:val="21"/>
  </w:num>
  <w:num w:numId="14" w16cid:durableId="2006668353">
    <w:abstractNumId w:val="91"/>
  </w:num>
  <w:num w:numId="15" w16cid:durableId="1017730652">
    <w:abstractNumId w:val="4"/>
  </w:num>
  <w:num w:numId="16" w16cid:durableId="1093211795">
    <w:abstractNumId w:val="9"/>
  </w:num>
  <w:num w:numId="17" w16cid:durableId="51006894">
    <w:abstractNumId w:val="123"/>
  </w:num>
  <w:num w:numId="18" w16cid:durableId="595594165">
    <w:abstractNumId w:val="67"/>
  </w:num>
  <w:num w:numId="19" w16cid:durableId="1199471175">
    <w:abstractNumId w:val="84"/>
  </w:num>
  <w:num w:numId="20" w16cid:durableId="601843575">
    <w:abstractNumId w:val="64"/>
  </w:num>
  <w:num w:numId="21" w16cid:durableId="1991783072">
    <w:abstractNumId w:val="46"/>
  </w:num>
  <w:num w:numId="22" w16cid:durableId="1931428160">
    <w:abstractNumId w:val="78"/>
  </w:num>
  <w:num w:numId="23" w16cid:durableId="1456870091">
    <w:abstractNumId w:val="42"/>
  </w:num>
  <w:num w:numId="24" w16cid:durableId="1791706959">
    <w:abstractNumId w:val="133"/>
  </w:num>
  <w:num w:numId="25" w16cid:durableId="1976182159">
    <w:abstractNumId w:val="72"/>
  </w:num>
  <w:num w:numId="26" w16cid:durableId="1334605944">
    <w:abstractNumId w:val="121"/>
  </w:num>
  <w:num w:numId="27" w16cid:durableId="797651699">
    <w:abstractNumId w:val="124"/>
  </w:num>
  <w:num w:numId="28" w16cid:durableId="227958506">
    <w:abstractNumId w:val="120"/>
  </w:num>
  <w:num w:numId="29" w16cid:durableId="1552814254">
    <w:abstractNumId w:val="63"/>
  </w:num>
  <w:num w:numId="30" w16cid:durableId="1053889719">
    <w:abstractNumId w:val="60"/>
  </w:num>
  <w:num w:numId="31" w16cid:durableId="678234957">
    <w:abstractNumId w:val="36"/>
  </w:num>
  <w:num w:numId="32" w16cid:durableId="696083693">
    <w:abstractNumId w:val="11"/>
  </w:num>
  <w:num w:numId="33" w16cid:durableId="860365125">
    <w:abstractNumId w:val="19"/>
  </w:num>
  <w:num w:numId="34" w16cid:durableId="1516187211">
    <w:abstractNumId w:val="34"/>
  </w:num>
  <w:num w:numId="35" w16cid:durableId="325283978">
    <w:abstractNumId w:val="2"/>
  </w:num>
  <w:num w:numId="36" w16cid:durableId="709457156">
    <w:abstractNumId w:val="40"/>
  </w:num>
  <w:num w:numId="37" w16cid:durableId="1457721044">
    <w:abstractNumId w:val="122"/>
  </w:num>
  <w:num w:numId="38" w16cid:durableId="2062442376">
    <w:abstractNumId w:val="75"/>
  </w:num>
  <w:num w:numId="39" w16cid:durableId="1684283198">
    <w:abstractNumId w:val="52"/>
  </w:num>
  <w:num w:numId="40" w16cid:durableId="1804075173">
    <w:abstractNumId w:val="74"/>
  </w:num>
  <w:num w:numId="41" w16cid:durableId="280914773">
    <w:abstractNumId w:val="126"/>
  </w:num>
  <w:num w:numId="42" w16cid:durableId="418336502">
    <w:abstractNumId w:val="87"/>
  </w:num>
  <w:num w:numId="43" w16cid:durableId="492571550">
    <w:abstractNumId w:val="54"/>
  </w:num>
  <w:num w:numId="44" w16cid:durableId="1359427055">
    <w:abstractNumId w:val="22"/>
  </w:num>
  <w:num w:numId="45" w16cid:durableId="739669909">
    <w:abstractNumId w:val="117"/>
  </w:num>
  <w:num w:numId="46" w16cid:durableId="1949653942">
    <w:abstractNumId w:val="41"/>
  </w:num>
  <w:num w:numId="47" w16cid:durableId="1567256002">
    <w:abstractNumId w:val="127"/>
  </w:num>
  <w:num w:numId="48" w16cid:durableId="1362978208">
    <w:abstractNumId w:val="101"/>
  </w:num>
  <w:num w:numId="49" w16cid:durableId="815610808">
    <w:abstractNumId w:val="27"/>
  </w:num>
  <w:num w:numId="50" w16cid:durableId="1029989662">
    <w:abstractNumId w:val="104"/>
  </w:num>
  <w:num w:numId="51" w16cid:durableId="28994358">
    <w:abstractNumId w:val="44"/>
  </w:num>
  <w:num w:numId="52" w16cid:durableId="1166628874">
    <w:abstractNumId w:val="94"/>
  </w:num>
  <w:num w:numId="53" w16cid:durableId="1638140163">
    <w:abstractNumId w:val="32"/>
  </w:num>
  <w:num w:numId="54" w16cid:durableId="2095201309">
    <w:abstractNumId w:val="38"/>
  </w:num>
  <w:num w:numId="55" w16cid:durableId="923534553">
    <w:abstractNumId w:val="10"/>
  </w:num>
  <w:num w:numId="56" w16cid:durableId="516306680">
    <w:abstractNumId w:val="80"/>
  </w:num>
  <w:num w:numId="57" w16cid:durableId="686760251">
    <w:abstractNumId w:val="106"/>
  </w:num>
  <w:num w:numId="58" w16cid:durableId="235631243">
    <w:abstractNumId w:val="76"/>
  </w:num>
  <w:num w:numId="59" w16cid:durableId="1446388286">
    <w:abstractNumId w:val="71"/>
  </w:num>
  <w:num w:numId="60" w16cid:durableId="211502978">
    <w:abstractNumId w:val="30"/>
  </w:num>
  <w:num w:numId="61" w16cid:durableId="370810358">
    <w:abstractNumId w:val="28"/>
  </w:num>
  <w:num w:numId="62" w16cid:durableId="1302081131">
    <w:abstractNumId w:val="31"/>
  </w:num>
  <w:num w:numId="63" w16cid:durableId="1687245827">
    <w:abstractNumId w:val="96"/>
  </w:num>
  <w:num w:numId="64" w16cid:durableId="734084995">
    <w:abstractNumId w:val="68"/>
  </w:num>
  <w:num w:numId="65" w16cid:durableId="208879705">
    <w:abstractNumId w:val="103"/>
  </w:num>
  <w:num w:numId="66" w16cid:durableId="1703746185">
    <w:abstractNumId w:val="8"/>
  </w:num>
  <w:num w:numId="67" w16cid:durableId="2100128759">
    <w:abstractNumId w:val="61"/>
  </w:num>
  <w:num w:numId="68" w16cid:durableId="416483714">
    <w:abstractNumId w:val="125"/>
  </w:num>
  <w:num w:numId="69" w16cid:durableId="945119885">
    <w:abstractNumId w:val="82"/>
  </w:num>
  <w:num w:numId="70" w16cid:durableId="1478573193">
    <w:abstractNumId w:val="37"/>
  </w:num>
  <w:num w:numId="71" w16cid:durableId="340816905">
    <w:abstractNumId w:val="73"/>
  </w:num>
  <w:num w:numId="72" w16cid:durableId="77871540">
    <w:abstractNumId w:val="39"/>
  </w:num>
  <w:num w:numId="73" w16cid:durableId="578638392">
    <w:abstractNumId w:val="47"/>
  </w:num>
  <w:num w:numId="74" w16cid:durableId="1257978328">
    <w:abstractNumId w:val="57"/>
  </w:num>
  <w:num w:numId="75" w16cid:durableId="1892225720">
    <w:abstractNumId w:val="128"/>
  </w:num>
  <w:num w:numId="76" w16cid:durableId="1973366047">
    <w:abstractNumId w:val="109"/>
  </w:num>
  <w:num w:numId="77" w16cid:durableId="1280409542">
    <w:abstractNumId w:val="118"/>
  </w:num>
  <w:num w:numId="78" w16cid:durableId="1426341038">
    <w:abstractNumId w:val="45"/>
  </w:num>
  <w:num w:numId="79" w16cid:durableId="1316642041">
    <w:abstractNumId w:val="132"/>
  </w:num>
  <w:num w:numId="80" w16cid:durableId="297301761">
    <w:abstractNumId w:val="7"/>
  </w:num>
  <w:num w:numId="81" w16cid:durableId="84346305">
    <w:abstractNumId w:val="114"/>
  </w:num>
  <w:num w:numId="82" w16cid:durableId="1823152638">
    <w:abstractNumId w:val="116"/>
  </w:num>
  <w:num w:numId="83" w16cid:durableId="735204856">
    <w:abstractNumId w:val="130"/>
  </w:num>
  <w:num w:numId="84" w16cid:durableId="1673068707">
    <w:abstractNumId w:val="5"/>
  </w:num>
  <w:num w:numId="85" w16cid:durableId="1738824745">
    <w:abstractNumId w:val="92"/>
  </w:num>
  <w:num w:numId="86" w16cid:durableId="740830681">
    <w:abstractNumId w:val="129"/>
  </w:num>
  <w:num w:numId="87" w16cid:durableId="155651690">
    <w:abstractNumId w:val="18"/>
  </w:num>
  <w:num w:numId="88" w16cid:durableId="508719132">
    <w:abstractNumId w:val="53"/>
  </w:num>
  <w:num w:numId="89" w16cid:durableId="2142575979">
    <w:abstractNumId w:val="16"/>
  </w:num>
  <w:num w:numId="90" w16cid:durableId="1808082360">
    <w:abstractNumId w:val="51"/>
  </w:num>
  <w:num w:numId="91" w16cid:durableId="470950028">
    <w:abstractNumId w:val="48"/>
  </w:num>
  <w:num w:numId="92" w16cid:durableId="1561088457">
    <w:abstractNumId w:val="26"/>
  </w:num>
  <w:num w:numId="93" w16cid:durableId="570848138">
    <w:abstractNumId w:val="99"/>
  </w:num>
  <w:num w:numId="94" w16cid:durableId="1878153594">
    <w:abstractNumId w:val="90"/>
  </w:num>
  <w:num w:numId="95" w16cid:durableId="1335499633">
    <w:abstractNumId w:val="70"/>
  </w:num>
  <w:num w:numId="96" w16cid:durableId="771320394">
    <w:abstractNumId w:val="20"/>
  </w:num>
  <w:num w:numId="97" w16cid:durableId="1088502140">
    <w:abstractNumId w:val="49"/>
  </w:num>
  <w:num w:numId="98" w16cid:durableId="2101755515">
    <w:abstractNumId w:val="66"/>
  </w:num>
  <w:num w:numId="99" w16cid:durableId="995955151">
    <w:abstractNumId w:val="3"/>
  </w:num>
  <w:num w:numId="100" w16cid:durableId="92870967">
    <w:abstractNumId w:val="35"/>
  </w:num>
  <w:num w:numId="101" w16cid:durableId="244612298">
    <w:abstractNumId w:val="100"/>
  </w:num>
  <w:num w:numId="102" w16cid:durableId="798382013">
    <w:abstractNumId w:val="62"/>
  </w:num>
  <w:num w:numId="103" w16cid:durableId="258029145">
    <w:abstractNumId w:val="108"/>
  </w:num>
  <w:num w:numId="104" w16cid:durableId="1471482600">
    <w:abstractNumId w:val="24"/>
  </w:num>
  <w:num w:numId="105" w16cid:durableId="859471102">
    <w:abstractNumId w:val="85"/>
  </w:num>
  <w:num w:numId="106" w16cid:durableId="2063598801">
    <w:abstractNumId w:val="23"/>
  </w:num>
  <w:num w:numId="107" w16cid:durableId="1837257863">
    <w:abstractNumId w:val="131"/>
  </w:num>
  <w:num w:numId="108" w16cid:durableId="388846007">
    <w:abstractNumId w:val="43"/>
  </w:num>
  <w:num w:numId="109" w16cid:durableId="1480418688">
    <w:abstractNumId w:val="115"/>
  </w:num>
  <w:num w:numId="110" w16cid:durableId="1124882540">
    <w:abstractNumId w:val="102"/>
  </w:num>
  <w:num w:numId="111" w16cid:durableId="655761658">
    <w:abstractNumId w:val="13"/>
  </w:num>
  <w:num w:numId="112" w16cid:durableId="1515680363">
    <w:abstractNumId w:val="79"/>
  </w:num>
  <w:num w:numId="113" w16cid:durableId="1322123764">
    <w:abstractNumId w:val="0"/>
  </w:num>
  <w:num w:numId="114" w16cid:durableId="86196308">
    <w:abstractNumId w:val="88"/>
  </w:num>
  <w:num w:numId="115" w16cid:durableId="1311404391">
    <w:abstractNumId w:val="17"/>
  </w:num>
  <w:num w:numId="116" w16cid:durableId="1911302413">
    <w:abstractNumId w:val="93"/>
  </w:num>
  <w:num w:numId="117" w16cid:durableId="345250684">
    <w:abstractNumId w:val="98"/>
  </w:num>
  <w:num w:numId="118" w16cid:durableId="1783039686">
    <w:abstractNumId w:val="56"/>
  </w:num>
  <w:num w:numId="119" w16cid:durableId="786660176">
    <w:abstractNumId w:val="6"/>
  </w:num>
  <w:num w:numId="120" w16cid:durableId="1072582842">
    <w:abstractNumId w:val="29"/>
  </w:num>
  <w:num w:numId="121" w16cid:durableId="1587109733">
    <w:abstractNumId w:val="59"/>
  </w:num>
  <w:num w:numId="122" w16cid:durableId="2120484036">
    <w:abstractNumId w:val="112"/>
  </w:num>
  <w:num w:numId="123" w16cid:durableId="165637470">
    <w:abstractNumId w:val="55"/>
  </w:num>
  <w:num w:numId="124" w16cid:durableId="1863206269">
    <w:abstractNumId w:val="111"/>
  </w:num>
  <w:num w:numId="125" w16cid:durableId="1839299298">
    <w:abstractNumId w:val="15"/>
  </w:num>
  <w:num w:numId="126" w16cid:durableId="1713073202">
    <w:abstractNumId w:val="89"/>
  </w:num>
  <w:num w:numId="127" w16cid:durableId="545994026">
    <w:abstractNumId w:val="81"/>
  </w:num>
  <w:num w:numId="128" w16cid:durableId="286467980">
    <w:abstractNumId w:val="107"/>
  </w:num>
  <w:num w:numId="129" w16cid:durableId="789786370">
    <w:abstractNumId w:val="33"/>
  </w:num>
  <w:num w:numId="130" w16cid:durableId="1176845867">
    <w:abstractNumId w:val="77"/>
  </w:num>
  <w:num w:numId="131" w16cid:durableId="408237143">
    <w:abstractNumId w:val="105"/>
  </w:num>
  <w:num w:numId="132" w16cid:durableId="422532472">
    <w:abstractNumId w:val="113"/>
  </w:num>
  <w:num w:numId="133" w16cid:durableId="434717981">
    <w:abstractNumId w:val="65"/>
  </w:num>
  <w:num w:numId="134" w16cid:durableId="1905607569">
    <w:abstractNumId w:val="95"/>
  </w:num>
  <w:numIdMacAtCleanup w:val="1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na Dovzhenko">
    <w15:presenceInfo w15:providerId="AD" w15:userId="S::arina.dovzhenko@nordicstar.law::5566b6a9-717a-4f7e-b3f4-3f0def29b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F17"/>
    <w:rsid w:val="000106B5"/>
    <w:rsid w:val="00011B76"/>
    <w:rsid w:val="000121A0"/>
    <w:rsid w:val="00032E6B"/>
    <w:rsid w:val="00036FAD"/>
    <w:rsid w:val="00037E60"/>
    <w:rsid w:val="00040C74"/>
    <w:rsid w:val="00050206"/>
    <w:rsid w:val="0005452B"/>
    <w:rsid w:val="000571F8"/>
    <w:rsid w:val="000610AD"/>
    <w:rsid w:val="00061E8D"/>
    <w:rsid w:val="00072582"/>
    <w:rsid w:val="00077BE8"/>
    <w:rsid w:val="00081764"/>
    <w:rsid w:val="000911A0"/>
    <w:rsid w:val="000949EE"/>
    <w:rsid w:val="00094F51"/>
    <w:rsid w:val="000A6020"/>
    <w:rsid w:val="000B7743"/>
    <w:rsid w:val="000D19BC"/>
    <w:rsid w:val="000D315D"/>
    <w:rsid w:val="000D46AB"/>
    <w:rsid w:val="000D569C"/>
    <w:rsid w:val="000E2C91"/>
    <w:rsid w:val="000E4FE9"/>
    <w:rsid w:val="000E5E84"/>
    <w:rsid w:val="000F61AA"/>
    <w:rsid w:val="000F61D5"/>
    <w:rsid w:val="000F62AD"/>
    <w:rsid w:val="00105D38"/>
    <w:rsid w:val="00110BFB"/>
    <w:rsid w:val="00120980"/>
    <w:rsid w:val="001228A1"/>
    <w:rsid w:val="00127149"/>
    <w:rsid w:val="00137EA2"/>
    <w:rsid w:val="00141674"/>
    <w:rsid w:val="00143706"/>
    <w:rsid w:val="00150D12"/>
    <w:rsid w:val="00156A96"/>
    <w:rsid w:val="00160237"/>
    <w:rsid w:val="00164F79"/>
    <w:rsid w:val="00165070"/>
    <w:rsid w:val="0018245D"/>
    <w:rsid w:val="00182A90"/>
    <w:rsid w:val="001861B8"/>
    <w:rsid w:val="0019562E"/>
    <w:rsid w:val="001A58A3"/>
    <w:rsid w:val="001A6517"/>
    <w:rsid w:val="001A7844"/>
    <w:rsid w:val="001B3CE9"/>
    <w:rsid w:val="001B48F8"/>
    <w:rsid w:val="001B5BED"/>
    <w:rsid w:val="001C243E"/>
    <w:rsid w:val="001C4A43"/>
    <w:rsid w:val="001C5FC3"/>
    <w:rsid w:val="001C74FA"/>
    <w:rsid w:val="001D0E99"/>
    <w:rsid w:val="001E6092"/>
    <w:rsid w:val="001E7D76"/>
    <w:rsid w:val="001F4BF8"/>
    <w:rsid w:val="001F595A"/>
    <w:rsid w:val="00207134"/>
    <w:rsid w:val="00207872"/>
    <w:rsid w:val="00210501"/>
    <w:rsid w:val="002166EA"/>
    <w:rsid w:val="00222C4A"/>
    <w:rsid w:val="00222C7A"/>
    <w:rsid w:val="00224B0A"/>
    <w:rsid w:val="00231652"/>
    <w:rsid w:val="00234068"/>
    <w:rsid w:val="00234493"/>
    <w:rsid w:val="002440B0"/>
    <w:rsid w:val="0025011D"/>
    <w:rsid w:val="00252817"/>
    <w:rsid w:val="00252BE8"/>
    <w:rsid w:val="0025577E"/>
    <w:rsid w:val="00256473"/>
    <w:rsid w:val="002603B0"/>
    <w:rsid w:val="0026243F"/>
    <w:rsid w:val="002717FD"/>
    <w:rsid w:val="002805E9"/>
    <w:rsid w:val="00280F05"/>
    <w:rsid w:val="002814EA"/>
    <w:rsid w:val="00281E7F"/>
    <w:rsid w:val="0028499C"/>
    <w:rsid w:val="00285725"/>
    <w:rsid w:val="00290293"/>
    <w:rsid w:val="00290AEA"/>
    <w:rsid w:val="002921AC"/>
    <w:rsid w:val="00294052"/>
    <w:rsid w:val="002A474D"/>
    <w:rsid w:val="002B64A7"/>
    <w:rsid w:val="002D075C"/>
    <w:rsid w:val="002D08D8"/>
    <w:rsid w:val="002D14B8"/>
    <w:rsid w:val="002E028E"/>
    <w:rsid w:val="002E5B43"/>
    <w:rsid w:val="002E643F"/>
    <w:rsid w:val="002E7FDB"/>
    <w:rsid w:val="002F5B28"/>
    <w:rsid w:val="00303045"/>
    <w:rsid w:val="00310819"/>
    <w:rsid w:val="003168F5"/>
    <w:rsid w:val="00322116"/>
    <w:rsid w:val="003268E4"/>
    <w:rsid w:val="00334C6B"/>
    <w:rsid w:val="003362D7"/>
    <w:rsid w:val="00343110"/>
    <w:rsid w:val="003450CE"/>
    <w:rsid w:val="00355C8A"/>
    <w:rsid w:val="00355E4F"/>
    <w:rsid w:val="00357AFE"/>
    <w:rsid w:val="00361998"/>
    <w:rsid w:val="00362B83"/>
    <w:rsid w:val="003644D6"/>
    <w:rsid w:val="0037082B"/>
    <w:rsid w:val="00397027"/>
    <w:rsid w:val="003A0D25"/>
    <w:rsid w:val="003A6CB3"/>
    <w:rsid w:val="003C1DF1"/>
    <w:rsid w:val="003C3257"/>
    <w:rsid w:val="003C737C"/>
    <w:rsid w:val="003E2EC2"/>
    <w:rsid w:val="003F04A1"/>
    <w:rsid w:val="004107E4"/>
    <w:rsid w:val="00423F9E"/>
    <w:rsid w:val="00434E65"/>
    <w:rsid w:val="00437D97"/>
    <w:rsid w:val="00440B69"/>
    <w:rsid w:val="00442B1B"/>
    <w:rsid w:val="00447B81"/>
    <w:rsid w:val="004541F0"/>
    <w:rsid w:val="004605CA"/>
    <w:rsid w:val="004627E4"/>
    <w:rsid w:val="00462946"/>
    <w:rsid w:val="00462E66"/>
    <w:rsid w:val="00472A9A"/>
    <w:rsid w:val="00474425"/>
    <w:rsid w:val="00474724"/>
    <w:rsid w:val="00482DB8"/>
    <w:rsid w:val="004860C5"/>
    <w:rsid w:val="00493FA7"/>
    <w:rsid w:val="004940B8"/>
    <w:rsid w:val="00494AD7"/>
    <w:rsid w:val="00495EB5"/>
    <w:rsid w:val="004A2FCE"/>
    <w:rsid w:val="004B29BA"/>
    <w:rsid w:val="004B30EF"/>
    <w:rsid w:val="004B5C4C"/>
    <w:rsid w:val="004C4E25"/>
    <w:rsid w:val="004D18A9"/>
    <w:rsid w:val="004F579C"/>
    <w:rsid w:val="004F7479"/>
    <w:rsid w:val="00503BFD"/>
    <w:rsid w:val="00506B21"/>
    <w:rsid w:val="00510C13"/>
    <w:rsid w:val="00514A77"/>
    <w:rsid w:val="0052654F"/>
    <w:rsid w:val="00531985"/>
    <w:rsid w:val="005437A8"/>
    <w:rsid w:val="005517A3"/>
    <w:rsid w:val="00553CAF"/>
    <w:rsid w:val="00554FFB"/>
    <w:rsid w:val="00555AD5"/>
    <w:rsid w:val="00561B61"/>
    <w:rsid w:val="00565296"/>
    <w:rsid w:val="00567F82"/>
    <w:rsid w:val="00577D88"/>
    <w:rsid w:val="00591C2F"/>
    <w:rsid w:val="005A0C2C"/>
    <w:rsid w:val="005A0E2D"/>
    <w:rsid w:val="005A3426"/>
    <w:rsid w:val="005A3513"/>
    <w:rsid w:val="005A65C7"/>
    <w:rsid w:val="005B4438"/>
    <w:rsid w:val="005B5532"/>
    <w:rsid w:val="005B767D"/>
    <w:rsid w:val="005C0EF7"/>
    <w:rsid w:val="005C5859"/>
    <w:rsid w:val="005D1091"/>
    <w:rsid w:val="005D7D02"/>
    <w:rsid w:val="005E03AE"/>
    <w:rsid w:val="005E0704"/>
    <w:rsid w:val="005E225A"/>
    <w:rsid w:val="005E3958"/>
    <w:rsid w:val="00603E2B"/>
    <w:rsid w:val="00610B67"/>
    <w:rsid w:val="00614C3B"/>
    <w:rsid w:val="00620361"/>
    <w:rsid w:val="00620DCE"/>
    <w:rsid w:val="00630698"/>
    <w:rsid w:val="006356DB"/>
    <w:rsid w:val="00637B3B"/>
    <w:rsid w:val="006465CD"/>
    <w:rsid w:val="00652228"/>
    <w:rsid w:val="00661644"/>
    <w:rsid w:val="00663484"/>
    <w:rsid w:val="006673E6"/>
    <w:rsid w:val="00676677"/>
    <w:rsid w:val="006861AF"/>
    <w:rsid w:val="0069104A"/>
    <w:rsid w:val="00691669"/>
    <w:rsid w:val="0069362F"/>
    <w:rsid w:val="006A6D13"/>
    <w:rsid w:val="006C4A92"/>
    <w:rsid w:val="006D17B7"/>
    <w:rsid w:val="00701A1C"/>
    <w:rsid w:val="007033C5"/>
    <w:rsid w:val="0070676E"/>
    <w:rsid w:val="00710552"/>
    <w:rsid w:val="00721BAC"/>
    <w:rsid w:val="00721FA1"/>
    <w:rsid w:val="00722A0B"/>
    <w:rsid w:val="00736D92"/>
    <w:rsid w:val="007463F3"/>
    <w:rsid w:val="00750B22"/>
    <w:rsid w:val="00751853"/>
    <w:rsid w:val="007737B4"/>
    <w:rsid w:val="007901C6"/>
    <w:rsid w:val="0079063A"/>
    <w:rsid w:val="00794098"/>
    <w:rsid w:val="0079660A"/>
    <w:rsid w:val="007A3B5D"/>
    <w:rsid w:val="007B3930"/>
    <w:rsid w:val="007B3C47"/>
    <w:rsid w:val="007B528C"/>
    <w:rsid w:val="007B5C75"/>
    <w:rsid w:val="007B6CAE"/>
    <w:rsid w:val="007C26A9"/>
    <w:rsid w:val="007C3208"/>
    <w:rsid w:val="007C3308"/>
    <w:rsid w:val="007C7BEF"/>
    <w:rsid w:val="007D0578"/>
    <w:rsid w:val="007D2BF4"/>
    <w:rsid w:val="007E3C0B"/>
    <w:rsid w:val="00800667"/>
    <w:rsid w:val="0080650F"/>
    <w:rsid w:val="00815B23"/>
    <w:rsid w:val="008215D7"/>
    <w:rsid w:val="008230BC"/>
    <w:rsid w:val="00830AA0"/>
    <w:rsid w:val="00830D83"/>
    <w:rsid w:val="00835CCD"/>
    <w:rsid w:val="008555F7"/>
    <w:rsid w:val="008559AA"/>
    <w:rsid w:val="00864E7A"/>
    <w:rsid w:val="00873EEF"/>
    <w:rsid w:val="00882E0C"/>
    <w:rsid w:val="0088715D"/>
    <w:rsid w:val="00894565"/>
    <w:rsid w:val="00895862"/>
    <w:rsid w:val="008A20C3"/>
    <w:rsid w:val="008A4554"/>
    <w:rsid w:val="008A6D10"/>
    <w:rsid w:val="008B2A0C"/>
    <w:rsid w:val="008D1E81"/>
    <w:rsid w:val="008D2BF3"/>
    <w:rsid w:val="008D40FD"/>
    <w:rsid w:val="008D768B"/>
    <w:rsid w:val="008E036F"/>
    <w:rsid w:val="008E03D3"/>
    <w:rsid w:val="008E15AE"/>
    <w:rsid w:val="008F1359"/>
    <w:rsid w:val="008F4B5C"/>
    <w:rsid w:val="00905420"/>
    <w:rsid w:val="009057A7"/>
    <w:rsid w:val="009109E6"/>
    <w:rsid w:val="0091195C"/>
    <w:rsid w:val="00921072"/>
    <w:rsid w:val="00922081"/>
    <w:rsid w:val="0093395D"/>
    <w:rsid w:val="00933A66"/>
    <w:rsid w:val="009357B5"/>
    <w:rsid w:val="00937067"/>
    <w:rsid w:val="00944505"/>
    <w:rsid w:val="009502C4"/>
    <w:rsid w:val="00956E42"/>
    <w:rsid w:val="00972522"/>
    <w:rsid w:val="00977191"/>
    <w:rsid w:val="00980A14"/>
    <w:rsid w:val="00983AD8"/>
    <w:rsid w:val="009851F8"/>
    <w:rsid w:val="00995956"/>
    <w:rsid w:val="009A05E0"/>
    <w:rsid w:val="009A37D5"/>
    <w:rsid w:val="009A39B7"/>
    <w:rsid w:val="009A625E"/>
    <w:rsid w:val="009B00E9"/>
    <w:rsid w:val="009B08F2"/>
    <w:rsid w:val="009B0DD3"/>
    <w:rsid w:val="009D15B1"/>
    <w:rsid w:val="009D5E4E"/>
    <w:rsid w:val="009D6216"/>
    <w:rsid w:val="009D718E"/>
    <w:rsid w:val="009D77B4"/>
    <w:rsid w:val="009E16E1"/>
    <w:rsid w:val="009E4B27"/>
    <w:rsid w:val="009E69B3"/>
    <w:rsid w:val="009F0C9B"/>
    <w:rsid w:val="00A05AB2"/>
    <w:rsid w:val="00A23AC9"/>
    <w:rsid w:val="00A273B1"/>
    <w:rsid w:val="00A40848"/>
    <w:rsid w:val="00A41376"/>
    <w:rsid w:val="00A430BB"/>
    <w:rsid w:val="00A51EDE"/>
    <w:rsid w:val="00A520EF"/>
    <w:rsid w:val="00A5231F"/>
    <w:rsid w:val="00A527FB"/>
    <w:rsid w:val="00A57E0C"/>
    <w:rsid w:val="00A63C26"/>
    <w:rsid w:val="00A65109"/>
    <w:rsid w:val="00A704C4"/>
    <w:rsid w:val="00A8002A"/>
    <w:rsid w:val="00A80FAD"/>
    <w:rsid w:val="00A8354D"/>
    <w:rsid w:val="00A84ACB"/>
    <w:rsid w:val="00A86814"/>
    <w:rsid w:val="00AB6800"/>
    <w:rsid w:val="00AC0FBA"/>
    <w:rsid w:val="00AC6216"/>
    <w:rsid w:val="00AC6655"/>
    <w:rsid w:val="00AC6988"/>
    <w:rsid w:val="00AF1801"/>
    <w:rsid w:val="00AF3275"/>
    <w:rsid w:val="00AF7452"/>
    <w:rsid w:val="00B02D50"/>
    <w:rsid w:val="00B1268B"/>
    <w:rsid w:val="00B20818"/>
    <w:rsid w:val="00B47BC6"/>
    <w:rsid w:val="00B47EC4"/>
    <w:rsid w:val="00B50E37"/>
    <w:rsid w:val="00B55A4D"/>
    <w:rsid w:val="00B63A4D"/>
    <w:rsid w:val="00B72F1B"/>
    <w:rsid w:val="00B844E9"/>
    <w:rsid w:val="00BA0F33"/>
    <w:rsid w:val="00BA6D7C"/>
    <w:rsid w:val="00BB4164"/>
    <w:rsid w:val="00BB7BEA"/>
    <w:rsid w:val="00BC0B25"/>
    <w:rsid w:val="00BC3848"/>
    <w:rsid w:val="00BD5173"/>
    <w:rsid w:val="00BD6D8E"/>
    <w:rsid w:val="00BE3C65"/>
    <w:rsid w:val="00BE4F21"/>
    <w:rsid w:val="00BE540B"/>
    <w:rsid w:val="00BE6E87"/>
    <w:rsid w:val="00BF0297"/>
    <w:rsid w:val="00C02B52"/>
    <w:rsid w:val="00C0675B"/>
    <w:rsid w:val="00C10165"/>
    <w:rsid w:val="00C10BEA"/>
    <w:rsid w:val="00C15DC5"/>
    <w:rsid w:val="00C1646C"/>
    <w:rsid w:val="00C30A4B"/>
    <w:rsid w:val="00C36620"/>
    <w:rsid w:val="00C4043A"/>
    <w:rsid w:val="00C42BD5"/>
    <w:rsid w:val="00C4481B"/>
    <w:rsid w:val="00C462F8"/>
    <w:rsid w:val="00C503F3"/>
    <w:rsid w:val="00C51084"/>
    <w:rsid w:val="00C61103"/>
    <w:rsid w:val="00C62793"/>
    <w:rsid w:val="00C679F8"/>
    <w:rsid w:val="00C7372F"/>
    <w:rsid w:val="00C75E30"/>
    <w:rsid w:val="00C762D8"/>
    <w:rsid w:val="00C800A4"/>
    <w:rsid w:val="00C82FC1"/>
    <w:rsid w:val="00C91C3B"/>
    <w:rsid w:val="00C942AE"/>
    <w:rsid w:val="00C95F17"/>
    <w:rsid w:val="00C969D5"/>
    <w:rsid w:val="00CA1CD2"/>
    <w:rsid w:val="00CA6AAB"/>
    <w:rsid w:val="00CA7CE3"/>
    <w:rsid w:val="00CB2A91"/>
    <w:rsid w:val="00CB74DD"/>
    <w:rsid w:val="00CC336A"/>
    <w:rsid w:val="00CC7390"/>
    <w:rsid w:val="00CD2B00"/>
    <w:rsid w:val="00CD48B3"/>
    <w:rsid w:val="00CE0642"/>
    <w:rsid w:val="00CE137D"/>
    <w:rsid w:val="00CE2E75"/>
    <w:rsid w:val="00CE3EA4"/>
    <w:rsid w:val="00CF35C5"/>
    <w:rsid w:val="00CF3962"/>
    <w:rsid w:val="00D12B8C"/>
    <w:rsid w:val="00D14681"/>
    <w:rsid w:val="00D22722"/>
    <w:rsid w:val="00D25D6D"/>
    <w:rsid w:val="00D25E4E"/>
    <w:rsid w:val="00D31197"/>
    <w:rsid w:val="00D322B2"/>
    <w:rsid w:val="00D346CE"/>
    <w:rsid w:val="00D43371"/>
    <w:rsid w:val="00D51837"/>
    <w:rsid w:val="00D6183D"/>
    <w:rsid w:val="00D6437B"/>
    <w:rsid w:val="00D65598"/>
    <w:rsid w:val="00D711CF"/>
    <w:rsid w:val="00D767F6"/>
    <w:rsid w:val="00D83FC9"/>
    <w:rsid w:val="00D91A4F"/>
    <w:rsid w:val="00DA226F"/>
    <w:rsid w:val="00DA3A9B"/>
    <w:rsid w:val="00DA6639"/>
    <w:rsid w:val="00DB5009"/>
    <w:rsid w:val="00DB677D"/>
    <w:rsid w:val="00DC15F3"/>
    <w:rsid w:val="00DD18CD"/>
    <w:rsid w:val="00DD480C"/>
    <w:rsid w:val="00DE0567"/>
    <w:rsid w:val="00DE2FE9"/>
    <w:rsid w:val="00DE5088"/>
    <w:rsid w:val="00E1570F"/>
    <w:rsid w:val="00E30F75"/>
    <w:rsid w:val="00E3185F"/>
    <w:rsid w:val="00E31E56"/>
    <w:rsid w:val="00E358A2"/>
    <w:rsid w:val="00E3731E"/>
    <w:rsid w:val="00E452B1"/>
    <w:rsid w:val="00E453BF"/>
    <w:rsid w:val="00E47B33"/>
    <w:rsid w:val="00E5239D"/>
    <w:rsid w:val="00E64978"/>
    <w:rsid w:val="00E655C9"/>
    <w:rsid w:val="00E71A6D"/>
    <w:rsid w:val="00E751FA"/>
    <w:rsid w:val="00E8238B"/>
    <w:rsid w:val="00E9134B"/>
    <w:rsid w:val="00E9248D"/>
    <w:rsid w:val="00EA3941"/>
    <w:rsid w:val="00EA7116"/>
    <w:rsid w:val="00EB2B0F"/>
    <w:rsid w:val="00EB7188"/>
    <w:rsid w:val="00EB7385"/>
    <w:rsid w:val="00EC778B"/>
    <w:rsid w:val="00ED302D"/>
    <w:rsid w:val="00ED332D"/>
    <w:rsid w:val="00ED66A4"/>
    <w:rsid w:val="00ED68DC"/>
    <w:rsid w:val="00EF215E"/>
    <w:rsid w:val="00F01B15"/>
    <w:rsid w:val="00F02123"/>
    <w:rsid w:val="00F02C65"/>
    <w:rsid w:val="00F03FAB"/>
    <w:rsid w:val="00F04BD9"/>
    <w:rsid w:val="00F074EA"/>
    <w:rsid w:val="00F176BC"/>
    <w:rsid w:val="00F20A98"/>
    <w:rsid w:val="00F21225"/>
    <w:rsid w:val="00F230D8"/>
    <w:rsid w:val="00F25CD2"/>
    <w:rsid w:val="00F27E9D"/>
    <w:rsid w:val="00F400EC"/>
    <w:rsid w:val="00F541A9"/>
    <w:rsid w:val="00F558B8"/>
    <w:rsid w:val="00F6244A"/>
    <w:rsid w:val="00F64017"/>
    <w:rsid w:val="00F67043"/>
    <w:rsid w:val="00F71F27"/>
    <w:rsid w:val="00F724B3"/>
    <w:rsid w:val="00F776C6"/>
    <w:rsid w:val="00F844FF"/>
    <w:rsid w:val="00F97D67"/>
    <w:rsid w:val="00FA28C3"/>
    <w:rsid w:val="00FA6EED"/>
    <w:rsid w:val="00FB3A71"/>
    <w:rsid w:val="00FC270E"/>
    <w:rsid w:val="00FC76F2"/>
    <w:rsid w:val="00FD3514"/>
    <w:rsid w:val="00FD3655"/>
    <w:rsid w:val="00FD40E1"/>
    <w:rsid w:val="00FD7431"/>
    <w:rsid w:val="00FD7DE6"/>
    <w:rsid w:val="00FE102E"/>
  </w:rsids>
  <m:mathPr>
    <m:mathFont m:val="Cambria Math"/>
    <m:brkBin m:val="before"/>
    <m:brkBinSub m:val="--"/>
    <m:smallFrac m:val="0"/>
    <m:dispDef/>
    <m:lMargin m:val="0"/>
    <m:rMargin m:val="0"/>
    <m:defJc m:val="centerGroup"/>
    <m:wrapIndent m:val="1440"/>
    <m:intLim m:val="subSup"/>
    <m:naryLim m:val="undOvr"/>
  </m:mathPr>
  <w:themeFontLang w:val="ru-RU"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271F"/>
  <w15:docId w15:val="{22F66C12-AB9C-4CD6-B9CE-DDA546F0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lang w:val="ru-RU" w:eastAsia="ru-R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keepLines/>
      <w:spacing w:before="320" w:after="0" w:line="240" w:lineRule="auto"/>
      <w:outlineLvl w:val="0"/>
    </w:pPr>
    <w:rPr>
      <w:rFonts w:asciiTheme="majorHAnsi" w:hAnsiTheme="majorHAnsi"/>
      <w:color w:val="2F5496" w:themeColor="accent1" w:themeShade="BF"/>
      <w:sz w:val="32"/>
    </w:rPr>
  </w:style>
  <w:style w:type="paragraph" w:styleId="2">
    <w:name w:val="heading 2"/>
    <w:basedOn w:val="a"/>
    <w:next w:val="a"/>
    <w:link w:val="20"/>
    <w:uiPriority w:val="9"/>
    <w:qFormat/>
    <w:pPr>
      <w:keepNext/>
      <w:keepLines/>
      <w:spacing w:before="80" w:after="0" w:line="240" w:lineRule="auto"/>
      <w:outlineLvl w:val="1"/>
    </w:pPr>
    <w:rPr>
      <w:rFonts w:asciiTheme="majorHAnsi" w:hAnsiTheme="majorHAnsi"/>
      <w:color w:val="404040" w:themeColor="text1" w:themeTint="BF"/>
      <w:sz w:val="28"/>
    </w:rPr>
  </w:style>
  <w:style w:type="paragraph" w:styleId="3">
    <w:name w:val="heading 3"/>
    <w:basedOn w:val="a"/>
    <w:next w:val="a"/>
    <w:link w:val="30"/>
    <w:uiPriority w:val="9"/>
    <w:qFormat/>
    <w:pPr>
      <w:keepNext/>
      <w:keepLines/>
      <w:spacing w:before="40" w:after="0" w:line="240" w:lineRule="auto"/>
      <w:outlineLvl w:val="2"/>
    </w:pPr>
    <w:rPr>
      <w:rFonts w:asciiTheme="majorHAnsi" w:hAnsiTheme="majorHAnsi"/>
      <w:color w:val="44546A" w:themeColor="text2"/>
      <w:sz w:val="24"/>
    </w:rPr>
  </w:style>
  <w:style w:type="paragraph" w:styleId="4">
    <w:name w:val="heading 4"/>
    <w:basedOn w:val="a"/>
    <w:next w:val="a"/>
    <w:link w:val="40"/>
    <w:uiPriority w:val="9"/>
    <w:qFormat/>
    <w:pPr>
      <w:keepNext/>
      <w:keepLines/>
      <w:spacing w:before="40" w:after="0"/>
      <w:outlineLvl w:val="3"/>
    </w:pPr>
    <w:rPr>
      <w:rFonts w:asciiTheme="majorHAnsi" w:hAnsiTheme="majorHAnsi"/>
      <w:sz w:val="22"/>
    </w:rPr>
  </w:style>
  <w:style w:type="paragraph" w:styleId="5">
    <w:name w:val="heading 5"/>
    <w:basedOn w:val="a"/>
    <w:next w:val="a"/>
    <w:link w:val="50"/>
    <w:uiPriority w:val="9"/>
    <w:qFormat/>
    <w:pPr>
      <w:keepNext/>
      <w:keepLines/>
      <w:spacing w:before="40" w:after="0"/>
      <w:outlineLvl w:val="4"/>
    </w:pPr>
    <w:rPr>
      <w:rFonts w:asciiTheme="majorHAnsi" w:hAnsiTheme="majorHAnsi"/>
      <w:color w:val="44546A" w:themeColor="text2"/>
      <w:sz w:val="22"/>
    </w:rPr>
  </w:style>
  <w:style w:type="paragraph" w:styleId="6">
    <w:name w:val="heading 6"/>
    <w:basedOn w:val="a"/>
    <w:next w:val="a"/>
    <w:link w:val="60"/>
    <w:uiPriority w:val="9"/>
    <w:qFormat/>
    <w:pPr>
      <w:keepNext/>
      <w:keepLines/>
      <w:spacing w:before="40" w:after="0"/>
      <w:outlineLvl w:val="5"/>
    </w:pPr>
    <w:rPr>
      <w:rFonts w:asciiTheme="majorHAnsi" w:hAnsiTheme="majorHAnsi"/>
      <w:i/>
      <w:color w:val="44546A" w:themeColor="text2"/>
      <w:sz w:val="21"/>
    </w:rPr>
  </w:style>
  <w:style w:type="paragraph" w:styleId="7">
    <w:name w:val="heading 7"/>
    <w:basedOn w:val="a"/>
    <w:next w:val="a"/>
    <w:link w:val="70"/>
    <w:uiPriority w:val="9"/>
    <w:qFormat/>
    <w:pPr>
      <w:keepNext/>
      <w:keepLines/>
      <w:spacing w:before="40" w:after="0"/>
      <w:outlineLvl w:val="6"/>
    </w:pPr>
    <w:rPr>
      <w:rFonts w:asciiTheme="majorHAnsi" w:hAnsiTheme="majorHAnsi"/>
      <w:i/>
      <w:color w:val="1F3864" w:themeColor="accent1" w:themeShade="80"/>
      <w:sz w:val="21"/>
    </w:rPr>
  </w:style>
  <w:style w:type="paragraph" w:styleId="8">
    <w:name w:val="heading 8"/>
    <w:basedOn w:val="a"/>
    <w:next w:val="a"/>
    <w:link w:val="80"/>
    <w:uiPriority w:val="9"/>
    <w:qFormat/>
    <w:pPr>
      <w:keepNext/>
      <w:keepLines/>
      <w:spacing w:before="40" w:after="0"/>
      <w:outlineLvl w:val="7"/>
    </w:pPr>
    <w:rPr>
      <w:rFonts w:asciiTheme="majorHAnsi" w:hAnsiTheme="majorHAnsi"/>
      <w:b/>
      <w:color w:val="44546A" w:themeColor="text2"/>
    </w:rPr>
  </w:style>
  <w:style w:type="paragraph" w:styleId="9">
    <w:name w:val="heading 9"/>
    <w:basedOn w:val="a"/>
    <w:next w:val="a"/>
    <w:link w:val="90"/>
    <w:uiPriority w:val="9"/>
    <w:qFormat/>
    <w:pPr>
      <w:keepNext/>
      <w:keepLines/>
      <w:spacing w:before="40" w:after="0"/>
      <w:outlineLvl w:val="8"/>
    </w:pPr>
    <w:rPr>
      <w:rFonts w:asciiTheme="majorHAnsi" w:hAnsiTheme="majorHAnsi"/>
      <w:b/>
      <w:i/>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customStyle="1" w:styleId="WW8Num6z0">
    <w:name w:val="WW8Num6z0"/>
    <w:link w:val="WW8Num6z00"/>
    <w:rPr>
      <w:rFonts w:ascii="Garamond" w:hAnsi="Garamond"/>
      <w:b/>
      <w:sz w:val="22"/>
    </w:rPr>
  </w:style>
  <w:style w:type="character" w:customStyle="1" w:styleId="WW8Num6z00">
    <w:name w:val="WW8Num6z0"/>
    <w:link w:val="WW8Num6z0"/>
    <w:rPr>
      <w:rFonts w:ascii="Garamond" w:hAnsi="Garamond"/>
      <w:b/>
      <w:i w:val="0"/>
      <w:spacing w:val="0"/>
      <w:sz w:val="22"/>
    </w:rPr>
  </w:style>
  <w:style w:type="paragraph" w:customStyle="1" w:styleId="WW8Num8z0">
    <w:name w:val="WW8Num8z0"/>
    <w:link w:val="WW8Num8z00"/>
    <w:rPr>
      <w:rFonts w:ascii="Symbol" w:hAnsi="Symbol"/>
    </w:rPr>
  </w:style>
  <w:style w:type="character" w:customStyle="1" w:styleId="WW8Num8z00">
    <w:name w:val="WW8Num8z0"/>
    <w:link w:val="WW8Num8z0"/>
    <w:rPr>
      <w:rFonts w:ascii="Symbol" w:hAnsi="Symbol"/>
    </w:rPr>
  </w:style>
  <w:style w:type="paragraph" w:customStyle="1" w:styleId="WW8Num14z5">
    <w:name w:val="WW8Num14z5"/>
    <w:link w:val="WW8Num14z50"/>
    <w:rPr>
      <w:rFonts w:ascii="Times New Roman" w:hAnsi="Times New Roman"/>
      <w:sz w:val="22"/>
    </w:rPr>
  </w:style>
  <w:style w:type="character" w:customStyle="1" w:styleId="WW8Num14z50">
    <w:name w:val="WW8Num14z5"/>
    <w:link w:val="WW8Num14z5"/>
    <w:rPr>
      <w:rFonts w:ascii="Times New Roman" w:hAnsi="Times New Roman"/>
      <w:b w:val="0"/>
      <w:i w:val="0"/>
      <w:sz w:val="22"/>
    </w:rPr>
  </w:style>
  <w:style w:type="paragraph" w:customStyle="1" w:styleId="WW8Num11z2">
    <w:name w:val="WW8Num11z2"/>
    <w:link w:val="WW8Num11z20"/>
    <w:rPr>
      <w:rFonts w:ascii="Garamond" w:hAnsi="Garamond"/>
      <w:sz w:val="22"/>
    </w:rPr>
  </w:style>
  <w:style w:type="character" w:customStyle="1" w:styleId="WW8Num11z20">
    <w:name w:val="WW8Num11z2"/>
    <w:link w:val="WW8Num11z2"/>
    <w:rPr>
      <w:rFonts w:ascii="Garamond" w:hAnsi="Garamond"/>
      <w:b w:val="0"/>
      <w:i w:val="0"/>
      <w:sz w:val="22"/>
    </w:rPr>
  </w:style>
  <w:style w:type="paragraph" w:customStyle="1" w:styleId="WW8Num19z8">
    <w:name w:val="WW8Num19z8"/>
    <w:link w:val="WW8Num19z80"/>
    <w:rPr>
      <w:b/>
      <w:sz w:val="22"/>
    </w:rPr>
  </w:style>
  <w:style w:type="character" w:customStyle="1" w:styleId="WW8Num19z80">
    <w:name w:val="WW8Num19z8"/>
    <w:link w:val="WW8Num19z8"/>
    <w:rPr>
      <w:b/>
      <w:i w:val="0"/>
      <w:sz w:val="22"/>
    </w:rPr>
  </w:style>
  <w:style w:type="paragraph" w:customStyle="1" w:styleId="WW8Num21z2">
    <w:name w:val="WW8Num21z2"/>
    <w:link w:val="WW8Num21z20"/>
    <w:rPr>
      <w:rFonts w:ascii="Garamond" w:hAnsi="Garamond"/>
      <w:sz w:val="22"/>
    </w:rPr>
  </w:style>
  <w:style w:type="character" w:customStyle="1" w:styleId="WW8Num21z20">
    <w:name w:val="WW8Num21z2"/>
    <w:link w:val="WW8Num21z2"/>
    <w:rPr>
      <w:rFonts w:ascii="Garamond" w:hAnsi="Garamond"/>
      <w:b w:val="0"/>
      <w:i w:val="0"/>
      <w:sz w:val="22"/>
    </w:rPr>
  </w:style>
  <w:style w:type="paragraph" w:styleId="21">
    <w:name w:val="toc 2"/>
    <w:basedOn w:val="a"/>
    <w:next w:val="a"/>
    <w:link w:val="22"/>
    <w:uiPriority w:val="39"/>
    <w:pPr>
      <w:tabs>
        <w:tab w:val="left" w:pos="741"/>
        <w:tab w:val="right" w:pos="9006"/>
      </w:tabs>
      <w:spacing w:before="60" w:after="144" w:line="288" w:lineRule="auto"/>
    </w:pPr>
    <w:rPr>
      <w:rFonts w:ascii="Arial" w:hAnsi="Arial"/>
      <w:b/>
    </w:rPr>
  </w:style>
  <w:style w:type="character" w:customStyle="1" w:styleId="22">
    <w:name w:val="Оглавление 2 Знак"/>
    <w:basedOn w:val="1"/>
    <w:link w:val="21"/>
    <w:rPr>
      <w:rFonts w:ascii="Arial" w:hAnsi="Arial"/>
      <w:b/>
    </w:rPr>
  </w:style>
  <w:style w:type="paragraph" w:styleId="23">
    <w:name w:val="Body Text 2"/>
    <w:basedOn w:val="a"/>
    <w:link w:val="24"/>
    <w:pPr>
      <w:spacing w:line="480" w:lineRule="auto"/>
    </w:pPr>
  </w:style>
  <w:style w:type="character" w:customStyle="1" w:styleId="24">
    <w:name w:val="Основной текст 2 Знак"/>
    <w:basedOn w:val="1"/>
    <w:link w:val="23"/>
  </w:style>
  <w:style w:type="paragraph" w:customStyle="1" w:styleId="WW8Num11z5">
    <w:name w:val="WW8Num11z5"/>
    <w:link w:val="WW8Num11z50"/>
    <w:rPr>
      <w:rFonts w:ascii="Times New Roman" w:hAnsi="Times New Roman"/>
      <w:sz w:val="22"/>
    </w:rPr>
  </w:style>
  <w:style w:type="character" w:customStyle="1" w:styleId="WW8Num11z50">
    <w:name w:val="WW8Num11z5"/>
    <w:link w:val="WW8Num11z5"/>
    <w:rPr>
      <w:rFonts w:ascii="Times New Roman" w:hAnsi="Times New Roman"/>
      <w:b w:val="0"/>
      <w:i w:val="0"/>
      <w:sz w:val="22"/>
    </w:rPr>
  </w:style>
  <w:style w:type="paragraph" w:styleId="41">
    <w:name w:val="toc 4"/>
    <w:basedOn w:val="a"/>
    <w:next w:val="a"/>
    <w:link w:val="42"/>
    <w:uiPriority w:val="39"/>
    <w:rPr>
      <w:rFonts w:ascii="Arial" w:hAnsi="Arial"/>
    </w:rPr>
  </w:style>
  <w:style w:type="character" w:customStyle="1" w:styleId="42">
    <w:name w:val="Оглавление 4 Знак"/>
    <w:basedOn w:val="1"/>
    <w:link w:val="41"/>
    <w:rPr>
      <w:rFonts w:ascii="Arial" w:hAnsi="Arial"/>
    </w:rPr>
  </w:style>
  <w:style w:type="paragraph" w:customStyle="1" w:styleId="WW8Num1z4">
    <w:name w:val="WW8Num1z4"/>
    <w:link w:val="WW8Num1z40"/>
  </w:style>
  <w:style w:type="character" w:customStyle="1" w:styleId="WW8Num1z40">
    <w:name w:val="WW8Num1z4"/>
    <w:link w:val="WW8Num1z4"/>
  </w:style>
  <w:style w:type="paragraph" w:customStyle="1" w:styleId="WW8Num4z8">
    <w:name w:val="WW8Num4z8"/>
    <w:link w:val="WW8Num4z80"/>
    <w:rPr>
      <w:b/>
      <w:sz w:val="22"/>
    </w:rPr>
  </w:style>
  <w:style w:type="character" w:customStyle="1" w:styleId="WW8Num4z80">
    <w:name w:val="WW8Num4z8"/>
    <w:link w:val="WW8Num4z8"/>
    <w:rPr>
      <w:b/>
      <w:i w:val="0"/>
      <w:sz w:val="22"/>
    </w:rPr>
  </w:style>
  <w:style w:type="paragraph" w:customStyle="1" w:styleId="WW8Num10z1">
    <w:name w:val="WW8Num10z1"/>
    <w:link w:val="WW8Num10z10"/>
    <w:rPr>
      <w:rFonts w:ascii="Courier New" w:hAnsi="Courier New"/>
    </w:rPr>
  </w:style>
  <w:style w:type="character" w:customStyle="1" w:styleId="WW8Num10z10">
    <w:name w:val="WW8Num10z1"/>
    <w:link w:val="WW8Num10z1"/>
    <w:rPr>
      <w:rFonts w:ascii="Courier New" w:hAnsi="Courier New"/>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12">
    <w:name w:val="Схема документа1"/>
    <w:basedOn w:val="a"/>
    <w:link w:val="13"/>
    <w:rPr>
      <w:rFonts w:ascii="Tahoma" w:hAnsi="Tahoma"/>
      <w:sz w:val="16"/>
    </w:rPr>
  </w:style>
  <w:style w:type="character" w:customStyle="1" w:styleId="13">
    <w:name w:val="Схема документа1"/>
    <w:basedOn w:val="1"/>
    <w:link w:val="12"/>
    <w:rPr>
      <w:rFonts w:ascii="Tahoma" w:hAnsi="Tahoma"/>
      <w:sz w:val="16"/>
    </w:rPr>
  </w:style>
  <w:style w:type="paragraph" w:styleId="a3">
    <w:name w:val="List Paragraph"/>
    <w:basedOn w:val="a"/>
    <w:link w:val="a4"/>
    <w:pPr>
      <w:ind w:left="720"/>
      <w:contextualSpacing/>
    </w:pPr>
  </w:style>
  <w:style w:type="character" w:customStyle="1" w:styleId="a4">
    <w:name w:val="Абзац списка Знак"/>
    <w:basedOn w:val="1"/>
    <w:link w:val="a3"/>
  </w:style>
  <w:style w:type="character" w:customStyle="1" w:styleId="70">
    <w:name w:val="Заголовок 7 Знак"/>
    <w:basedOn w:val="1"/>
    <w:link w:val="7"/>
    <w:rPr>
      <w:rFonts w:asciiTheme="majorHAnsi" w:hAnsiTheme="majorHAnsi"/>
      <w:i/>
      <w:color w:val="1F3864" w:themeColor="accent1" w:themeShade="80"/>
      <w:sz w:val="21"/>
    </w:rPr>
  </w:style>
  <w:style w:type="paragraph" w:customStyle="1" w:styleId="14">
    <w:name w:val="Выделение1"/>
    <w:basedOn w:val="15"/>
    <w:link w:val="a5"/>
    <w:rPr>
      <w:i/>
    </w:rPr>
  </w:style>
  <w:style w:type="character" w:styleId="a5">
    <w:name w:val="Emphasis"/>
    <w:basedOn w:val="a0"/>
    <w:link w:val="14"/>
    <w:rPr>
      <w:i/>
    </w:rPr>
  </w:style>
  <w:style w:type="paragraph" w:customStyle="1" w:styleId="WW8Num6z5">
    <w:name w:val="WW8Num6z5"/>
    <w:link w:val="WW8Num6z50"/>
    <w:rPr>
      <w:rFonts w:ascii="Times New Roman" w:hAnsi="Times New Roman"/>
      <w:sz w:val="22"/>
    </w:rPr>
  </w:style>
  <w:style w:type="character" w:customStyle="1" w:styleId="WW8Num6z50">
    <w:name w:val="WW8Num6z5"/>
    <w:link w:val="WW8Num6z5"/>
    <w:rPr>
      <w:rFonts w:ascii="Times New Roman" w:hAnsi="Times New Roman"/>
      <w:b w:val="0"/>
      <w:i w:val="0"/>
      <w:sz w:val="22"/>
    </w:rPr>
  </w:style>
  <w:style w:type="paragraph" w:customStyle="1" w:styleId="List5i">
    <w:name w:val="List5(i)"/>
    <w:basedOn w:val="5"/>
    <w:link w:val="List5i0"/>
    <w:pPr>
      <w:ind w:left="1984"/>
    </w:pPr>
  </w:style>
  <w:style w:type="character" w:customStyle="1" w:styleId="List5i0">
    <w:name w:val="List5(i)"/>
    <w:basedOn w:val="50"/>
    <w:link w:val="List5i"/>
    <w:rPr>
      <w:rFonts w:asciiTheme="majorHAnsi" w:hAnsiTheme="majorHAnsi"/>
      <w:color w:val="44546A" w:themeColor="text2"/>
      <w:sz w:val="22"/>
    </w:rPr>
  </w:style>
  <w:style w:type="paragraph" w:customStyle="1" w:styleId="Body1">
    <w:name w:val="Body 1"/>
    <w:basedOn w:val="10"/>
    <w:link w:val="Body10"/>
    <w:pPr>
      <w:keepNext w:val="0"/>
      <w:tabs>
        <w:tab w:val="left" w:pos="360"/>
      </w:tabs>
      <w:spacing w:line="264" w:lineRule="auto"/>
      <w:ind w:left="782"/>
    </w:pPr>
    <w:rPr>
      <w:b/>
      <w:sz w:val="22"/>
    </w:rPr>
  </w:style>
  <w:style w:type="character" w:customStyle="1" w:styleId="Body10">
    <w:name w:val="Body 1"/>
    <w:basedOn w:val="11"/>
    <w:link w:val="Body1"/>
    <w:rPr>
      <w:rFonts w:asciiTheme="majorHAnsi" w:hAnsiTheme="majorHAnsi"/>
      <w:b/>
      <w:color w:val="2F5496" w:themeColor="accent1" w:themeShade="BF"/>
      <w:sz w:val="22"/>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styleId="61">
    <w:name w:val="toc 6"/>
    <w:basedOn w:val="a"/>
    <w:next w:val="a"/>
    <w:link w:val="62"/>
    <w:uiPriority w:val="39"/>
    <w:pPr>
      <w:tabs>
        <w:tab w:val="right" w:leader="dot" w:pos="9349"/>
      </w:tabs>
      <w:ind w:left="1100"/>
    </w:pPr>
  </w:style>
  <w:style w:type="character" w:customStyle="1" w:styleId="62">
    <w:name w:val="Оглавление 6 Знак"/>
    <w:basedOn w:val="1"/>
    <w:link w:val="61"/>
  </w:style>
  <w:style w:type="paragraph" w:styleId="71">
    <w:name w:val="toc 7"/>
    <w:basedOn w:val="a"/>
    <w:next w:val="a"/>
    <w:link w:val="72"/>
    <w:uiPriority w:val="39"/>
    <w:pPr>
      <w:tabs>
        <w:tab w:val="right" w:leader="dot" w:pos="9349"/>
      </w:tabs>
      <w:ind w:left="1320"/>
    </w:pPr>
  </w:style>
  <w:style w:type="character" w:customStyle="1" w:styleId="72">
    <w:name w:val="Оглавление 7 Знак"/>
    <w:basedOn w:val="1"/>
    <w:link w:val="71"/>
  </w:style>
  <w:style w:type="paragraph" w:customStyle="1" w:styleId="Body11">
    <w:name w:val="Body1"/>
    <w:basedOn w:val="a"/>
    <w:link w:val="Body12"/>
    <w:pPr>
      <w:spacing w:after="240" w:line="240" w:lineRule="auto"/>
      <w:ind w:left="567"/>
      <w:jc w:val="both"/>
    </w:pPr>
    <w:rPr>
      <w:rFonts w:ascii="Arial" w:hAnsi="Arial"/>
    </w:rPr>
  </w:style>
  <w:style w:type="character" w:customStyle="1" w:styleId="Body12">
    <w:name w:val="Body1"/>
    <w:basedOn w:val="1"/>
    <w:link w:val="Body11"/>
    <w:rPr>
      <w:rFonts w:ascii="Arial" w:hAnsi="Arial"/>
    </w:rPr>
  </w:style>
  <w:style w:type="paragraph" w:customStyle="1" w:styleId="WW8Num20z2">
    <w:name w:val="WW8Num20z2"/>
    <w:link w:val="WW8Num20z20"/>
    <w:rPr>
      <w:rFonts w:ascii="Symbol" w:hAnsi="Symbol"/>
    </w:rPr>
  </w:style>
  <w:style w:type="character" w:customStyle="1" w:styleId="WW8Num20z20">
    <w:name w:val="WW8Num20z2"/>
    <w:link w:val="WW8Num20z2"/>
    <w:rPr>
      <w:rFonts w:ascii="Symbol" w:hAnsi="Symbol"/>
      <w:b w:val="0"/>
      <w:i w:val="0"/>
    </w:rPr>
  </w:style>
  <w:style w:type="paragraph" w:customStyle="1" w:styleId="WW8Num12z1">
    <w:name w:val="WW8Num12z1"/>
    <w:link w:val="WW8Num12z10"/>
    <w:rPr>
      <w:rFonts w:ascii="Garamond" w:hAnsi="Garamond"/>
      <w:b/>
      <w:sz w:val="22"/>
    </w:rPr>
  </w:style>
  <w:style w:type="character" w:customStyle="1" w:styleId="WW8Num12z10">
    <w:name w:val="WW8Num12z1"/>
    <w:link w:val="WW8Num12z1"/>
    <w:rPr>
      <w:rFonts w:ascii="Garamond" w:hAnsi="Garamond"/>
      <w:b/>
      <w:i w:val="0"/>
      <w:spacing w:val="0"/>
      <w:sz w:val="22"/>
    </w:rPr>
  </w:style>
  <w:style w:type="paragraph" w:customStyle="1" w:styleId="WW8Num11z8">
    <w:name w:val="WW8Num11z8"/>
    <w:link w:val="WW8Num11z80"/>
    <w:rPr>
      <w:b/>
      <w:sz w:val="22"/>
    </w:rPr>
  </w:style>
  <w:style w:type="character" w:customStyle="1" w:styleId="WW8Num11z80">
    <w:name w:val="WW8Num11z8"/>
    <w:link w:val="WW8Num11z8"/>
    <w:rPr>
      <w:b/>
      <w:i w:val="0"/>
      <w:sz w:val="22"/>
    </w:rPr>
  </w:style>
  <w:style w:type="paragraph" w:customStyle="1" w:styleId="WW8Num25z0">
    <w:name w:val="WW8Num25z0"/>
    <w:link w:val="WW8Num25z00"/>
    <w:rPr>
      <w:rFonts w:ascii="Garamond" w:hAnsi="Garamond"/>
      <w:b/>
      <w:sz w:val="22"/>
    </w:rPr>
  </w:style>
  <w:style w:type="character" w:customStyle="1" w:styleId="WW8Num25z00">
    <w:name w:val="WW8Num25z0"/>
    <w:link w:val="WW8Num25z0"/>
    <w:rPr>
      <w:rFonts w:ascii="Garamond" w:hAnsi="Garamond"/>
      <w:b/>
      <w:i w:val="0"/>
      <w:spacing w:val="0"/>
      <w:sz w:val="22"/>
    </w:rPr>
  </w:style>
  <w:style w:type="paragraph" w:customStyle="1" w:styleId="WW8Num12z0">
    <w:name w:val="WW8Num12z0"/>
    <w:link w:val="WW8Num12z00"/>
    <w:rPr>
      <w:rFonts w:ascii="Garamond" w:hAnsi="Garamond"/>
      <w:b/>
      <w:sz w:val="22"/>
    </w:rPr>
  </w:style>
  <w:style w:type="character" w:customStyle="1" w:styleId="WW8Num12z00">
    <w:name w:val="WW8Num12z0"/>
    <w:link w:val="WW8Num12z0"/>
    <w:rPr>
      <w:rFonts w:ascii="Garamond" w:hAnsi="Garamond"/>
      <w:b/>
      <w:i w:val="0"/>
      <w:spacing w:val="0"/>
      <w:sz w:val="22"/>
    </w:rPr>
  </w:style>
  <w:style w:type="paragraph" w:customStyle="1" w:styleId="16">
    <w:name w:val="Название1"/>
    <w:basedOn w:val="a"/>
    <w:link w:val="17"/>
    <w:pPr>
      <w:spacing w:before="120"/>
    </w:pPr>
    <w:rPr>
      <w:rFonts w:ascii="Arial" w:hAnsi="Arial"/>
      <w:i/>
    </w:rPr>
  </w:style>
  <w:style w:type="character" w:customStyle="1" w:styleId="17">
    <w:name w:val="Название1"/>
    <w:basedOn w:val="1"/>
    <w:link w:val="16"/>
    <w:rPr>
      <w:rFonts w:ascii="Arial" w:hAnsi="Arial"/>
      <w:i/>
    </w:rPr>
  </w:style>
  <w:style w:type="paragraph" w:styleId="a6">
    <w:name w:val="Normal (Web)"/>
    <w:basedOn w:val="a"/>
    <w:link w:val="a7"/>
    <w:uiPriority w:val="99"/>
    <w:pPr>
      <w:spacing w:beforeAutospacing="1" w:afterAutospacing="1"/>
    </w:pPr>
  </w:style>
  <w:style w:type="character" w:customStyle="1" w:styleId="a7">
    <w:name w:val="Обычный (Интернет) Знак"/>
    <w:basedOn w:val="1"/>
    <w:link w:val="a6"/>
  </w:style>
  <w:style w:type="paragraph" w:customStyle="1" w:styleId="WW8Num3z5">
    <w:name w:val="WW8Num3z5"/>
    <w:link w:val="WW8Num3z50"/>
    <w:rPr>
      <w:rFonts w:ascii="Times New Roman" w:hAnsi="Times New Roman"/>
      <w:sz w:val="22"/>
    </w:rPr>
  </w:style>
  <w:style w:type="character" w:customStyle="1" w:styleId="WW8Num3z50">
    <w:name w:val="WW8Num3z5"/>
    <w:link w:val="WW8Num3z5"/>
    <w:rPr>
      <w:rFonts w:ascii="Times New Roman" w:hAnsi="Times New Roman"/>
      <w:b w:val="0"/>
      <w:i w:val="0"/>
      <w:sz w:val="22"/>
    </w:rPr>
  </w:style>
  <w:style w:type="paragraph" w:customStyle="1" w:styleId="WW8Num9z0">
    <w:name w:val="WW8Num9z0"/>
    <w:link w:val="WW8Num9z00"/>
    <w:rPr>
      <w:rFonts w:ascii="Garamond" w:hAnsi="Garamond"/>
      <w:b/>
      <w:sz w:val="22"/>
    </w:rPr>
  </w:style>
  <w:style w:type="character" w:customStyle="1" w:styleId="WW8Num9z00">
    <w:name w:val="WW8Num9z0"/>
    <w:link w:val="WW8Num9z0"/>
    <w:rPr>
      <w:rFonts w:ascii="Garamond" w:hAnsi="Garamond"/>
      <w:b/>
      <w:i w:val="0"/>
      <w:spacing w:val="0"/>
      <w:sz w:val="22"/>
    </w:rPr>
  </w:style>
  <w:style w:type="paragraph" w:customStyle="1" w:styleId="Body3">
    <w:name w:val="Body3"/>
    <w:basedOn w:val="a"/>
    <w:link w:val="Body30"/>
    <w:pPr>
      <w:spacing w:after="240"/>
      <w:ind w:left="567"/>
    </w:pPr>
    <w:rPr>
      <w:rFonts w:ascii="Arial" w:hAnsi="Arial"/>
    </w:rPr>
  </w:style>
  <w:style w:type="character" w:customStyle="1" w:styleId="Body30">
    <w:name w:val="Body3"/>
    <w:basedOn w:val="1"/>
    <w:link w:val="Body3"/>
    <w:rPr>
      <w:rFonts w:ascii="Arial" w:hAnsi="Arial"/>
    </w:rPr>
  </w:style>
  <w:style w:type="paragraph" w:customStyle="1" w:styleId="WW8Num2z0">
    <w:name w:val="WW8Num2z0"/>
    <w:link w:val="WW8Num2z00"/>
    <w:rPr>
      <w:rFonts w:ascii="Garamond" w:hAnsi="Garamond"/>
      <w:b/>
      <w:sz w:val="22"/>
    </w:rPr>
  </w:style>
  <w:style w:type="character" w:customStyle="1" w:styleId="WW8Num2z00">
    <w:name w:val="WW8Num2z0"/>
    <w:link w:val="WW8Num2z0"/>
    <w:rPr>
      <w:rFonts w:ascii="Garamond" w:hAnsi="Garamond"/>
      <w:b/>
      <w:i w:val="0"/>
      <w:spacing w:val="0"/>
      <w:sz w:val="22"/>
    </w:rPr>
  </w:style>
  <w:style w:type="paragraph" w:customStyle="1" w:styleId="Endnote">
    <w:name w:val="Endnote"/>
    <w:basedOn w:val="a"/>
    <w:link w:val="Endnote0"/>
  </w:style>
  <w:style w:type="character" w:customStyle="1" w:styleId="Endnote0">
    <w:name w:val="Endnote"/>
    <w:basedOn w:val="1"/>
    <w:link w:val="Endnote"/>
  </w:style>
  <w:style w:type="character" w:customStyle="1" w:styleId="30">
    <w:name w:val="Заголовок 3 Знак"/>
    <w:basedOn w:val="1"/>
    <w:link w:val="3"/>
    <w:rPr>
      <w:rFonts w:asciiTheme="majorHAnsi" w:hAnsiTheme="majorHAnsi"/>
      <w:color w:val="44546A" w:themeColor="text2"/>
      <w:sz w:val="24"/>
    </w:rPr>
  </w:style>
  <w:style w:type="paragraph" w:styleId="25">
    <w:name w:val="Quote"/>
    <w:basedOn w:val="a"/>
    <w:next w:val="a"/>
    <w:link w:val="26"/>
    <w:pPr>
      <w:spacing w:before="160"/>
      <w:ind w:left="720" w:right="720"/>
    </w:pPr>
    <w:rPr>
      <w:i/>
      <w:color w:val="404040" w:themeColor="text1" w:themeTint="BF"/>
    </w:rPr>
  </w:style>
  <w:style w:type="character" w:customStyle="1" w:styleId="26">
    <w:name w:val="Цитата 2 Знак"/>
    <w:basedOn w:val="1"/>
    <w:link w:val="25"/>
    <w:rPr>
      <w:i/>
      <w:color w:val="404040" w:themeColor="text1" w:themeTint="BF"/>
    </w:rPr>
  </w:style>
  <w:style w:type="paragraph" w:customStyle="1" w:styleId="WW8Num10z5">
    <w:name w:val="WW8Num10z5"/>
    <w:link w:val="WW8Num10z50"/>
    <w:rPr>
      <w:rFonts w:ascii="Times New Roman" w:hAnsi="Times New Roman"/>
      <w:sz w:val="22"/>
    </w:rPr>
  </w:style>
  <w:style w:type="character" w:customStyle="1" w:styleId="WW8Num10z50">
    <w:name w:val="WW8Num10z5"/>
    <w:link w:val="WW8Num10z5"/>
    <w:rPr>
      <w:rFonts w:ascii="Times New Roman" w:hAnsi="Times New Roman"/>
      <w:b w:val="0"/>
      <w:i w:val="0"/>
      <w:sz w:val="22"/>
    </w:rPr>
  </w:style>
  <w:style w:type="paragraph" w:styleId="HTML">
    <w:name w:val="HTML Preformatted"/>
    <w:basedOn w:val="a"/>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0">
    <w:name w:val="Стандартный HTML Знак"/>
    <w:basedOn w:val="1"/>
    <w:link w:val="HTML"/>
    <w:rPr>
      <w:rFonts w:ascii="Courier New" w:hAnsi="Courier New"/>
    </w:rPr>
  </w:style>
  <w:style w:type="paragraph" w:customStyle="1" w:styleId="Text">
    <w:name w:val="Text"/>
    <w:basedOn w:val="a"/>
    <w:link w:val="Text0"/>
    <w:pPr>
      <w:spacing w:after="240"/>
      <w:ind w:firstLine="1440"/>
    </w:pPr>
  </w:style>
  <w:style w:type="character" w:customStyle="1" w:styleId="Text0">
    <w:name w:val="Text"/>
    <w:basedOn w:val="1"/>
    <w:link w:val="Text"/>
  </w:style>
  <w:style w:type="paragraph" w:customStyle="1" w:styleId="WW8Num5z5">
    <w:name w:val="WW8Num5z5"/>
    <w:link w:val="WW8Num5z50"/>
    <w:rPr>
      <w:rFonts w:ascii="Times New Roman" w:hAnsi="Times New Roman"/>
      <w:sz w:val="22"/>
    </w:rPr>
  </w:style>
  <w:style w:type="character" w:customStyle="1" w:styleId="WW8Num5z50">
    <w:name w:val="WW8Num5z5"/>
    <w:link w:val="WW8Num5z5"/>
    <w:rPr>
      <w:rFonts w:ascii="Times New Roman" w:hAnsi="Times New Roman"/>
      <w:b w:val="0"/>
      <w:i w:val="0"/>
      <w:sz w:val="22"/>
    </w:rPr>
  </w:style>
  <w:style w:type="paragraph" w:customStyle="1" w:styleId="BodySingle">
    <w:name w:val="Body Single"/>
    <w:basedOn w:val="a"/>
    <w:link w:val="BodySingle0"/>
    <w:pPr>
      <w:tabs>
        <w:tab w:val="left" w:pos="792"/>
      </w:tabs>
      <w:ind w:left="792" w:hanging="432"/>
    </w:pPr>
    <w:rPr>
      <w:rFonts w:ascii="Zurich BT" w:hAnsi="Zurich BT"/>
      <w:sz w:val="22"/>
    </w:rPr>
  </w:style>
  <w:style w:type="character" w:customStyle="1" w:styleId="BodySingle0">
    <w:name w:val="Body Single"/>
    <w:basedOn w:val="1"/>
    <w:link w:val="BodySingle"/>
    <w:rPr>
      <w:rFonts w:ascii="Zurich BT" w:hAnsi="Zurich BT"/>
      <w:sz w:val="22"/>
    </w:rPr>
  </w:style>
  <w:style w:type="paragraph" w:customStyle="1" w:styleId="210">
    <w:name w:val="Основной текст 21"/>
    <w:basedOn w:val="a"/>
    <w:link w:val="211"/>
    <w:pPr>
      <w:ind w:left="720" w:hanging="720"/>
    </w:pPr>
    <w:rPr>
      <w:spacing w:val="-2"/>
    </w:rPr>
  </w:style>
  <w:style w:type="character" w:customStyle="1" w:styleId="211">
    <w:name w:val="Основной текст 21"/>
    <w:basedOn w:val="1"/>
    <w:link w:val="210"/>
    <w:rPr>
      <w:spacing w:val="-2"/>
    </w:rPr>
  </w:style>
  <w:style w:type="paragraph" w:customStyle="1" w:styleId="WW8Num2z8">
    <w:name w:val="WW8Num2z8"/>
    <w:link w:val="WW8Num2z80"/>
    <w:rPr>
      <w:b/>
      <w:sz w:val="22"/>
    </w:rPr>
  </w:style>
  <w:style w:type="character" w:customStyle="1" w:styleId="WW8Num2z80">
    <w:name w:val="WW8Num2z8"/>
    <w:link w:val="WW8Num2z8"/>
    <w:rPr>
      <w:b/>
      <w:i w:val="0"/>
      <w:sz w:val="22"/>
    </w:rPr>
  </w:style>
  <w:style w:type="paragraph" w:customStyle="1" w:styleId="List6A">
    <w:name w:val="List6(A)"/>
    <w:basedOn w:val="5"/>
    <w:link w:val="List6A0"/>
    <w:pPr>
      <w:ind w:left="3402"/>
    </w:pPr>
  </w:style>
  <w:style w:type="character" w:customStyle="1" w:styleId="List6A0">
    <w:name w:val="List6(A)"/>
    <w:basedOn w:val="50"/>
    <w:link w:val="List6A"/>
    <w:rPr>
      <w:rFonts w:asciiTheme="majorHAnsi" w:hAnsiTheme="majorHAnsi"/>
      <w:color w:val="44546A" w:themeColor="text2"/>
      <w:sz w:val="22"/>
    </w:rPr>
  </w:style>
  <w:style w:type="paragraph" w:customStyle="1" w:styleId="WW8Num20z0">
    <w:name w:val="WW8Num20z0"/>
    <w:link w:val="WW8Num20z00"/>
  </w:style>
  <w:style w:type="character" w:customStyle="1" w:styleId="WW8Num20z00">
    <w:name w:val="WW8Num20z0"/>
    <w:link w:val="WW8Num20z0"/>
    <w:rPr>
      <w:b w:val="0"/>
      <w:i w:val="0"/>
    </w:rPr>
  </w:style>
  <w:style w:type="paragraph" w:customStyle="1" w:styleId="18">
    <w:name w:val="Номер страницы1"/>
    <w:basedOn w:val="19"/>
    <w:link w:val="a8"/>
  </w:style>
  <w:style w:type="character" w:styleId="a8">
    <w:name w:val="page number"/>
    <w:basedOn w:val="1a"/>
    <w:link w:val="18"/>
  </w:style>
  <w:style w:type="paragraph" w:customStyle="1" w:styleId="AgreementText">
    <w:name w:val="Agreement Text"/>
    <w:basedOn w:val="23"/>
    <w:link w:val="AgreementText0"/>
    <w:pPr>
      <w:spacing w:after="240" w:line="240" w:lineRule="auto"/>
    </w:pPr>
  </w:style>
  <w:style w:type="character" w:customStyle="1" w:styleId="AgreementText0">
    <w:name w:val="Agreement Text"/>
    <w:basedOn w:val="24"/>
    <w:link w:val="AgreementText"/>
  </w:style>
  <w:style w:type="paragraph" w:customStyle="1" w:styleId="Level3">
    <w:name w:val="Level3"/>
    <w:basedOn w:val="a"/>
    <w:next w:val="a"/>
    <w:link w:val="Level30"/>
    <w:pPr>
      <w:spacing w:after="240"/>
    </w:pPr>
    <w:rPr>
      <w:b/>
    </w:rPr>
  </w:style>
  <w:style w:type="character" w:customStyle="1" w:styleId="Level30">
    <w:name w:val="Level3"/>
    <w:basedOn w:val="1"/>
    <w:link w:val="Level3"/>
    <w:rPr>
      <w:b/>
    </w:rPr>
  </w:style>
  <w:style w:type="paragraph" w:customStyle="1" w:styleId="WW8Num15z0">
    <w:name w:val="WW8Num15z0"/>
    <w:link w:val="WW8Num15z00"/>
    <w:rPr>
      <w:rFonts w:ascii="Garamond" w:hAnsi="Garamond"/>
      <w:b/>
      <w:sz w:val="22"/>
    </w:rPr>
  </w:style>
  <w:style w:type="character" w:customStyle="1" w:styleId="WW8Num15z00">
    <w:name w:val="WW8Num15z0"/>
    <w:link w:val="WW8Num15z0"/>
    <w:rPr>
      <w:rFonts w:ascii="Garamond" w:hAnsi="Garamond"/>
      <w:b/>
      <w:i w:val="0"/>
      <w:spacing w:val="0"/>
      <w:sz w:val="22"/>
    </w:rPr>
  </w:style>
  <w:style w:type="paragraph" w:customStyle="1" w:styleId="1b">
    <w:name w:val="Указатель1"/>
    <w:basedOn w:val="a"/>
    <w:link w:val="1c"/>
    <w:rPr>
      <w:rFonts w:ascii="Arial" w:hAnsi="Arial"/>
    </w:rPr>
  </w:style>
  <w:style w:type="character" w:customStyle="1" w:styleId="1c">
    <w:name w:val="Указатель1"/>
    <w:basedOn w:val="1"/>
    <w:link w:val="1b"/>
    <w:rPr>
      <w:rFonts w:ascii="Arial" w:hAnsi="Arial"/>
    </w:rPr>
  </w:style>
  <w:style w:type="paragraph" w:customStyle="1" w:styleId="WW8Num1z2">
    <w:name w:val="WW8Num1z2"/>
    <w:link w:val="WW8Num1z20"/>
    <w:rPr>
      <w:rFonts w:ascii="Garamond" w:hAnsi="Garamond"/>
      <w:b/>
      <w:sz w:val="22"/>
    </w:rPr>
  </w:style>
  <w:style w:type="character" w:customStyle="1" w:styleId="WW8Num1z20">
    <w:name w:val="WW8Num1z2"/>
    <w:link w:val="WW8Num1z2"/>
    <w:rPr>
      <w:rFonts w:ascii="Garamond" w:hAnsi="Garamond"/>
      <w:b/>
      <w:i w:val="0"/>
      <w:caps w:val="0"/>
      <w:smallCaps w:val="0"/>
      <w:sz w:val="22"/>
    </w:rPr>
  </w:style>
  <w:style w:type="character" w:customStyle="1" w:styleId="90">
    <w:name w:val="Заголовок 9 Знак"/>
    <w:basedOn w:val="1"/>
    <w:link w:val="9"/>
    <w:rPr>
      <w:rFonts w:asciiTheme="majorHAnsi" w:hAnsiTheme="majorHAnsi"/>
      <w:b/>
      <w:i/>
      <w:color w:val="44546A" w:themeColor="text2"/>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WW8Num15z5">
    <w:name w:val="WW8Num15z5"/>
    <w:link w:val="WW8Num15z50"/>
    <w:rPr>
      <w:rFonts w:ascii="Times New Roman" w:hAnsi="Times New Roman"/>
      <w:sz w:val="22"/>
    </w:rPr>
  </w:style>
  <w:style w:type="character" w:customStyle="1" w:styleId="WW8Num15z50">
    <w:name w:val="WW8Num15z5"/>
    <w:link w:val="WW8Num15z5"/>
    <w:rPr>
      <w:rFonts w:ascii="Times New Roman" w:hAnsi="Times New Roman"/>
      <w:b w:val="0"/>
      <w:i w:val="0"/>
      <w:sz w:val="22"/>
    </w:rPr>
  </w:style>
  <w:style w:type="paragraph" w:customStyle="1" w:styleId="1d">
    <w:name w:val="Название объекта1"/>
    <w:basedOn w:val="a"/>
    <w:next w:val="a"/>
    <w:link w:val="1e"/>
  </w:style>
  <w:style w:type="character" w:customStyle="1" w:styleId="1e">
    <w:name w:val="Название объекта1"/>
    <w:basedOn w:val="1"/>
    <w:link w:val="1d"/>
  </w:style>
  <w:style w:type="paragraph" w:customStyle="1" w:styleId="WW8Num14z1">
    <w:name w:val="WW8Num14z1"/>
    <w:link w:val="WW8Num14z10"/>
    <w:rPr>
      <w:rFonts w:ascii="Garamond" w:hAnsi="Garamond"/>
      <w:b/>
      <w:sz w:val="22"/>
    </w:rPr>
  </w:style>
  <w:style w:type="character" w:customStyle="1" w:styleId="WW8Num14z10">
    <w:name w:val="WW8Num14z1"/>
    <w:link w:val="WW8Num14z1"/>
    <w:rPr>
      <w:rFonts w:ascii="Garamond" w:hAnsi="Garamond"/>
      <w:b/>
      <w:i w:val="0"/>
      <w:spacing w:val="0"/>
      <w:sz w:val="22"/>
    </w:rPr>
  </w:style>
  <w:style w:type="paragraph" w:customStyle="1" w:styleId="g">
    <w:name w:val="g"/>
    <w:basedOn w:val="a"/>
    <w:link w:val="g0"/>
    <w:rPr>
      <w:spacing w:val="-2"/>
    </w:rPr>
  </w:style>
  <w:style w:type="character" w:customStyle="1" w:styleId="g0">
    <w:name w:val="g"/>
    <w:basedOn w:val="1"/>
    <w:link w:val="g"/>
    <w:rPr>
      <w:spacing w:val="-2"/>
    </w:rPr>
  </w:style>
  <w:style w:type="paragraph" w:customStyle="1" w:styleId="WW8Num15z8">
    <w:name w:val="WW8Num15z8"/>
    <w:link w:val="WW8Num15z80"/>
    <w:rPr>
      <w:b/>
      <w:sz w:val="22"/>
    </w:rPr>
  </w:style>
  <w:style w:type="character" w:customStyle="1" w:styleId="WW8Num15z80">
    <w:name w:val="WW8Num15z8"/>
    <w:link w:val="WW8Num15z8"/>
    <w:rPr>
      <w:b/>
      <w:i w:val="0"/>
      <w:sz w:val="22"/>
    </w:rPr>
  </w:style>
  <w:style w:type="paragraph" w:customStyle="1" w:styleId="WW8Num3z0">
    <w:name w:val="WW8Num3z0"/>
    <w:link w:val="WW8Num3z00"/>
  </w:style>
  <w:style w:type="character" w:customStyle="1" w:styleId="WW8Num3z00">
    <w:name w:val="WW8Num3z0"/>
    <w:link w:val="WW8Num3z0"/>
    <w:rPr>
      <w:color w:val="000000"/>
    </w:rPr>
  </w:style>
  <w:style w:type="paragraph" w:customStyle="1" w:styleId="Parties">
    <w:name w:val="Parties"/>
    <w:basedOn w:val="2"/>
    <w:link w:val="Parties0"/>
    <w:pPr>
      <w:keepNext w:val="0"/>
      <w:jc w:val="both"/>
      <w:outlineLvl w:val="8"/>
    </w:pPr>
    <w:rPr>
      <w:rFonts w:ascii="Times New Roman" w:hAnsi="Times New Roman"/>
      <w:b/>
      <w:sz w:val="24"/>
    </w:rPr>
  </w:style>
  <w:style w:type="character" w:customStyle="1" w:styleId="Parties0">
    <w:name w:val="Parties"/>
    <w:basedOn w:val="20"/>
    <w:link w:val="Parties"/>
    <w:rPr>
      <w:rFonts w:ascii="Times New Roman" w:hAnsi="Times New Roman"/>
      <w:b/>
      <w:color w:val="404040" w:themeColor="text1" w:themeTint="BF"/>
      <w:sz w:val="24"/>
    </w:rPr>
  </w:style>
  <w:style w:type="paragraph" w:customStyle="1" w:styleId="1f">
    <w:name w:val="Маркированный список1"/>
    <w:basedOn w:val="a"/>
    <w:link w:val="1f0"/>
    <w:pPr>
      <w:ind w:left="992" w:hanging="992"/>
    </w:pPr>
  </w:style>
  <w:style w:type="character" w:customStyle="1" w:styleId="1f0">
    <w:name w:val="Маркированный список1"/>
    <w:basedOn w:val="1"/>
    <w:link w:val="1f"/>
  </w:style>
  <w:style w:type="paragraph" w:customStyle="1" w:styleId="WW8Num7z2">
    <w:name w:val="WW8Num7z2"/>
    <w:link w:val="WW8Num7z20"/>
    <w:rPr>
      <w:rFonts w:ascii="Symbol" w:hAnsi="Symbol"/>
    </w:rPr>
  </w:style>
  <w:style w:type="character" w:customStyle="1" w:styleId="WW8Num7z20">
    <w:name w:val="WW8Num7z2"/>
    <w:link w:val="WW8Num7z2"/>
    <w:rPr>
      <w:rFonts w:ascii="Symbol" w:hAnsi="Symbol"/>
      <w:b w:val="0"/>
      <w:i w:val="0"/>
    </w:rPr>
  </w:style>
  <w:style w:type="paragraph" w:customStyle="1" w:styleId="CntreHeadLn2">
    <w:name w:val="CntreHead(Ln2)"/>
    <w:basedOn w:val="a"/>
    <w:link w:val="CntreHeadLn20"/>
    <w:pPr>
      <w:spacing w:after="240"/>
      <w:jc w:val="center"/>
    </w:pPr>
    <w:rPr>
      <w:rFonts w:ascii="Arial" w:hAnsi="Arial"/>
      <w:b/>
      <w:sz w:val="28"/>
    </w:rPr>
  </w:style>
  <w:style w:type="character" w:customStyle="1" w:styleId="CntreHeadLn20">
    <w:name w:val="CntreHead(Ln2)"/>
    <w:basedOn w:val="1"/>
    <w:link w:val="CntreHeadLn2"/>
    <w:rPr>
      <w:rFonts w:ascii="Arial" w:hAnsi="Arial"/>
      <w:b/>
      <w:sz w:val="28"/>
    </w:rPr>
  </w:style>
  <w:style w:type="paragraph" w:customStyle="1" w:styleId="a9">
    <w:name w:val="Заголовок таблицы"/>
    <w:basedOn w:val="aa"/>
    <w:link w:val="ab"/>
    <w:pPr>
      <w:jc w:val="center"/>
    </w:pPr>
    <w:rPr>
      <w:b/>
    </w:rPr>
  </w:style>
  <w:style w:type="character" w:customStyle="1" w:styleId="ab">
    <w:name w:val="Заголовок таблицы"/>
    <w:basedOn w:val="ac"/>
    <w:link w:val="a9"/>
    <w:rPr>
      <w:b/>
    </w:rPr>
  </w:style>
  <w:style w:type="paragraph" w:customStyle="1" w:styleId="WW8Num5z0">
    <w:name w:val="WW8Num5z0"/>
    <w:link w:val="WW8Num5z00"/>
    <w:rPr>
      <w:rFonts w:ascii="Garamond" w:hAnsi="Garamond"/>
      <w:b/>
      <w:sz w:val="22"/>
    </w:rPr>
  </w:style>
  <w:style w:type="character" w:customStyle="1" w:styleId="WW8Num5z00">
    <w:name w:val="WW8Num5z0"/>
    <w:link w:val="WW8Num5z0"/>
    <w:rPr>
      <w:rFonts w:ascii="Garamond" w:hAnsi="Garamond"/>
      <w:b/>
      <w:i w:val="0"/>
      <w:spacing w:val="0"/>
      <w:sz w:val="22"/>
    </w:rPr>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styleId="ad">
    <w:name w:val="footer"/>
    <w:basedOn w:val="a"/>
    <w:link w:val="ae"/>
    <w:pPr>
      <w:tabs>
        <w:tab w:val="center" w:pos="4536"/>
      </w:tabs>
    </w:pPr>
    <w:rPr>
      <w:sz w:val="14"/>
    </w:rPr>
  </w:style>
  <w:style w:type="character" w:customStyle="1" w:styleId="ae">
    <w:name w:val="Нижний колонтитул Знак"/>
    <w:basedOn w:val="1"/>
    <w:link w:val="ad"/>
    <w:rPr>
      <w:sz w:val="14"/>
    </w:rPr>
  </w:style>
  <w:style w:type="paragraph" w:customStyle="1" w:styleId="1f1">
    <w:name w:val="Заголовок1"/>
    <w:basedOn w:val="a"/>
    <w:next w:val="af"/>
    <w:link w:val="1f2"/>
    <w:pPr>
      <w:keepNext/>
      <w:spacing w:before="240"/>
    </w:pPr>
    <w:rPr>
      <w:rFonts w:ascii="Arial" w:hAnsi="Arial"/>
      <w:sz w:val="28"/>
    </w:rPr>
  </w:style>
  <w:style w:type="character" w:customStyle="1" w:styleId="1f2">
    <w:name w:val="Заголовок1"/>
    <w:basedOn w:val="1"/>
    <w:link w:val="1f1"/>
    <w:rPr>
      <w:rFonts w:ascii="Arial" w:hAnsi="Arial"/>
      <w:sz w:val="28"/>
    </w:rPr>
  </w:style>
  <w:style w:type="paragraph" w:customStyle="1" w:styleId="WW8Num5z2">
    <w:name w:val="WW8Num5z2"/>
    <w:link w:val="WW8Num5z20"/>
    <w:rPr>
      <w:rFonts w:ascii="Garamond" w:hAnsi="Garamond"/>
      <w:sz w:val="22"/>
    </w:rPr>
  </w:style>
  <w:style w:type="character" w:customStyle="1" w:styleId="WW8Num5z20">
    <w:name w:val="WW8Num5z2"/>
    <w:link w:val="WW8Num5z2"/>
    <w:rPr>
      <w:rFonts w:ascii="Garamond" w:hAnsi="Garamond"/>
      <w:b w:val="0"/>
      <w:i w:val="0"/>
      <w:sz w:val="22"/>
    </w:rPr>
  </w:style>
  <w:style w:type="paragraph" w:customStyle="1" w:styleId="Level2">
    <w:name w:val="Level2"/>
    <w:basedOn w:val="a"/>
    <w:next w:val="a"/>
    <w:link w:val="Level20"/>
    <w:pPr>
      <w:spacing w:after="240"/>
      <w:ind w:left="1009" w:hanging="1009"/>
    </w:pPr>
    <w:rPr>
      <w:b/>
      <w:caps/>
    </w:rPr>
  </w:style>
  <w:style w:type="character" w:customStyle="1" w:styleId="Level20">
    <w:name w:val="Level2"/>
    <w:basedOn w:val="1"/>
    <w:link w:val="Level2"/>
    <w:rPr>
      <w:b/>
      <w:caps/>
    </w:rPr>
  </w:style>
  <w:style w:type="paragraph" w:customStyle="1" w:styleId="WW8Num6z2">
    <w:name w:val="WW8Num6z2"/>
    <w:link w:val="WW8Num6z20"/>
    <w:rPr>
      <w:rFonts w:ascii="Garamond" w:hAnsi="Garamond"/>
      <w:sz w:val="22"/>
    </w:rPr>
  </w:style>
  <w:style w:type="character" w:customStyle="1" w:styleId="WW8Num6z20">
    <w:name w:val="WW8Num6z2"/>
    <w:link w:val="WW8Num6z2"/>
    <w:rPr>
      <w:rFonts w:ascii="Garamond" w:hAnsi="Garamond"/>
      <w:b w:val="0"/>
      <w:i w:val="0"/>
      <w:sz w:val="22"/>
    </w:rPr>
  </w:style>
  <w:style w:type="paragraph" w:styleId="af0">
    <w:name w:val="annotation subject"/>
    <w:basedOn w:val="af1"/>
    <w:next w:val="af1"/>
    <w:link w:val="af2"/>
    <w:rPr>
      <w:b/>
    </w:rPr>
  </w:style>
  <w:style w:type="character" w:customStyle="1" w:styleId="af2">
    <w:name w:val="Тема примечания Знак"/>
    <w:basedOn w:val="af3"/>
    <w:link w:val="af0"/>
    <w:rPr>
      <w:b/>
    </w:rPr>
  </w:style>
  <w:style w:type="paragraph" w:customStyle="1" w:styleId="WW8Num12z5">
    <w:name w:val="WW8Num12z5"/>
    <w:link w:val="WW8Num12z50"/>
    <w:rPr>
      <w:rFonts w:ascii="Times New Roman" w:hAnsi="Times New Roman"/>
      <w:sz w:val="22"/>
    </w:rPr>
  </w:style>
  <w:style w:type="character" w:customStyle="1" w:styleId="WW8Num12z50">
    <w:name w:val="WW8Num12z5"/>
    <w:link w:val="WW8Num12z5"/>
    <w:rPr>
      <w:rFonts w:ascii="Times New Roman" w:hAnsi="Times New Roman"/>
      <w:b w:val="0"/>
      <w:i w:val="0"/>
      <w:sz w:val="22"/>
    </w:rPr>
  </w:style>
  <w:style w:type="paragraph" w:customStyle="1" w:styleId="EquationCaption">
    <w:name w:val="_Equation Caption"/>
    <w:link w:val="EquationCaption0"/>
  </w:style>
  <w:style w:type="character" w:customStyle="1" w:styleId="EquationCaption0">
    <w:name w:val="_Equation Caption"/>
    <w:link w:val="EquationCaption"/>
  </w:style>
  <w:style w:type="paragraph" w:customStyle="1" w:styleId="WW8Num4z5">
    <w:name w:val="WW8Num4z5"/>
    <w:link w:val="WW8Num4z50"/>
    <w:rPr>
      <w:rFonts w:ascii="Times New Roman" w:hAnsi="Times New Roman"/>
      <w:sz w:val="22"/>
    </w:rPr>
  </w:style>
  <w:style w:type="character" w:customStyle="1" w:styleId="WW8Num4z50">
    <w:name w:val="WW8Num4z5"/>
    <w:link w:val="WW8Num4z5"/>
    <w:rPr>
      <w:rFonts w:ascii="Times New Roman" w:hAnsi="Times New Roman"/>
      <w:b w:val="0"/>
      <w:i w:val="0"/>
      <w:sz w:val="22"/>
    </w:rPr>
  </w:style>
  <w:style w:type="paragraph" w:customStyle="1" w:styleId="WW8Num10z0">
    <w:name w:val="WW8Num10z0"/>
    <w:link w:val="WW8Num10z00"/>
    <w:rPr>
      <w:rFonts w:ascii="Symbol" w:hAnsi="Symbol"/>
    </w:rPr>
  </w:style>
  <w:style w:type="character" w:customStyle="1" w:styleId="WW8Num10z00">
    <w:name w:val="WW8Num10z0"/>
    <w:link w:val="WW8Num10z0"/>
    <w:rPr>
      <w:rFonts w:ascii="Symbol" w:hAnsi="Symbol"/>
    </w:rPr>
  </w:style>
  <w:style w:type="paragraph" w:customStyle="1" w:styleId="WW8Num12z3">
    <w:name w:val="WW8Num12z3"/>
    <w:link w:val="WW8Num12z30"/>
    <w:rPr>
      <w:rFonts w:ascii="Garamond" w:hAnsi="Garamond"/>
      <w:sz w:val="22"/>
    </w:rPr>
  </w:style>
  <w:style w:type="character" w:customStyle="1" w:styleId="WW8Num12z30">
    <w:name w:val="WW8Num12z3"/>
    <w:link w:val="WW8Num12z3"/>
    <w:rPr>
      <w:rFonts w:ascii="Garamond" w:hAnsi="Garamond"/>
      <w:b w:val="0"/>
      <w:i w:val="0"/>
      <w:sz w:val="22"/>
    </w:rPr>
  </w:style>
  <w:style w:type="paragraph" w:styleId="1f3">
    <w:name w:val="index 1"/>
    <w:basedOn w:val="a"/>
    <w:next w:val="a"/>
    <w:link w:val="1f4"/>
    <w:pPr>
      <w:tabs>
        <w:tab w:val="left" w:leader="dot" w:pos="9000"/>
        <w:tab w:val="right" w:pos="9360"/>
      </w:tabs>
      <w:ind w:left="1440" w:right="720" w:hanging="1440"/>
    </w:pPr>
  </w:style>
  <w:style w:type="character" w:customStyle="1" w:styleId="1f4">
    <w:name w:val="Указатель 1 Знак"/>
    <w:basedOn w:val="1"/>
    <w:link w:val="1f3"/>
  </w:style>
  <w:style w:type="paragraph" w:styleId="31">
    <w:name w:val="toc 3"/>
    <w:basedOn w:val="a"/>
    <w:next w:val="a"/>
    <w:link w:val="32"/>
    <w:uiPriority w:val="39"/>
    <w:pPr>
      <w:ind w:left="1985"/>
    </w:pPr>
    <w:rPr>
      <w:rFonts w:ascii="Arial" w:hAnsi="Arial"/>
    </w:rPr>
  </w:style>
  <w:style w:type="character" w:customStyle="1" w:styleId="32">
    <w:name w:val="Оглавление 3 Знак"/>
    <w:basedOn w:val="1"/>
    <w:link w:val="31"/>
    <w:rPr>
      <w:rFonts w:ascii="Arial" w:hAnsi="Arial"/>
    </w:rPr>
  </w:style>
  <w:style w:type="paragraph" w:customStyle="1" w:styleId="WW8Num21z5">
    <w:name w:val="WW8Num21z5"/>
    <w:link w:val="WW8Num21z50"/>
    <w:rPr>
      <w:rFonts w:ascii="Times New Roman" w:hAnsi="Times New Roman"/>
      <w:sz w:val="22"/>
    </w:rPr>
  </w:style>
  <w:style w:type="character" w:customStyle="1" w:styleId="WW8Num21z50">
    <w:name w:val="WW8Num21z5"/>
    <w:link w:val="WW8Num21z5"/>
    <w:rPr>
      <w:rFonts w:ascii="Times New Roman" w:hAnsi="Times New Roman"/>
      <w:b w:val="0"/>
      <w:i w:val="0"/>
      <w:sz w:val="22"/>
    </w:rPr>
  </w:style>
  <w:style w:type="paragraph" w:customStyle="1" w:styleId="WW8Num2z2">
    <w:name w:val="WW8Num2z2"/>
    <w:link w:val="WW8Num2z20"/>
    <w:rPr>
      <w:rFonts w:ascii="Garamond" w:hAnsi="Garamond"/>
      <w:sz w:val="22"/>
    </w:rPr>
  </w:style>
  <w:style w:type="character" w:customStyle="1" w:styleId="WW8Num2z20">
    <w:name w:val="WW8Num2z2"/>
    <w:link w:val="WW8Num2z2"/>
    <w:rPr>
      <w:rFonts w:ascii="Garamond" w:hAnsi="Garamond"/>
      <w:b w:val="0"/>
      <w:i w:val="0"/>
      <w:sz w:val="22"/>
    </w:rPr>
  </w:style>
  <w:style w:type="paragraph" w:customStyle="1" w:styleId="WW8Num4z1">
    <w:name w:val="WW8Num4z1"/>
    <w:link w:val="WW8Num4z10"/>
    <w:rPr>
      <w:rFonts w:ascii="Wingdings" w:hAnsi="Wingdings"/>
    </w:rPr>
  </w:style>
  <w:style w:type="character" w:customStyle="1" w:styleId="WW8Num4z10">
    <w:name w:val="WW8Num4z1"/>
    <w:link w:val="WW8Num4z1"/>
    <w:rPr>
      <w:rFonts w:ascii="Wingdings" w:hAnsi="Wingdings"/>
    </w:rPr>
  </w:style>
  <w:style w:type="paragraph" w:customStyle="1" w:styleId="AgtParty">
    <w:name w:val="AgtParty"/>
    <w:link w:val="AgtParty0"/>
    <w:rPr>
      <w:rFonts w:ascii="Arial" w:hAnsi="Arial"/>
      <w:sz w:val="32"/>
    </w:rPr>
  </w:style>
  <w:style w:type="character" w:customStyle="1" w:styleId="AgtParty0">
    <w:name w:val="AgtParty"/>
    <w:link w:val="AgtParty"/>
    <w:rPr>
      <w:rFonts w:ascii="Arial" w:hAnsi="Arial"/>
      <w:sz w:val="32"/>
    </w:rPr>
  </w:style>
  <w:style w:type="paragraph" w:customStyle="1" w:styleId="Body4">
    <w:name w:val="Body4"/>
    <w:basedOn w:val="a"/>
    <w:link w:val="Body40"/>
    <w:pPr>
      <w:spacing w:after="240"/>
      <w:ind w:left="1276"/>
    </w:pPr>
    <w:rPr>
      <w:rFonts w:ascii="Arial" w:hAnsi="Arial"/>
    </w:rPr>
  </w:style>
  <w:style w:type="character" w:customStyle="1" w:styleId="Body40">
    <w:name w:val="Body4"/>
    <w:basedOn w:val="1"/>
    <w:link w:val="Body4"/>
    <w:rPr>
      <w:rFonts w:ascii="Arial" w:hAnsi="Arial"/>
    </w:rPr>
  </w:style>
  <w:style w:type="paragraph" w:styleId="af4">
    <w:name w:val="caption"/>
    <w:basedOn w:val="a"/>
    <w:next w:val="a"/>
    <w:link w:val="af5"/>
    <w:pPr>
      <w:spacing w:line="240" w:lineRule="auto"/>
    </w:pPr>
    <w:rPr>
      <w:b/>
      <w:smallCaps/>
      <w:color w:val="595959" w:themeColor="text1" w:themeTint="A6"/>
      <w:spacing w:val="6"/>
    </w:rPr>
  </w:style>
  <w:style w:type="character" w:customStyle="1" w:styleId="af5">
    <w:name w:val="Название объекта Знак"/>
    <w:basedOn w:val="1"/>
    <w:link w:val="af4"/>
    <w:rPr>
      <w:b/>
      <w:smallCaps/>
      <w:color w:val="595959" w:themeColor="text1" w:themeTint="A6"/>
      <w:spacing w:val="6"/>
    </w:rPr>
  </w:style>
  <w:style w:type="paragraph" w:customStyle="1" w:styleId="BalloonText1">
    <w:name w:val="Balloon Text1"/>
    <w:basedOn w:val="a"/>
    <w:link w:val="BalloonText10"/>
    <w:rPr>
      <w:rFonts w:ascii="Tahoma" w:hAnsi="Tahoma"/>
      <w:sz w:val="16"/>
    </w:rPr>
  </w:style>
  <w:style w:type="character" w:customStyle="1" w:styleId="BalloonText10">
    <w:name w:val="Balloon Text1"/>
    <w:basedOn w:val="1"/>
    <w:link w:val="BalloonText1"/>
    <w:rPr>
      <w:rFonts w:ascii="Tahoma" w:hAnsi="Tahoma"/>
      <w:sz w:val="16"/>
    </w:rPr>
  </w:style>
  <w:style w:type="paragraph" w:customStyle="1" w:styleId="WW8Num21z0">
    <w:name w:val="WW8Num21z0"/>
    <w:link w:val="WW8Num21z00"/>
    <w:rPr>
      <w:rFonts w:ascii="Garamond" w:hAnsi="Garamond"/>
      <w:b/>
      <w:sz w:val="22"/>
    </w:rPr>
  </w:style>
  <w:style w:type="character" w:customStyle="1" w:styleId="WW8Num21z00">
    <w:name w:val="WW8Num21z0"/>
    <w:link w:val="WW8Num21z0"/>
    <w:rPr>
      <w:rFonts w:ascii="Garamond" w:hAnsi="Garamond"/>
      <w:b/>
      <w:i w:val="0"/>
      <w:spacing w:val="0"/>
      <w:sz w:val="22"/>
    </w:rPr>
  </w:style>
  <w:style w:type="paragraph" w:customStyle="1" w:styleId="WW8Num9z8">
    <w:name w:val="WW8Num9z8"/>
    <w:link w:val="WW8Num9z80"/>
    <w:rPr>
      <w:b/>
      <w:sz w:val="22"/>
    </w:rPr>
  </w:style>
  <w:style w:type="character" w:customStyle="1" w:styleId="WW8Num9z80">
    <w:name w:val="WW8Num9z8"/>
    <w:link w:val="WW8Num9z8"/>
    <w:rPr>
      <w:b/>
      <w:i w:val="0"/>
      <w:sz w:val="22"/>
    </w:rPr>
  </w:style>
  <w:style w:type="paragraph" w:customStyle="1" w:styleId="Annexure">
    <w:name w:val="Annexure"/>
    <w:basedOn w:val="a"/>
    <w:next w:val="AnnexureLn2"/>
    <w:link w:val="Annexure0"/>
    <w:pPr>
      <w:keepNext/>
      <w:spacing w:after="240"/>
      <w:jc w:val="center"/>
    </w:pPr>
    <w:rPr>
      <w:rFonts w:ascii="Arial" w:hAnsi="Arial"/>
      <w:b/>
      <w:sz w:val="32"/>
    </w:rPr>
  </w:style>
  <w:style w:type="character" w:customStyle="1" w:styleId="Annexure0">
    <w:name w:val="Annexure"/>
    <w:basedOn w:val="1"/>
    <w:link w:val="Annexure"/>
    <w:rPr>
      <w:rFonts w:ascii="Arial" w:hAnsi="Arial"/>
      <w:b/>
      <w:sz w:val="32"/>
    </w:rPr>
  </w:style>
  <w:style w:type="paragraph" w:customStyle="1" w:styleId="WW8Num16z2">
    <w:name w:val="WW8Num16z2"/>
    <w:link w:val="WW8Num16z20"/>
    <w:rPr>
      <w:rFonts w:ascii="Garamond" w:hAnsi="Garamond"/>
      <w:sz w:val="22"/>
    </w:rPr>
  </w:style>
  <w:style w:type="character" w:customStyle="1" w:styleId="WW8Num16z20">
    <w:name w:val="WW8Num16z2"/>
    <w:link w:val="WW8Num16z2"/>
    <w:rPr>
      <w:rFonts w:ascii="Garamond" w:hAnsi="Garamond"/>
      <w:b w:val="0"/>
      <w:i w:val="0"/>
      <w:sz w:val="22"/>
    </w:rPr>
  </w:style>
  <w:style w:type="paragraph" w:customStyle="1" w:styleId="Instruction">
    <w:name w:val="Instruction"/>
    <w:basedOn w:val="a"/>
    <w:link w:val="Instruction0"/>
    <w:pPr>
      <w:pBdr>
        <w:top w:val="single" w:sz="4" w:space="1" w:color="000000"/>
        <w:left w:val="single" w:sz="4" w:space="1" w:color="000000"/>
        <w:bottom w:val="single" w:sz="4" w:space="1" w:color="000000"/>
        <w:right w:val="single" w:sz="4" w:space="1" w:color="000000"/>
      </w:pBdr>
    </w:pPr>
  </w:style>
  <w:style w:type="character" w:customStyle="1" w:styleId="Instruction0">
    <w:name w:val="Instruction"/>
    <w:basedOn w:val="1"/>
    <w:link w:val="Instruction"/>
  </w:style>
  <w:style w:type="paragraph" w:styleId="af6">
    <w:name w:val="Intense Quote"/>
    <w:basedOn w:val="a"/>
    <w:next w:val="a"/>
    <w:link w:val="af7"/>
    <w:pPr>
      <w:pBdr>
        <w:left w:val="single" w:sz="18" w:space="12" w:color="4472C4" w:themeColor="accent1"/>
      </w:pBdr>
      <w:spacing w:beforeAutospacing="1" w:line="300" w:lineRule="auto"/>
      <w:ind w:left="1224" w:right="1224"/>
    </w:pPr>
    <w:rPr>
      <w:rFonts w:asciiTheme="majorHAnsi" w:hAnsiTheme="majorHAnsi"/>
      <w:color w:val="4472C4" w:themeColor="accent1"/>
      <w:sz w:val="28"/>
    </w:rPr>
  </w:style>
  <w:style w:type="character" w:customStyle="1" w:styleId="af7">
    <w:name w:val="Выделенная цитата Знак"/>
    <w:basedOn w:val="1"/>
    <w:link w:val="af6"/>
    <w:rPr>
      <w:rFonts w:asciiTheme="majorHAnsi" w:hAnsiTheme="majorHAnsi"/>
      <w:color w:val="4472C4" w:themeColor="accent1"/>
      <w:sz w:val="28"/>
    </w:rPr>
  </w:style>
  <w:style w:type="paragraph" w:customStyle="1" w:styleId="WW8Num12z8">
    <w:name w:val="WW8Num12z8"/>
    <w:link w:val="WW8Num12z80"/>
    <w:rPr>
      <w:b/>
      <w:sz w:val="22"/>
    </w:rPr>
  </w:style>
  <w:style w:type="character" w:customStyle="1" w:styleId="WW8Num12z80">
    <w:name w:val="WW8Num12z8"/>
    <w:link w:val="WW8Num12z8"/>
    <w:rPr>
      <w:b/>
      <w:i w:val="0"/>
      <w:sz w:val="22"/>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1f5">
    <w:name w:val="Текст примечания1"/>
    <w:basedOn w:val="a"/>
    <w:link w:val="1f6"/>
  </w:style>
  <w:style w:type="character" w:customStyle="1" w:styleId="1f6">
    <w:name w:val="Текст примечания1"/>
    <w:basedOn w:val="1"/>
    <w:link w:val="1f5"/>
  </w:style>
  <w:style w:type="paragraph" w:customStyle="1" w:styleId="WW8Num2z4">
    <w:name w:val="WW8Num2z4"/>
    <w:link w:val="WW8Num2z40"/>
    <w:rPr>
      <w:rFonts w:ascii="Times New Roman" w:hAnsi="Times New Roman"/>
      <w:sz w:val="22"/>
    </w:rPr>
  </w:style>
  <w:style w:type="character" w:customStyle="1" w:styleId="WW8Num2z40">
    <w:name w:val="WW8Num2z4"/>
    <w:link w:val="WW8Num2z4"/>
    <w:rPr>
      <w:rFonts w:ascii="Times New Roman" w:hAnsi="Times New Roman"/>
      <w:b w:val="0"/>
      <w:i w:val="0"/>
      <w:sz w:val="22"/>
    </w:rPr>
  </w:style>
  <w:style w:type="paragraph" w:styleId="af1">
    <w:name w:val="annotation text"/>
    <w:basedOn w:val="a"/>
    <w:link w:val="af3"/>
  </w:style>
  <w:style w:type="character" w:customStyle="1" w:styleId="af3">
    <w:name w:val="Текст примечания Знак"/>
    <w:basedOn w:val="1"/>
    <w:link w:val="af1"/>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100">
    <w:name w:val="Заголовок 10"/>
    <w:basedOn w:val="1f1"/>
    <w:next w:val="af"/>
    <w:link w:val="101"/>
    <w:rPr>
      <w:b/>
      <w:sz w:val="21"/>
    </w:rPr>
  </w:style>
  <w:style w:type="character" w:customStyle="1" w:styleId="101">
    <w:name w:val="Заголовок 10"/>
    <w:basedOn w:val="1f2"/>
    <w:link w:val="100"/>
    <w:rPr>
      <w:rFonts w:ascii="Arial" w:hAnsi="Arial"/>
      <w:b/>
      <w:sz w:val="21"/>
    </w:rPr>
  </w:style>
  <w:style w:type="paragraph" w:customStyle="1" w:styleId="ColorfulList-Accent11">
    <w:name w:val="Colorful List - Accent 11"/>
    <w:basedOn w:val="a"/>
    <w:link w:val="ColorfulList-Accent110"/>
    <w:pPr>
      <w:spacing w:after="200" w:line="276" w:lineRule="auto"/>
      <w:ind w:left="720"/>
      <w:contextualSpacing/>
    </w:pPr>
    <w:rPr>
      <w:rFonts w:ascii="Calibri" w:hAnsi="Calibri"/>
      <w:sz w:val="22"/>
    </w:rPr>
  </w:style>
  <w:style w:type="character" w:customStyle="1" w:styleId="ColorfulList-Accent110">
    <w:name w:val="Colorful List - Accent 11"/>
    <w:basedOn w:val="1"/>
    <w:link w:val="ColorfulList-Accent11"/>
    <w:rPr>
      <w:rFonts w:ascii="Calibri" w:hAnsi="Calibri"/>
      <w:sz w:val="22"/>
    </w:rPr>
  </w:style>
  <w:style w:type="paragraph" w:customStyle="1" w:styleId="aa">
    <w:name w:val="Содержимое таблицы"/>
    <w:basedOn w:val="a"/>
    <w:link w:val="ac"/>
  </w:style>
  <w:style w:type="character" w:customStyle="1" w:styleId="ac">
    <w:name w:val="Содержимое таблицы"/>
    <w:basedOn w:val="1"/>
    <w:link w:val="aa"/>
  </w:style>
  <w:style w:type="paragraph" w:customStyle="1" w:styleId="sub-sub">
    <w:name w:val="sub-sub"/>
    <w:basedOn w:val="a"/>
    <w:link w:val="sub-sub0"/>
    <w:pPr>
      <w:ind w:left="2160" w:hanging="720"/>
    </w:pPr>
  </w:style>
  <w:style w:type="character" w:customStyle="1" w:styleId="sub-sub0">
    <w:name w:val="sub-sub"/>
    <w:basedOn w:val="1"/>
    <w:link w:val="sub-sub"/>
  </w:style>
  <w:style w:type="paragraph" w:customStyle="1" w:styleId="af8">
    <w:link w:val="af9"/>
    <w:semiHidden/>
    <w:unhideWhenUsed/>
    <w:rPr>
      <w:sz w:val="24"/>
    </w:rPr>
  </w:style>
  <w:style w:type="character" w:customStyle="1" w:styleId="af9">
    <w:link w:val="af8"/>
    <w:semiHidden/>
    <w:unhideWhenUsed/>
    <w:rPr>
      <w:sz w:val="24"/>
    </w:rPr>
  </w:style>
  <w:style w:type="paragraph" w:customStyle="1" w:styleId="Body31">
    <w:name w:val="Body 3"/>
    <w:basedOn w:val="3"/>
    <w:link w:val="Body32"/>
    <w:pPr>
      <w:keepNext w:val="0"/>
      <w:tabs>
        <w:tab w:val="left" w:pos="360"/>
        <w:tab w:val="left" w:pos="992"/>
      </w:tabs>
      <w:spacing w:line="264" w:lineRule="auto"/>
      <w:ind w:left="1462"/>
    </w:pPr>
    <w:rPr>
      <w:b/>
      <w:sz w:val="22"/>
    </w:rPr>
  </w:style>
  <w:style w:type="character" w:customStyle="1" w:styleId="Body32">
    <w:name w:val="Body 3"/>
    <w:basedOn w:val="30"/>
    <w:link w:val="Body31"/>
    <w:rPr>
      <w:rFonts w:asciiTheme="majorHAnsi" w:hAnsiTheme="majorHAnsi"/>
      <w:b/>
      <w:color w:val="44546A" w:themeColor="text2"/>
      <w:sz w:val="22"/>
    </w:rPr>
  </w:style>
  <w:style w:type="paragraph" w:customStyle="1" w:styleId="afa">
    <w:name w:val="Символ нумерации"/>
    <w:link w:val="afb"/>
  </w:style>
  <w:style w:type="character" w:customStyle="1" w:styleId="afb">
    <w:name w:val="Символ нумерации"/>
    <w:link w:val="afa"/>
  </w:style>
  <w:style w:type="paragraph" w:customStyle="1" w:styleId="WW8Num14z0">
    <w:name w:val="WW8Num14z0"/>
    <w:link w:val="WW8Num14z00"/>
    <w:rPr>
      <w:b/>
      <w:sz w:val="22"/>
    </w:rPr>
  </w:style>
  <w:style w:type="character" w:customStyle="1" w:styleId="WW8Num14z00">
    <w:name w:val="WW8Num14z0"/>
    <w:link w:val="WW8Num14z0"/>
    <w:rPr>
      <w:b/>
      <w:i w:val="0"/>
      <w:spacing w:val="0"/>
      <w:sz w:val="22"/>
    </w:rPr>
  </w:style>
  <w:style w:type="character" w:customStyle="1" w:styleId="50">
    <w:name w:val="Заголовок 5 Знак"/>
    <w:basedOn w:val="1"/>
    <w:link w:val="5"/>
    <w:rPr>
      <w:rFonts w:asciiTheme="majorHAnsi" w:hAnsiTheme="majorHAnsi"/>
      <w:color w:val="44546A" w:themeColor="text2"/>
      <w:sz w:val="22"/>
    </w:rPr>
  </w:style>
  <w:style w:type="paragraph" w:customStyle="1" w:styleId="WW8Num13z8">
    <w:name w:val="WW8Num13z8"/>
    <w:link w:val="WW8Num13z80"/>
    <w:rPr>
      <w:b/>
      <w:sz w:val="22"/>
    </w:rPr>
  </w:style>
  <w:style w:type="character" w:customStyle="1" w:styleId="WW8Num13z80">
    <w:name w:val="WW8Num13z8"/>
    <w:link w:val="WW8Num13z8"/>
    <w:rPr>
      <w:b/>
      <w:i w:val="0"/>
      <w:sz w:val="22"/>
    </w:rPr>
  </w:style>
  <w:style w:type="paragraph" w:customStyle="1" w:styleId="Highlight11pt">
    <w:name w:val="Highlight 11pt"/>
    <w:link w:val="Highlight11pt0"/>
    <w:rPr>
      <w:rFonts w:ascii="Arial" w:hAnsi="Arial"/>
      <w:b/>
      <w:sz w:val="22"/>
    </w:rPr>
  </w:style>
  <w:style w:type="character" w:customStyle="1" w:styleId="Highlight11pt0">
    <w:name w:val="Highlight 11pt"/>
    <w:link w:val="Highlight11pt"/>
    <w:rPr>
      <w:rFonts w:ascii="Arial" w:hAnsi="Arial"/>
      <w:b/>
      <w:sz w:val="22"/>
    </w:rPr>
  </w:style>
  <w:style w:type="paragraph" w:customStyle="1" w:styleId="WW8Num10z8">
    <w:name w:val="WW8Num10z8"/>
    <w:link w:val="WW8Num10z80"/>
    <w:rPr>
      <w:b/>
      <w:sz w:val="22"/>
    </w:rPr>
  </w:style>
  <w:style w:type="character" w:customStyle="1" w:styleId="WW8Num10z80">
    <w:name w:val="WW8Num10z8"/>
    <w:link w:val="WW8Num10z8"/>
    <w:rPr>
      <w:b/>
      <w:i w:val="0"/>
      <w:sz w:val="22"/>
    </w:rPr>
  </w:style>
  <w:style w:type="paragraph" w:customStyle="1" w:styleId="WW8Num15z2">
    <w:name w:val="WW8Num15z2"/>
    <w:link w:val="WW8Num15z20"/>
    <w:rPr>
      <w:rFonts w:ascii="Garamond" w:hAnsi="Garamond"/>
      <w:sz w:val="22"/>
    </w:rPr>
  </w:style>
  <w:style w:type="character" w:customStyle="1" w:styleId="WW8Num15z20">
    <w:name w:val="WW8Num15z2"/>
    <w:link w:val="WW8Num15z2"/>
    <w:rPr>
      <w:rFonts w:ascii="Garamond" w:hAnsi="Garamond"/>
      <w:b w:val="0"/>
      <w:i w:val="0"/>
      <w:sz w:val="22"/>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customStyle="1" w:styleId="WW8Num25z5">
    <w:name w:val="WW8Num25z5"/>
    <w:link w:val="WW8Num25z50"/>
    <w:rPr>
      <w:rFonts w:ascii="Times New Roman" w:hAnsi="Times New Roman"/>
      <w:sz w:val="22"/>
    </w:rPr>
  </w:style>
  <w:style w:type="character" w:customStyle="1" w:styleId="WW8Num25z50">
    <w:name w:val="WW8Num25z5"/>
    <w:link w:val="WW8Num25z5"/>
    <w:rPr>
      <w:rFonts w:ascii="Times New Roman" w:hAnsi="Times New Roman"/>
      <w:b w:val="0"/>
      <w:i w:val="0"/>
      <w:sz w:val="22"/>
    </w:rPr>
  </w:style>
  <w:style w:type="paragraph" w:customStyle="1" w:styleId="WW8Num7z5">
    <w:name w:val="WW8Num7z5"/>
    <w:link w:val="WW8Num7z50"/>
    <w:rPr>
      <w:rFonts w:ascii="Times New Roman" w:hAnsi="Times New Roman"/>
      <w:sz w:val="22"/>
    </w:rPr>
  </w:style>
  <w:style w:type="character" w:customStyle="1" w:styleId="WW8Num7z50">
    <w:name w:val="WW8Num7z5"/>
    <w:link w:val="WW8Num7z5"/>
    <w:rPr>
      <w:rFonts w:ascii="Times New Roman" w:hAnsi="Times New Roman"/>
      <w:b w:val="0"/>
      <w:i w:val="0"/>
      <w:sz w:val="22"/>
    </w:rPr>
  </w:style>
  <w:style w:type="paragraph" w:customStyle="1" w:styleId="List4a">
    <w:name w:val="List4(a)"/>
    <w:basedOn w:val="a"/>
    <w:link w:val="List4a0"/>
    <w:pPr>
      <w:spacing w:after="240"/>
      <w:ind w:left="993" w:hanging="993"/>
    </w:pPr>
  </w:style>
  <w:style w:type="character" w:customStyle="1" w:styleId="List4a0">
    <w:name w:val="List4(a)"/>
    <w:basedOn w:val="1"/>
    <w:link w:val="List4a"/>
  </w:style>
  <w:style w:type="paragraph" w:customStyle="1" w:styleId="WW8Num17z5">
    <w:name w:val="WW8Num17z5"/>
    <w:link w:val="WW8Num17z50"/>
    <w:rPr>
      <w:rFonts w:ascii="Times New Roman" w:hAnsi="Times New Roman"/>
      <w:sz w:val="22"/>
    </w:rPr>
  </w:style>
  <w:style w:type="character" w:customStyle="1" w:styleId="WW8Num17z50">
    <w:name w:val="WW8Num17z5"/>
    <w:link w:val="WW8Num17z5"/>
    <w:rPr>
      <w:rFonts w:ascii="Times New Roman" w:hAnsi="Times New Roman"/>
      <w:b w:val="0"/>
      <w:i w:val="0"/>
      <w:sz w:val="22"/>
    </w:rPr>
  </w:style>
  <w:style w:type="paragraph" w:customStyle="1" w:styleId="1f7">
    <w:name w:val="Название книги1"/>
    <w:basedOn w:val="15"/>
    <w:link w:val="afc"/>
    <w:rPr>
      <w:b/>
      <w:smallCaps/>
    </w:rPr>
  </w:style>
  <w:style w:type="character" w:styleId="afc">
    <w:name w:val="Book Title"/>
    <w:basedOn w:val="a0"/>
    <w:link w:val="1f7"/>
    <w:rPr>
      <w:b/>
      <w:smallCaps/>
    </w:rPr>
  </w:style>
  <w:style w:type="paragraph" w:customStyle="1" w:styleId="WW8Num18z0">
    <w:name w:val="WW8Num18z0"/>
    <w:link w:val="WW8Num18z00"/>
  </w:style>
  <w:style w:type="character" w:customStyle="1" w:styleId="WW8Num18z00">
    <w:name w:val="WW8Num18z0"/>
    <w:link w:val="WW8Num18z0"/>
    <w:rPr>
      <w:b w:val="0"/>
      <w:i w:val="0"/>
    </w:rPr>
  </w:style>
  <w:style w:type="paragraph" w:styleId="afd">
    <w:name w:val="List"/>
    <w:basedOn w:val="af"/>
    <w:link w:val="afe"/>
    <w:rPr>
      <w:rFonts w:ascii="Arial" w:hAnsi="Arial"/>
    </w:rPr>
  </w:style>
  <w:style w:type="character" w:customStyle="1" w:styleId="afe">
    <w:name w:val="Список Знак"/>
    <w:basedOn w:val="aff"/>
    <w:link w:val="afd"/>
    <w:rPr>
      <w:rFonts w:ascii="Arial" w:hAnsi="Arial"/>
    </w:rPr>
  </w:style>
  <w:style w:type="paragraph" w:customStyle="1" w:styleId="1f8">
    <w:name w:val="Текст макроса1"/>
    <w:link w:val="1f9"/>
    <w:pPr>
      <w:tabs>
        <w:tab w:val="left" w:pos="480"/>
        <w:tab w:val="left" w:pos="960"/>
        <w:tab w:val="left" w:pos="1440"/>
        <w:tab w:val="left" w:pos="1920"/>
        <w:tab w:val="left" w:pos="2400"/>
        <w:tab w:val="left" w:pos="2880"/>
        <w:tab w:val="left" w:pos="3360"/>
        <w:tab w:val="left" w:pos="3840"/>
        <w:tab w:val="left" w:pos="4320"/>
      </w:tabs>
    </w:pPr>
    <w:rPr>
      <w:rFonts w:ascii="Arial" w:hAnsi="Arial"/>
    </w:rPr>
  </w:style>
  <w:style w:type="character" w:customStyle="1" w:styleId="1f9">
    <w:name w:val="Текст макроса1"/>
    <w:link w:val="1f8"/>
    <w:rPr>
      <w:rFonts w:ascii="Arial" w:hAnsi="Arial"/>
    </w:rPr>
  </w:style>
  <w:style w:type="paragraph" w:customStyle="1" w:styleId="1fa">
    <w:name w:val="Гиперссылка1"/>
    <w:link w:val="aff0"/>
    <w:rPr>
      <w:color w:val="0000FF"/>
      <w:u w:val="single"/>
    </w:rPr>
  </w:style>
  <w:style w:type="character" w:styleId="aff0">
    <w:name w:val="Hyperlink"/>
    <w:link w:val="1fa"/>
    <w:rPr>
      <w:color w:val="0000FF"/>
      <w:u w:val="single"/>
    </w:rPr>
  </w:style>
  <w:style w:type="paragraph" w:customStyle="1" w:styleId="Footnote">
    <w:name w:val="Footnote"/>
    <w:basedOn w:val="a"/>
    <w:link w:val="Footnote0"/>
    <w:pPr>
      <w:ind w:left="992" w:hanging="992"/>
    </w:pPr>
    <w:rPr>
      <w:b/>
      <w:sz w:val="18"/>
    </w:rPr>
  </w:style>
  <w:style w:type="character" w:customStyle="1" w:styleId="Footnote0">
    <w:name w:val="Footnote"/>
    <w:basedOn w:val="1"/>
    <w:link w:val="Footnote"/>
    <w:rPr>
      <w:b/>
      <w:sz w:val="18"/>
    </w:rPr>
  </w:style>
  <w:style w:type="character" w:customStyle="1" w:styleId="80">
    <w:name w:val="Заголовок 8 Знак"/>
    <w:basedOn w:val="1"/>
    <w:link w:val="8"/>
    <w:rPr>
      <w:rFonts w:asciiTheme="majorHAnsi" w:hAnsiTheme="majorHAnsi"/>
      <w:b/>
      <w:color w:val="44546A" w:themeColor="text2"/>
    </w:rPr>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CentreHeading1">
    <w:name w:val="CentreHeading1"/>
    <w:basedOn w:val="10"/>
    <w:next w:val="a"/>
    <w:link w:val="CentreHeading10"/>
    <w:pPr>
      <w:jc w:val="center"/>
    </w:pPr>
  </w:style>
  <w:style w:type="character" w:customStyle="1" w:styleId="CentreHeading10">
    <w:name w:val="CentreHeading1"/>
    <w:basedOn w:val="11"/>
    <w:link w:val="CentreHeading1"/>
    <w:rPr>
      <w:rFonts w:asciiTheme="majorHAnsi" w:hAnsiTheme="majorHAnsi"/>
      <w:color w:val="2F5496" w:themeColor="accent1" w:themeShade="BF"/>
      <w:sz w:val="32"/>
    </w:rPr>
  </w:style>
  <w:style w:type="paragraph" w:customStyle="1" w:styleId="1fb">
    <w:name w:val="Строгий1"/>
    <w:basedOn w:val="15"/>
    <w:link w:val="aff1"/>
    <w:rPr>
      <w:b/>
    </w:rPr>
  </w:style>
  <w:style w:type="character" w:styleId="aff1">
    <w:name w:val="Strong"/>
    <w:basedOn w:val="a0"/>
    <w:link w:val="1fb"/>
    <w:uiPriority w:val="22"/>
    <w:qFormat/>
    <w:rPr>
      <w:b/>
    </w:rPr>
  </w:style>
  <w:style w:type="paragraph" w:styleId="1fc">
    <w:name w:val="toc 1"/>
    <w:basedOn w:val="a"/>
    <w:next w:val="a"/>
    <w:link w:val="1fd"/>
    <w:uiPriority w:val="39"/>
    <w:pPr>
      <w:spacing w:before="240"/>
      <w:ind w:left="1985" w:hanging="1985"/>
    </w:pPr>
    <w:rPr>
      <w:rFonts w:ascii="Arial" w:hAnsi="Arial"/>
      <w:b/>
    </w:rPr>
  </w:style>
  <w:style w:type="character" w:customStyle="1" w:styleId="1fd">
    <w:name w:val="Оглавление 1 Знак"/>
    <w:basedOn w:val="1"/>
    <w:link w:val="1fc"/>
    <w:rPr>
      <w:rFonts w:ascii="Arial" w:hAnsi="Arial"/>
      <w:b/>
    </w:rPr>
  </w:style>
  <w:style w:type="paragraph" w:customStyle="1" w:styleId="aff2">
    <w:name w:val="Содержимое врезки"/>
    <w:basedOn w:val="af"/>
    <w:link w:val="aff3"/>
  </w:style>
  <w:style w:type="character" w:customStyle="1" w:styleId="aff3">
    <w:name w:val="Содержимое врезки"/>
    <w:basedOn w:val="aff"/>
    <w:link w:val="aff2"/>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310">
    <w:name w:val="Основной текст с отступом 31"/>
    <w:basedOn w:val="a"/>
    <w:link w:val="311"/>
    <w:pPr>
      <w:ind w:left="720"/>
    </w:pPr>
    <w:rPr>
      <w:spacing w:val="-2"/>
    </w:rPr>
  </w:style>
  <w:style w:type="character" w:customStyle="1" w:styleId="311">
    <w:name w:val="Основной текст с отступом 31"/>
    <w:basedOn w:val="1"/>
    <w:link w:val="310"/>
    <w:rPr>
      <w:spacing w:val="-2"/>
    </w:rPr>
  </w:style>
  <w:style w:type="paragraph" w:customStyle="1" w:styleId="WW8Num17z8">
    <w:name w:val="WW8Num17z8"/>
    <w:link w:val="WW8Num17z80"/>
    <w:rPr>
      <w:b/>
      <w:sz w:val="22"/>
    </w:rPr>
  </w:style>
  <w:style w:type="character" w:customStyle="1" w:styleId="WW8Num17z80">
    <w:name w:val="WW8Num17z8"/>
    <w:link w:val="WW8Num17z8"/>
    <w:rPr>
      <w:b/>
      <w:i w:val="0"/>
      <w:sz w:val="22"/>
    </w:rPr>
  </w:style>
  <w:style w:type="paragraph" w:customStyle="1" w:styleId="1fe">
    <w:name w:val="Знак концевой сноски1"/>
    <w:link w:val="aff4"/>
    <w:rPr>
      <w:vertAlign w:val="superscript"/>
    </w:rPr>
  </w:style>
  <w:style w:type="character" w:styleId="aff4">
    <w:name w:val="endnote reference"/>
    <w:link w:val="1fe"/>
    <w:rPr>
      <w:vertAlign w:val="superscript"/>
    </w:rPr>
  </w:style>
  <w:style w:type="paragraph" w:customStyle="1" w:styleId="1ff">
    <w:name w:val="Слабое выделение1"/>
    <w:basedOn w:val="15"/>
    <w:link w:val="aff5"/>
    <w:rPr>
      <w:i/>
      <w:color w:val="404040" w:themeColor="text1" w:themeTint="BF"/>
    </w:rPr>
  </w:style>
  <w:style w:type="character" w:styleId="aff5">
    <w:name w:val="Subtle Emphasis"/>
    <w:basedOn w:val="a0"/>
    <w:link w:val="1ff"/>
    <w:rPr>
      <w:i/>
      <w:color w:val="404040" w:themeColor="text1" w:themeTint="BF"/>
    </w:rPr>
  </w:style>
  <w:style w:type="paragraph" w:customStyle="1" w:styleId="WW8Num13z0">
    <w:name w:val="WW8Num13z0"/>
    <w:link w:val="WW8Num13z00"/>
    <w:rPr>
      <w:rFonts w:ascii="Garamond" w:hAnsi="Garamond"/>
      <w:b/>
      <w:sz w:val="22"/>
    </w:rPr>
  </w:style>
  <w:style w:type="character" w:customStyle="1" w:styleId="WW8Num13z00">
    <w:name w:val="WW8Num13z0"/>
    <w:link w:val="WW8Num13z0"/>
    <w:rPr>
      <w:rFonts w:ascii="Garamond" w:hAnsi="Garamond"/>
      <w:b/>
      <w:i w:val="0"/>
      <w:spacing w:val="0"/>
      <w:sz w:val="22"/>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styleId="aff6">
    <w:name w:val="toa heading"/>
    <w:basedOn w:val="a"/>
    <w:next w:val="a"/>
    <w:link w:val="aff7"/>
    <w:pPr>
      <w:tabs>
        <w:tab w:val="left" w:pos="9000"/>
        <w:tab w:val="right" w:pos="9360"/>
      </w:tabs>
    </w:pPr>
  </w:style>
  <w:style w:type="character" w:customStyle="1" w:styleId="aff7">
    <w:name w:val="Заголовок таблицы ссылок Знак"/>
    <w:basedOn w:val="1"/>
    <w:link w:val="aff6"/>
  </w:style>
  <w:style w:type="paragraph" w:styleId="aff8">
    <w:name w:val="Body Text Indent"/>
    <w:basedOn w:val="a"/>
    <w:link w:val="aff9"/>
    <w:pPr>
      <w:ind w:left="2160" w:hanging="2160"/>
    </w:pPr>
    <w:rPr>
      <w:spacing w:val="-2"/>
    </w:rPr>
  </w:style>
  <w:style w:type="character" w:customStyle="1" w:styleId="aff9">
    <w:name w:val="Основной текст с отступом Знак"/>
    <w:basedOn w:val="1"/>
    <w:link w:val="aff8"/>
    <w:rPr>
      <w:spacing w:val="-2"/>
    </w:rPr>
  </w:style>
  <w:style w:type="paragraph" w:customStyle="1" w:styleId="WW8Num17z4">
    <w:name w:val="WW8Num17z4"/>
    <w:link w:val="WW8Num17z40"/>
  </w:style>
  <w:style w:type="character" w:customStyle="1" w:styleId="WW8Num17z40">
    <w:name w:val="WW8Num17z4"/>
    <w:link w:val="WW8Num17z4"/>
  </w:style>
  <w:style w:type="paragraph" w:customStyle="1" w:styleId="212">
    <w:name w:val="Основной текст с отступом 21"/>
    <w:basedOn w:val="a"/>
    <w:link w:val="213"/>
    <w:pPr>
      <w:tabs>
        <w:tab w:val="left" w:pos="720"/>
      </w:tabs>
      <w:ind w:left="1440" w:hanging="1440"/>
    </w:pPr>
    <w:rPr>
      <w:spacing w:val="-2"/>
    </w:rPr>
  </w:style>
  <w:style w:type="character" w:customStyle="1" w:styleId="213">
    <w:name w:val="Основной текст с отступом 21"/>
    <w:basedOn w:val="1"/>
    <w:link w:val="212"/>
    <w:rPr>
      <w:spacing w:val="-2"/>
    </w:rPr>
  </w:style>
  <w:style w:type="paragraph" w:styleId="affa">
    <w:name w:val="TOC Heading"/>
    <w:basedOn w:val="10"/>
    <w:next w:val="a"/>
    <w:link w:val="affb"/>
    <w:pPr>
      <w:outlineLvl w:val="8"/>
    </w:pPr>
  </w:style>
  <w:style w:type="character" w:customStyle="1" w:styleId="affb">
    <w:name w:val="Заголовок оглавления Знак"/>
    <w:basedOn w:val="11"/>
    <w:link w:val="affa"/>
    <w:rPr>
      <w:rFonts w:asciiTheme="majorHAnsi" w:hAnsiTheme="majorHAnsi"/>
      <w:color w:val="2F5496" w:themeColor="accent1" w:themeShade="BF"/>
      <w:sz w:val="32"/>
    </w:rPr>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styleId="91">
    <w:name w:val="toc 9"/>
    <w:basedOn w:val="a"/>
    <w:next w:val="a"/>
    <w:link w:val="92"/>
    <w:uiPriority w:val="39"/>
    <w:pPr>
      <w:tabs>
        <w:tab w:val="right" w:leader="dot" w:pos="9349"/>
      </w:tabs>
      <w:ind w:left="1760"/>
    </w:pPr>
  </w:style>
  <w:style w:type="character" w:customStyle="1" w:styleId="92">
    <w:name w:val="Оглавление 9 Знак"/>
    <w:basedOn w:val="1"/>
    <w:link w:val="91"/>
  </w:style>
  <w:style w:type="paragraph" w:customStyle="1" w:styleId="AnnexureLn2">
    <w:name w:val="Annexure(Ln2)"/>
    <w:basedOn w:val="Annexure"/>
    <w:next w:val="a"/>
    <w:link w:val="AnnexureLn20"/>
    <w:rPr>
      <w:sz w:val="28"/>
    </w:rPr>
  </w:style>
  <w:style w:type="character" w:customStyle="1" w:styleId="AnnexureLn20">
    <w:name w:val="Annexure(Ln2)"/>
    <w:basedOn w:val="Annexure0"/>
    <w:link w:val="AnnexureLn2"/>
    <w:rPr>
      <w:rFonts w:ascii="Arial" w:hAnsi="Arial"/>
      <w:b/>
      <w:sz w:val="28"/>
    </w:rPr>
  </w:style>
  <w:style w:type="paragraph" w:customStyle="1" w:styleId="WW8Num12z4">
    <w:name w:val="WW8Num12z4"/>
    <w:link w:val="WW8Num12z40"/>
    <w:rPr>
      <w:rFonts w:ascii="Garamond" w:hAnsi="Garamond"/>
      <w:sz w:val="22"/>
    </w:rPr>
  </w:style>
  <w:style w:type="character" w:customStyle="1" w:styleId="WW8Num12z40">
    <w:name w:val="WW8Num12z4"/>
    <w:link w:val="WW8Num12z4"/>
    <w:rPr>
      <w:rFonts w:ascii="Garamond" w:hAnsi="Garamond"/>
      <w:b w:val="0"/>
      <w:i w:val="0"/>
      <w:sz w:val="22"/>
    </w:rPr>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WW8Num8z3">
    <w:name w:val="WW8Num8z3"/>
    <w:link w:val="WW8Num8z30"/>
    <w:rPr>
      <w:rFonts w:ascii="Garamond" w:hAnsi="Garamond"/>
      <w:sz w:val="22"/>
    </w:rPr>
  </w:style>
  <w:style w:type="character" w:customStyle="1" w:styleId="WW8Num8z30">
    <w:name w:val="WW8Num8z3"/>
    <w:link w:val="WW8Num8z3"/>
    <w:rPr>
      <w:rFonts w:ascii="Garamond" w:hAnsi="Garamond"/>
      <w:b w:val="0"/>
      <w:i w:val="0"/>
      <w:sz w:val="22"/>
    </w:rPr>
  </w:style>
  <w:style w:type="paragraph" w:customStyle="1" w:styleId="1ff0">
    <w:name w:val="Знак примечания1"/>
    <w:link w:val="affc"/>
    <w:rPr>
      <w:sz w:val="16"/>
    </w:rPr>
  </w:style>
  <w:style w:type="character" w:styleId="affc">
    <w:name w:val="annotation reference"/>
    <w:link w:val="1ff0"/>
    <w:rPr>
      <w:sz w:val="16"/>
    </w:rPr>
  </w:style>
  <w:style w:type="paragraph" w:customStyle="1" w:styleId="WW8Num4z0">
    <w:name w:val="WW8Num4z0"/>
    <w:link w:val="WW8Num4z00"/>
    <w:rPr>
      <w:rFonts w:ascii="Garamond" w:hAnsi="Garamond"/>
      <w:b/>
      <w:sz w:val="22"/>
    </w:rPr>
  </w:style>
  <w:style w:type="character" w:customStyle="1" w:styleId="WW8Num4z00">
    <w:name w:val="WW8Num4z0"/>
    <w:link w:val="WW8Num4z0"/>
    <w:rPr>
      <w:rFonts w:ascii="Garamond" w:hAnsi="Garamond"/>
      <w:b/>
      <w:i w:val="0"/>
      <w:spacing w:val="0"/>
      <w:sz w:val="22"/>
    </w:rPr>
  </w:style>
  <w:style w:type="paragraph" w:customStyle="1" w:styleId="WW8Num14z2">
    <w:name w:val="WW8Num14z2"/>
    <w:link w:val="WW8Num14z20"/>
    <w:rPr>
      <w:rFonts w:ascii="Garamond" w:hAnsi="Garamond"/>
      <w:sz w:val="22"/>
    </w:rPr>
  </w:style>
  <w:style w:type="character" w:customStyle="1" w:styleId="WW8Num14z20">
    <w:name w:val="WW8Num14z2"/>
    <w:link w:val="WW8Num14z2"/>
    <w:rPr>
      <w:rFonts w:ascii="Garamond" w:hAnsi="Garamond"/>
      <w:b w:val="0"/>
      <w:i w:val="0"/>
      <w:sz w:val="22"/>
    </w:rPr>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WW8Num21z8">
    <w:name w:val="WW8Num21z8"/>
    <w:link w:val="WW8Num21z80"/>
    <w:rPr>
      <w:b/>
      <w:sz w:val="22"/>
    </w:rPr>
  </w:style>
  <w:style w:type="character" w:customStyle="1" w:styleId="WW8Num21z80">
    <w:name w:val="WW8Num21z8"/>
    <w:link w:val="WW8Num21z8"/>
    <w:rPr>
      <w:b/>
      <w:i w:val="0"/>
      <w:sz w:val="22"/>
    </w:rPr>
  </w:style>
  <w:style w:type="paragraph" w:customStyle="1" w:styleId="WW8Num19z0">
    <w:name w:val="WW8Num19z0"/>
    <w:link w:val="WW8Num19z00"/>
    <w:rPr>
      <w:rFonts w:ascii="Garamond" w:hAnsi="Garamond"/>
      <w:b/>
      <w:sz w:val="22"/>
    </w:rPr>
  </w:style>
  <w:style w:type="character" w:customStyle="1" w:styleId="WW8Num19z00">
    <w:name w:val="WW8Num19z0"/>
    <w:link w:val="WW8Num19z0"/>
    <w:rPr>
      <w:rFonts w:ascii="Garamond" w:hAnsi="Garamond"/>
      <w:b/>
      <w:i w:val="0"/>
      <w:spacing w:val="0"/>
      <w:sz w:val="22"/>
    </w:rPr>
  </w:style>
  <w:style w:type="paragraph" w:customStyle="1" w:styleId="WW8Num17z0">
    <w:name w:val="WW8Num17z0"/>
    <w:link w:val="WW8Num17z00"/>
    <w:rPr>
      <w:rFonts w:ascii="Garamond" w:hAnsi="Garamond"/>
      <w:b/>
      <w:sz w:val="22"/>
    </w:rPr>
  </w:style>
  <w:style w:type="character" w:customStyle="1" w:styleId="WW8Num17z00">
    <w:name w:val="WW8Num17z0"/>
    <w:link w:val="WW8Num17z0"/>
    <w:rPr>
      <w:rFonts w:ascii="Garamond" w:hAnsi="Garamond"/>
      <w:b/>
      <w:i w:val="0"/>
      <w:spacing w:val="0"/>
      <w:sz w:val="22"/>
    </w:rPr>
  </w:style>
  <w:style w:type="paragraph" w:customStyle="1" w:styleId="WW8Num3z8">
    <w:name w:val="WW8Num3z8"/>
    <w:link w:val="WW8Num3z80"/>
    <w:rPr>
      <w:b/>
      <w:sz w:val="22"/>
    </w:rPr>
  </w:style>
  <w:style w:type="character" w:customStyle="1" w:styleId="WW8Num3z80">
    <w:name w:val="WW8Num3z8"/>
    <w:link w:val="WW8Num3z8"/>
    <w:rPr>
      <w:b/>
      <w:i w:val="0"/>
      <w:sz w:val="22"/>
    </w:rPr>
  </w:style>
  <w:style w:type="paragraph" w:styleId="81">
    <w:name w:val="toc 8"/>
    <w:basedOn w:val="a"/>
    <w:next w:val="a"/>
    <w:link w:val="82"/>
    <w:uiPriority w:val="39"/>
    <w:pPr>
      <w:tabs>
        <w:tab w:val="right" w:leader="dot" w:pos="9349"/>
      </w:tabs>
      <w:ind w:left="1540"/>
    </w:pPr>
  </w:style>
  <w:style w:type="character" w:customStyle="1" w:styleId="82">
    <w:name w:val="Оглавление 8 Знак"/>
    <w:basedOn w:val="1"/>
    <w:link w:val="81"/>
  </w:style>
  <w:style w:type="paragraph" w:customStyle="1" w:styleId="WW8Num14z8">
    <w:name w:val="WW8Num14z8"/>
    <w:link w:val="WW8Num14z80"/>
    <w:rPr>
      <w:b/>
      <w:sz w:val="22"/>
    </w:rPr>
  </w:style>
  <w:style w:type="character" w:customStyle="1" w:styleId="WW8Num14z80">
    <w:name w:val="WW8Num14z8"/>
    <w:link w:val="WW8Num14z8"/>
    <w:rPr>
      <w:b/>
      <w:i w:val="0"/>
      <w:sz w:val="22"/>
    </w:rPr>
  </w:style>
  <w:style w:type="paragraph" w:customStyle="1" w:styleId="WW8Num12z2">
    <w:name w:val="WW8Num12z2"/>
    <w:link w:val="WW8Num12z20"/>
    <w:rPr>
      <w:rFonts w:ascii="Garamond" w:hAnsi="Garamond"/>
      <w:sz w:val="22"/>
    </w:rPr>
  </w:style>
  <w:style w:type="character" w:customStyle="1" w:styleId="WW8Num12z20">
    <w:name w:val="WW8Num12z2"/>
    <w:link w:val="WW8Num12z2"/>
    <w:rPr>
      <w:rFonts w:ascii="Garamond" w:hAnsi="Garamond"/>
      <w:b w:val="0"/>
      <w:i w:val="0"/>
      <w:strike w:val="0"/>
      <w:sz w:val="22"/>
    </w:rPr>
  </w:style>
  <w:style w:type="paragraph" w:customStyle="1" w:styleId="WW8Num8z8">
    <w:name w:val="WW8Num8z8"/>
    <w:link w:val="WW8Num8z80"/>
    <w:rPr>
      <w:b/>
      <w:sz w:val="22"/>
    </w:rPr>
  </w:style>
  <w:style w:type="character" w:customStyle="1" w:styleId="WW8Num8z80">
    <w:name w:val="WW8Num8z8"/>
    <w:link w:val="WW8Num8z8"/>
    <w:rPr>
      <w:b/>
      <w:i w:val="0"/>
      <w:sz w:val="22"/>
    </w:rPr>
  </w:style>
  <w:style w:type="paragraph" w:customStyle="1" w:styleId="WW8Num2z5">
    <w:name w:val="WW8Num2z5"/>
    <w:link w:val="WW8Num2z50"/>
    <w:rPr>
      <w:rFonts w:ascii="Times New Roman" w:hAnsi="Times New Roman"/>
      <w:sz w:val="22"/>
    </w:rPr>
  </w:style>
  <w:style w:type="character" w:customStyle="1" w:styleId="WW8Num2z50">
    <w:name w:val="WW8Num2z5"/>
    <w:link w:val="WW8Num2z5"/>
    <w:rPr>
      <w:rFonts w:ascii="Times New Roman" w:hAnsi="Times New Roman"/>
      <w:b w:val="0"/>
      <w:i w:val="0"/>
      <w:sz w:val="22"/>
    </w:rPr>
  </w:style>
  <w:style w:type="paragraph" w:styleId="affd">
    <w:name w:val="header"/>
    <w:basedOn w:val="a"/>
    <w:link w:val="affe"/>
    <w:pPr>
      <w:tabs>
        <w:tab w:val="center" w:pos="4536"/>
      </w:tabs>
    </w:pPr>
    <w:rPr>
      <w:sz w:val="16"/>
    </w:rPr>
  </w:style>
  <w:style w:type="character" w:customStyle="1" w:styleId="affe">
    <w:name w:val="Верхний колонтитул Знак"/>
    <w:basedOn w:val="1"/>
    <w:link w:val="affd"/>
    <w:rPr>
      <w:sz w:val="16"/>
    </w:rPr>
  </w:style>
  <w:style w:type="paragraph" w:customStyle="1" w:styleId="1ff1">
    <w:name w:val="Заголовок таблицы ссылок1"/>
    <w:basedOn w:val="a"/>
    <w:next w:val="a"/>
    <w:link w:val="1ff2"/>
    <w:pPr>
      <w:tabs>
        <w:tab w:val="left" w:pos="9000"/>
        <w:tab w:val="right" w:pos="9360"/>
      </w:tabs>
    </w:pPr>
  </w:style>
  <w:style w:type="character" w:customStyle="1" w:styleId="1ff2">
    <w:name w:val="Заголовок таблицы ссылок1"/>
    <w:basedOn w:val="1"/>
    <w:link w:val="1ff1"/>
  </w:style>
  <w:style w:type="paragraph" w:customStyle="1" w:styleId="Heading18pt">
    <w:name w:val="Heading 18pt"/>
    <w:basedOn w:val="a"/>
    <w:link w:val="Heading18pt0"/>
    <w:pPr>
      <w:spacing w:after="240"/>
    </w:pPr>
    <w:rPr>
      <w:rFonts w:ascii="Arial" w:hAnsi="Arial"/>
      <w:b/>
      <w:sz w:val="36"/>
    </w:rPr>
  </w:style>
  <w:style w:type="character" w:customStyle="1" w:styleId="Heading18pt0">
    <w:name w:val="Heading 18pt"/>
    <w:basedOn w:val="1"/>
    <w:link w:val="Heading18pt"/>
    <w:rPr>
      <w:rFonts w:ascii="Arial" w:hAnsi="Arial"/>
      <w:b/>
      <w:sz w:val="36"/>
    </w:rPr>
  </w:style>
  <w:style w:type="paragraph" w:customStyle="1" w:styleId="1ff3">
    <w:name w:val="Слабая ссылка1"/>
    <w:basedOn w:val="15"/>
    <w:link w:val="afff"/>
    <w:rPr>
      <w:smallCaps/>
      <w:color w:val="404040" w:themeColor="text1" w:themeTint="BF"/>
      <w:u w:val="single" w:color="7F7F7F"/>
    </w:rPr>
  </w:style>
  <w:style w:type="character" w:styleId="afff">
    <w:name w:val="Subtle Reference"/>
    <w:basedOn w:val="a0"/>
    <w:link w:val="1ff3"/>
    <w:rPr>
      <w:smallCaps/>
      <w:color w:val="404040" w:themeColor="text1" w:themeTint="BF"/>
      <w:u w:val="single" w:color="7F7F7F"/>
    </w:rPr>
  </w:style>
  <w:style w:type="paragraph" w:customStyle="1" w:styleId="WW8Num4z2">
    <w:name w:val="WW8Num4z2"/>
    <w:link w:val="WW8Num4z20"/>
    <w:rPr>
      <w:rFonts w:ascii="Garamond" w:hAnsi="Garamond"/>
      <w:sz w:val="22"/>
    </w:rPr>
  </w:style>
  <w:style w:type="character" w:customStyle="1" w:styleId="WW8Num4z20">
    <w:name w:val="WW8Num4z2"/>
    <w:link w:val="WW8Num4z2"/>
    <w:rPr>
      <w:rFonts w:ascii="Garamond" w:hAnsi="Garamond"/>
      <w:b w:val="0"/>
      <w:i w:val="0"/>
      <w:sz w:val="22"/>
    </w:rPr>
  </w:style>
  <w:style w:type="paragraph" w:customStyle="1" w:styleId="1ff4">
    <w:name w:val="Номер строки1"/>
    <w:basedOn w:val="19"/>
    <w:link w:val="afff0"/>
  </w:style>
  <w:style w:type="character" w:styleId="afff0">
    <w:name w:val="line number"/>
    <w:basedOn w:val="1a"/>
    <w:link w:val="1ff4"/>
  </w:style>
  <w:style w:type="paragraph" w:customStyle="1" w:styleId="WW8Num8z5">
    <w:name w:val="WW8Num8z5"/>
    <w:link w:val="WW8Num8z50"/>
    <w:rPr>
      <w:rFonts w:ascii="Times New Roman" w:hAnsi="Times New Roman"/>
      <w:sz w:val="22"/>
    </w:rPr>
  </w:style>
  <w:style w:type="character" w:customStyle="1" w:styleId="WW8Num8z50">
    <w:name w:val="WW8Num8z5"/>
    <w:link w:val="WW8Num8z5"/>
    <w:rPr>
      <w:rFonts w:ascii="Times New Roman" w:hAnsi="Times New Roman"/>
      <w:b w:val="0"/>
      <w:i w:val="0"/>
      <w:sz w:val="22"/>
    </w:rPr>
  </w:style>
  <w:style w:type="paragraph" w:customStyle="1" w:styleId="WW8Num25z8">
    <w:name w:val="WW8Num25z8"/>
    <w:link w:val="WW8Num25z80"/>
    <w:rPr>
      <w:b/>
      <w:sz w:val="22"/>
    </w:rPr>
  </w:style>
  <w:style w:type="character" w:customStyle="1" w:styleId="WW8Num25z80">
    <w:name w:val="WW8Num25z8"/>
    <w:link w:val="WW8Num25z8"/>
    <w:rPr>
      <w:b/>
      <w:i w:val="0"/>
      <w:sz w:val="22"/>
    </w:rPr>
  </w:style>
  <w:style w:type="paragraph" w:styleId="afff1">
    <w:name w:val="Document Map"/>
    <w:basedOn w:val="a"/>
    <w:link w:val="afff2"/>
    <w:rPr>
      <w:rFonts w:ascii="Tahoma" w:hAnsi="Tahoma"/>
    </w:rPr>
  </w:style>
  <w:style w:type="character" w:customStyle="1" w:styleId="afff2">
    <w:name w:val="Схема документа Знак"/>
    <w:basedOn w:val="1"/>
    <w:link w:val="afff1"/>
    <w:rPr>
      <w:rFonts w:ascii="Tahoma" w:hAnsi="Tahoma"/>
    </w:rPr>
  </w:style>
  <w:style w:type="paragraph" w:customStyle="1" w:styleId="WW8Num17z2">
    <w:name w:val="WW8Num17z2"/>
    <w:link w:val="WW8Num17z20"/>
    <w:rPr>
      <w:rFonts w:ascii="Garamond" w:hAnsi="Garamond"/>
      <w:sz w:val="22"/>
    </w:rPr>
  </w:style>
  <w:style w:type="character" w:customStyle="1" w:styleId="WW8Num17z20">
    <w:name w:val="WW8Num17z2"/>
    <w:link w:val="WW8Num17z2"/>
    <w:rPr>
      <w:rFonts w:ascii="Garamond" w:hAnsi="Garamond"/>
      <w:b w:val="0"/>
      <w:i w:val="0"/>
      <w:sz w:val="22"/>
    </w:rPr>
  </w:style>
  <w:style w:type="paragraph" w:customStyle="1" w:styleId="WW8Num16z8">
    <w:name w:val="WW8Num16z8"/>
    <w:link w:val="WW8Num16z80"/>
    <w:rPr>
      <w:b/>
      <w:sz w:val="22"/>
    </w:rPr>
  </w:style>
  <w:style w:type="character" w:customStyle="1" w:styleId="WW8Num16z80">
    <w:name w:val="WW8Num16z8"/>
    <w:link w:val="WW8Num16z8"/>
    <w:rPr>
      <w:b/>
      <w:i w:val="0"/>
      <w:sz w:val="22"/>
    </w:rPr>
  </w:style>
  <w:style w:type="paragraph" w:styleId="51">
    <w:name w:val="toc 5"/>
    <w:basedOn w:val="a"/>
    <w:next w:val="a"/>
    <w:link w:val="52"/>
    <w:uiPriority w:val="39"/>
    <w:rPr>
      <w:rFonts w:ascii="Arial" w:hAnsi="Arial"/>
    </w:rPr>
  </w:style>
  <w:style w:type="character" w:customStyle="1" w:styleId="52">
    <w:name w:val="Оглавление 5 Знак"/>
    <w:basedOn w:val="1"/>
    <w:link w:val="51"/>
    <w:rPr>
      <w:rFonts w:ascii="Arial" w:hAnsi="Arial"/>
    </w:rPr>
  </w:style>
  <w:style w:type="paragraph" w:customStyle="1" w:styleId="WW8Num5z8">
    <w:name w:val="WW8Num5z8"/>
    <w:link w:val="WW8Num5z80"/>
    <w:rPr>
      <w:b/>
      <w:sz w:val="22"/>
    </w:rPr>
  </w:style>
  <w:style w:type="character" w:customStyle="1" w:styleId="WW8Num5z80">
    <w:name w:val="WW8Num5z8"/>
    <w:link w:val="WW8Num5z8"/>
    <w:rPr>
      <w:b/>
      <w:i w:val="0"/>
      <w:sz w:val="22"/>
    </w:rPr>
  </w:style>
  <w:style w:type="paragraph" w:customStyle="1" w:styleId="WW8Num16z0">
    <w:name w:val="WW8Num16z0"/>
    <w:link w:val="WW8Num16z00"/>
    <w:rPr>
      <w:rFonts w:ascii="Garamond" w:hAnsi="Garamond"/>
      <w:b/>
      <w:sz w:val="22"/>
    </w:rPr>
  </w:style>
  <w:style w:type="character" w:customStyle="1" w:styleId="WW8Num16z00">
    <w:name w:val="WW8Num16z0"/>
    <w:link w:val="WW8Num16z0"/>
    <w:rPr>
      <w:rFonts w:ascii="Garamond" w:hAnsi="Garamond"/>
      <w:b/>
      <w:i w:val="0"/>
      <w:spacing w:val="0"/>
      <w:sz w:val="22"/>
    </w:rPr>
  </w:style>
  <w:style w:type="paragraph" w:customStyle="1" w:styleId="Mainpt">
    <w:name w:val="Mainpt"/>
    <w:basedOn w:val="a"/>
    <w:link w:val="Mainpt0"/>
    <w:pPr>
      <w:ind w:left="720" w:hanging="720"/>
    </w:pPr>
  </w:style>
  <w:style w:type="character" w:customStyle="1" w:styleId="Mainpt0">
    <w:name w:val="Mainpt"/>
    <w:basedOn w:val="1"/>
    <w:link w:val="Mainpt"/>
  </w:style>
  <w:style w:type="paragraph" w:customStyle="1" w:styleId="UnresolvedMention1">
    <w:name w:val="Unresolved Mention1"/>
    <w:basedOn w:val="15"/>
    <w:link w:val="UnresolvedMention2"/>
    <w:rPr>
      <w:color w:val="605E5C"/>
      <w:shd w:val="clear" w:color="auto" w:fill="E1DFDD"/>
    </w:rPr>
  </w:style>
  <w:style w:type="character" w:customStyle="1" w:styleId="UnresolvedMention2">
    <w:name w:val="Unresolved Mention2"/>
    <w:basedOn w:val="a0"/>
    <w:link w:val="UnresolvedMention1"/>
    <w:rPr>
      <w:color w:val="605E5C"/>
      <w:shd w:val="clear" w:color="auto" w:fill="E1DFDD"/>
    </w:rPr>
  </w:style>
  <w:style w:type="paragraph" w:customStyle="1" w:styleId="1ff5">
    <w:name w:val="Сильное выделение1"/>
    <w:basedOn w:val="15"/>
    <w:link w:val="afff3"/>
    <w:rPr>
      <w:b/>
      <w:i/>
    </w:rPr>
  </w:style>
  <w:style w:type="character" w:styleId="afff3">
    <w:name w:val="Intense Emphasis"/>
    <w:basedOn w:val="a0"/>
    <w:link w:val="1ff5"/>
    <w:rPr>
      <w:b/>
      <w:i/>
    </w:rPr>
  </w:style>
  <w:style w:type="paragraph" w:customStyle="1" w:styleId="WW8Num3z2">
    <w:name w:val="WW8Num3z2"/>
    <w:link w:val="WW8Num3z20"/>
    <w:rPr>
      <w:rFonts w:ascii="Garamond" w:hAnsi="Garamond"/>
      <w:sz w:val="22"/>
    </w:rPr>
  </w:style>
  <w:style w:type="character" w:customStyle="1" w:styleId="WW8Num3z20">
    <w:name w:val="WW8Num3z2"/>
    <w:link w:val="WW8Num3z2"/>
    <w:rPr>
      <w:rFonts w:ascii="Garamond" w:hAnsi="Garamond"/>
      <w:b w:val="0"/>
      <w:i w:val="0"/>
      <w:sz w:val="22"/>
    </w:rPr>
  </w:style>
  <w:style w:type="paragraph" w:styleId="27">
    <w:name w:val="index 2"/>
    <w:basedOn w:val="a"/>
    <w:next w:val="a"/>
    <w:link w:val="28"/>
    <w:pPr>
      <w:tabs>
        <w:tab w:val="left" w:leader="dot" w:pos="9000"/>
        <w:tab w:val="right" w:pos="9360"/>
      </w:tabs>
      <w:ind w:left="1440" w:right="720" w:hanging="720"/>
    </w:pPr>
  </w:style>
  <w:style w:type="character" w:customStyle="1" w:styleId="28">
    <w:name w:val="Указатель 2 Знак"/>
    <w:basedOn w:val="1"/>
    <w:link w:val="27"/>
  </w:style>
  <w:style w:type="paragraph" w:customStyle="1" w:styleId="WW8Num7z0">
    <w:name w:val="WW8Num7z0"/>
    <w:link w:val="WW8Num7z00"/>
  </w:style>
  <w:style w:type="character" w:customStyle="1" w:styleId="WW8Num7z00">
    <w:name w:val="WW8Num7z0"/>
    <w:link w:val="WW8Num7z0"/>
    <w:rPr>
      <w:b w:val="0"/>
      <w:i w:val="0"/>
    </w:rPr>
  </w:style>
  <w:style w:type="paragraph" w:customStyle="1" w:styleId="Heading16pt">
    <w:name w:val="Heading 16pt"/>
    <w:basedOn w:val="a"/>
    <w:link w:val="Heading16pt0"/>
    <w:pPr>
      <w:spacing w:after="240"/>
    </w:pPr>
    <w:rPr>
      <w:rFonts w:ascii="Arial" w:hAnsi="Arial"/>
      <w:b/>
      <w:sz w:val="32"/>
    </w:rPr>
  </w:style>
  <w:style w:type="character" w:customStyle="1" w:styleId="Heading16pt0">
    <w:name w:val="Heading 16pt"/>
    <w:basedOn w:val="1"/>
    <w:link w:val="Heading16pt"/>
    <w:rPr>
      <w:rFonts w:ascii="Arial" w:hAnsi="Arial"/>
      <w:b/>
      <w:sz w:val="32"/>
    </w:rPr>
  </w:style>
  <w:style w:type="paragraph" w:customStyle="1" w:styleId="WW8Num9z5">
    <w:name w:val="WW8Num9z5"/>
    <w:link w:val="WW8Num9z50"/>
    <w:rPr>
      <w:rFonts w:ascii="Times New Roman" w:hAnsi="Times New Roman"/>
      <w:sz w:val="22"/>
    </w:rPr>
  </w:style>
  <w:style w:type="character" w:customStyle="1" w:styleId="WW8Num9z50">
    <w:name w:val="WW8Num9z5"/>
    <w:link w:val="WW8Num9z5"/>
    <w:rPr>
      <w:rFonts w:ascii="Times New Roman" w:hAnsi="Times New Roman"/>
      <w:b w:val="0"/>
      <w:i w:val="0"/>
      <w:sz w:val="22"/>
    </w:rPr>
  </w:style>
  <w:style w:type="paragraph" w:customStyle="1" w:styleId="1ff6">
    <w:name w:val="Сильная ссылка1"/>
    <w:basedOn w:val="15"/>
    <w:link w:val="afff4"/>
    <w:rPr>
      <w:b/>
      <w:smallCaps/>
      <w:spacing w:val="5"/>
      <w:u w:val="single"/>
    </w:rPr>
  </w:style>
  <w:style w:type="character" w:styleId="afff4">
    <w:name w:val="Intense Reference"/>
    <w:basedOn w:val="a0"/>
    <w:link w:val="1ff6"/>
    <w:rPr>
      <w:b/>
      <w:smallCaps/>
      <w:spacing w:val="5"/>
      <w:u w:val="single"/>
    </w:rPr>
  </w:style>
  <w:style w:type="paragraph" w:customStyle="1" w:styleId="EndnoteText1">
    <w:name w:val="Endnote Text1"/>
    <w:basedOn w:val="a"/>
    <w:link w:val="EndnoteText10"/>
  </w:style>
  <w:style w:type="character" w:customStyle="1" w:styleId="EndnoteText10">
    <w:name w:val="Endnote Text1"/>
    <w:basedOn w:val="1"/>
    <w:link w:val="EndnoteText1"/>
  </w:style>
  <w:style w:type="paragraph" w:customStyle="1" w:styleId="WW8Num13z5">
    <w:name w:val="WW8Num13z5"/>
    <w:link w:val="WW8Num13z50"/>
    <w:rPr>
      <w:rFonts w:ascii="Times New Roman" w:hAnsi="Times New Roman"/>
      <w:sz w:val="22"/>
    </w:rPr>
  </w:style>
  <w:style w:type="character" w:customStyle="1" w:styleId="WW8Num13z50">
    <w:name w:val="WW8Num13z5"/>
    <w:link w:val="WW8Num13z5"/>
    <w:rPr>
      <w:rFonts w:ascii="Times New Roman" w:hAnsi="Times New Roman"/>
      <w:b w:val="0"/>
      <w:i w:val="0"/>
      <w:sz w:val="22"/>
    </w:rPr>
  </w:style>
  <w:style w:type="paragraph" w:customStyle="1" w:styleId="WW8Num13z2">
    <w:name w:val="WW8Num13z2"/>
    <w:link w:val="WW8Num13z20"/>
    <w:rPr>
      <w:rFonts w:ascii="Garamond" w:hAnsi="Garamond"/>
      <w:sz w:val="22"/>
    </w:rPr>
  </w:style>
  <w:style w:type="character" w:customStyle="1" w:styleId="WW8Num13z20">
    <w:name w:val="WW8Num13z2"/>
    <w:link w:val="WW8Num13z2"/>
    <w:rPr>
      <w:rFonts w:ascii="Garamond" w:hAnsi="Garamond"/>
      <w:b w:val="0"/>
      <w:i w:val="0"/>
      <w:sz w:val="22"/>
    </w:rPr>
  </w:style>
  <w:style w:type="paragraph" w:customStyle="1" w:styleId="1ff7">
    <w:name w:val="Нумерованный список1"/>
    <w:basedOn w:val="a"/>
    <w:link w:val="1ff8"/>
    <w:pPr>
      <w:spacing w:after="240"/>
      <w:ind w:left="992" w:hanging="992"/>
    </w:pPr>
  </w:style>
  <w:style w:type="character" w:customStyle="1" w:styleId="1ff8">
    <w:name w:val="Нумерованный список1"/>
    <w:basedOn w:val="1"/>
    <w:link w:val="1ff7"/>
  </w:style>
  <w:style w:type="paragraph" w:customStyle="1" w:styleId="DeltaViewInsertion">
    <w:name w:val="DeltaView Insertion"/>
    <w:link w:val="DeltaViewInsertion0"/>
    <w:rPr>
      <w:b/>
      <w:color w:val="0000FF"/>
      <w:u w:val="single"/>
    </w:rPr>
  </w:style>
  <w:style w:type="character" w:customStyle="1" w:styleId="DeltaViewInsertion0">
    <w:name w:val="DeltaView Insertion"/>
    <w:link w:val="DeltaViewInsertion"/>
    <w:rPr>
      <w:b/>
      <w:color w:val="0000FF"/>
      <w:spacing w:val="0"/>
      <w:u w:val="single"/>
    </w:rPr>
  </w:style>
  <w:style w:type="paragraph" w:customStyle="1" w:styleId="1ff9">
    <w:name w:val="Знак примечания1"/>
    <w:link w:val="1ffa"/>
    <w:rPr>
      <w:sz w:val="16"/>
    </w:rPr>
  </w:style>
  <w:style w:type="character" w:customStyle="1" w:styleId="1ffa">
    <w:name w:val="Знак примечания1"/>
    <w:link w:val="1ff9"/>
    <w:rPr>
      <w:sz w:val="16"/>
    </w:rPr>
  </w:style>
  <w:style w:type="paragraph" w:customStyle="1" w:styleId="WW8Num7z8">
    <w:name w:val="WW8Num7z8"/>
    <w:link w:val="WW8Num7z80"/>
    <w:rPr>
      <w:b/>
      <w:sz w:val="22"/>
    </w:rPr>
  </w:style>
  <w:style w:type="character" w:customStyle="1" w:styleId="WW8Num7z80">
    <w:name w:val="WW8Num7z8"/>
    <w:link w:val="WW8Num7z8"/>
    <w:rPr>
      <w:b/>
      <w:i w:val="0"/>
      <w:sz w:val="22"/>
    </w:rPr>
  </w:style>
  <w:style w:type="paragraph" w:styleId="afff5">
    <w:name w:val="Subtitle"/>
    <w:basedOn w:val="a"/>
    <w:next w:val="a"/>
    <w:link w:val="afff6"/>
    <w:uiPriority w:val="11"/>
    <w:qFormat/>
    <w:pPr>
      <w:numPr>
        <w:ilvl w:val="1"/>
      </w:numPr>
      <w:spacing w:line="240" w:lineRule="auto"/>
    </w:pPr>
    <w:rPr>
      <w:rFonts w:asciiTheme="majorHAnsi" w:hAnsiTheme="majorHAnsi"/>
      <w:sz w:val="24"/>
    </w:rPr>
  </w:style>
  <w:style w:type="character" w:customStyle="1" w:styleId="afff6">
    <w:name w:val="Подзаголовок Знак"/>
    <w:basedOn w:val="1"/>
    <w:link w:val="afff5"/>
    <w:rPr>
      <w:rFonts w:asciiTheme="majorHAnsi" w:hAnsiTheme="majorHAnsi"/>
      <w:sz w:val="24"/>
    </w:rPr>
  </w:style>
  <w:style w:type="paragraph" w:customStyle="1" w:styleId="Body2">
    <w:name w:val="Body 2"/>
    <w:basedOn w:val="2"/>
    <w:link w:val="Body20"/>
    <w:pPr>
      <w:keepNext w:val="0"/>
      <w:tabs>
        <w:tab w:val="left" w:pos="360"/>
        <w:tab w:val="left" w:pos="992"/>
      </w:tabs>
      <w:spacing w:line="264" w:lineRule="auto"/>
      <w:ind w:left="782"/>
    </w:pPr>
    <w:rPr>
      <w:sz w:val="22"/>
    </w:rPr>
  </w:style>
  <w:style w:type="character" w:customStyle="1" w:styleId="Body20">
    <w:name w:val="Body 2"/>
    <w:basedOn w:val="20"/>
    <w:link w:val="Body2"/>
    <w:rPr>
      <w:rFonts w:asciiTheme="majorHAnsi" w:hAnsiTheme="majorHAnsi"/>
      <w:color w:val="404040" w:themeColor="text1" w:themeTint="BF"/>
      <w:sz w:val="22"/>
    </w:rPr>
  </w:style>
  <w:style w:type="paragraph" w:customStyle="1" w:styleId="Highlight">
    <w:name w:val="Highlight"/>
    <w:link w:val="Highlight0"/>
    <w:rPr>
      <w:rFonts w:ascii="Arial" w:hAnsi="Arial"/>
      <w:b/>
      <w:sz w:val="24"/>
    </w:rPr>
  </w:style>
  <w:style w:type="character" w:customStyle="1" w:styleId="Highlight0">
    <w:name w:val="Highlight"/>
    <w:link w:val="Highlight"/>
    <w:rPr>
      <w:rFonts w:ascii="Arial" w:hAnsi="Arial"/>
      <w:b/>
      <w:sz w:val="24"/>
    </w:rPr>
  </w:style>
  <w:style w:type="paragraph" w:styleId="afff7">
    <w:name w:val="Balloon Text"/>
    <w:basedOn w:val="a"/>
    <w:link w:val="afff8"/>
    <w:rPr>
      <w:rFonts w:ascii="Tahoma" w:hAnsi="Tahoma"/>
      <w:sz w:val="16"/>
    </w:rPr>
  </w:style>
  <w:style w:type="character" w:customStyle="1" w:styleId="afff8">
    <w:name w:val="Текст выноски Знак"/>
    <w:basedOn w:val="1"/>
    <w:link w:val="afff7"/>
    <w:rPr>
      <w:rFonts w:ascii="Tahoma" w:hAnsi="Tahoma"/>
      <w:sz w:val="16"/>
    </w:rPr>
  </w:style>
  <w:style w:type="paragraph" w:customStyle="1" w:styleId="Highlight14pt">
    <w:name w:val="Highlight 14pt"/>
    <w:link w:val="Highlight14pt0"/>
    <w:rPr>
      <w:rFonts w:ascii="Arial" w:hAnsi="Arial"/>
      <w:b/>
      <w:sz w:val="28"/>
    </w:rPr>
  </w:style>
  <w:style w:type="character" w:customStyle="1" w:styleId="Highlight14pt0">
    <w:name w:val="Highlight 14pt"/>
    <w:link w:val="Highlight14pt"/>
    <w:rPr>
      <w:rFonts w:ascii="Arial" w:hAnsi="Arial"/>
      <w:b/>
      <w:sz w:val="28"/>
    </w:rPr>
  </w:style>
  <w:style w:type="paragraph" w:customStyle="1" w:styleId="List311">
    <w:name w:val="List3 1.1"/>
    <w:basedOn w:val="a"/>
    <w:link w:val="List3110"/>
    <w:pPr>
      <w:spacing w:after="240"/>
      <w:ind w:left="993" w:hanging="993"/>
    </w:pPr>
  </w:style>
  <w:style w:type="character" w:customStyle="1" w:styleId="List3110">
    <w:name w:val="List3 1.1"/>
    <w:basedOn w:val="1"/>
    <w:link w:val="List311"/>
  </w:style>
  <w:style w:type="paragraph" w:customStyle="1" w:styleId="WW8Num16z5">
    <w:name w:val="WW8Num16z5"/>
    <w:link w:val="WW8Num16z50"/>
    <w:rPr>
      <w:rFonts w:ascii="Times New Roman" w:hAnsi="Times New Roman"/>
      <w:sz w:val="22"/>
    </w:rPr>
  </w:style>
  <w:style w:type="character" w:customStyle="1" w:styleId="WW8Num16z50">
    <w:name w:val="WW8Num16z5"/>
    <w:link w:val="WW8Num16z5"/>
    <w:rPr>
      <w:rFonts w:ascii="Times New Roman" w:hAnsi="Times New Roman"/>
      <w:b w:val="0"/>
      <w:i w:val="0"/>
      <w:sz w:val="22"/>
    </w:rPr>
  </w:style>
  <w:style w:type="paragraph" w:customStyle="1" w:styleId="WW8Num19z5">
    <w:name w:val="WW8Num19z5"/>
    <w:link w:val="WW8Num19z50"/>
    <w:rPr>
      <w:rFonts w:ascii="Times New Roman" w:hAnsi="Times New Roman"/>
      <w:sz w:val="22"/>
    </w:rPr>
  </w:style>
  <w:style w:type="character" w:customStyle="1" w:styleId="WW8Num19z50">
    <w:name w:val="WW8Num19z5"/>
    <w:link w:val="WW8Num19z5"/>
    <w:rPr>
      <w:rFonts w:ascii="Times New Roman" w:hAnsi="Times New Roman"/>
      <w:b w:val="0"/>
      <w:i w:val="0"/>
      <w:sz w:val="22"/>
    </w:rPr>
  </w:style>
  <w:style w:type="paragraph" w:customStyle="1" w:styleId="EndnoteText2">
    <w:name w:val="Endnote Text2"/>
    <w:basedOn w:val="a"/>
    <w:link w:val="EndnoteText20"/>
  </w:style>
  <w:style w:type="character" w:customStyle="1" w:styleId="EndnoteText20">
    <w:name w:val="Endnote Text2"/>
    <w:basedOn w:val="1"/>
    <w:link w:val="EndnoteText2"/>
  </w:style>
  <w:style w:type="paragraph" w:customStyle="1" w:styleId="serp-item">
    <w:name w:val="serp-item"/>
    <w:basedOn w:val="a"/>
    <w:link w:val="serp-item0"/>
    <w:pPr>
      <w:spacing w:beforeAutospacing="1" w:afterAutospacing="1"/>
    </w:pPr>
  </w:style>
  <w:style w:type="character" w:customStyle="1" w:styleId="serp-item0">
    <w:name w:val="serp-item"/>
    <w:basedOn w:val="1"/>
    <w:link w:val="serp-item"/>
  </w:style>
  <w:style w:type="paragraph" w:customStyle="1" w:styleId="WW8Num8z4">
    <w:name w:val="WW8Num8z4"/>
    <w:link w:val="WW8Num8z40"/>
    <w:rPr>
      <w:rFonts w:ascii="Garamond" w:hAnsi="Garamond"/>
      <w:sz w:val="22"/>
    </w:rPr>
  </w:style>
  <w:style w:type="character" w:customStyle="1" w:styleId="WW8Num8z40">
    <w:name w:val="WW8Num8z4"/>
    <w:link w:val="WW8Num8z4"/>
    <w:rPr>
      <w:rFonts w:ascii="Garamond" w:hAnsi="Garamond"/>
      <w:b w:val="0"/>
      <w:i w:val="0"/>
      <w:sz w:val="22"/>
    </w:rPr>
  </w:style>
  <w:style w:type="paragraph" w:customStyle="1" w:styleId="NoticeText">
    <w:name w:val="Notice Text"/>
    <w:basedOn w:val="aff8"/>
    <w:link w:val="NoticeText0"/>
    <w:pPr>
      <w:ind w:left="720" w:firstLine="0"/>
    </w:pPr>
    <w:rPr>
      <w:spacing w:val="0"/>
    </w:rPr>
  </w:style>
  <w:style w:type="character" w:customStyle="1" w:styleId="NoticeText0">
    <w:name w:val="Notice Text"/>
    <w:basedOn w:val="aff9"/>
    <w:link w:val="NoticeText"/>
    <w:rPr>
      <w:spacing w:val="0"/>
    </w:rPr>
  </w:style>
  <w:style w:type="paragraph" w:styleId="afff9">
    <w:name w:val="Title"/>
    <w:basedOn w:val="a"/>
    <w:next w:val="a"/>
    <w:link w:val="afffa"/>
    <w:uiPriority w:val="10"/>
    <w:qFormat/>
    <w:pPr>
      <w:spacing w:after="0" w:line="240" w:lineRule="auto"/>
      <w:contextualSpacing/>
    </w:pPr>
    <w:rPr>
      <w:rFonts w:asciiTheme="majorHAnsi" w:hAnsiTheme="majorHAnsi"/>
      <w:color w:val="4472C4" w:themeColor="accent1"/>
      <w:spacing w:val="-10"/>
      <w:sz w:val="56"/>
    </w:rPr>
  </w:style>
  <w:style w:type="character" w:customStyle="1" w:styleId="afffa">
    <w:name w:val="Заголовок Знак"/>
    <w:basedOn w:val="1"/>
    <w:link w:val="afff9"/>
    <w:rPr>
      <w:rFonts w:asciiTheme="majorHAnsi" w:hAnsiTheme="majorHAnsi"/>
      <w:color w:val="4472C4" w:themeColor="accent1"/>
      <w:spacing w:val="-10"/>
      <w:sz w:val="56"/>
    </w:rPr>
  </w:style>
  <w:style w:type="character" w:customStyle="1" w:styleId="40">
    <w:name w:val="Заголовок 4 Знак"/>
    <w:basedOn w:val="1"/>
    <w:link w:val="4"/>
    <w:rPr>
      <w:rFonts w:asciiTheme="majorHAnsi" w:hAnsiTheme="majorHAnsi"/>
      <w:sz w:val="22"/>
    </w:rPr>
  </w:style>
  <w:style w:type="paragraph" w:customStyle="1" w:styleId="CommentSubject1">
    <w:name w:val="Comment Subject1"/>
    <w:basedOn w:val="1f5"/>
    <w:next w:val="1f5"/>
    <w:link w:val="CommentSubject10"/>
    <w:rPr>
      <w:b/>
    </w:rPr>
  </w:style>
  <w:style w:type="character" w:customStyle="1" w:styleId="CommentSubject10">
    <w:name w:val="Comment Subject1"/>
    <w:basedOn w:val="1f6"/>
    <w:link w:val="CommentSubject1"/>
    <w:rPr>
      <w:b/>
    </w:rPr>
  </w:style>
  <w:style w:type="paragraph" w:customStyle="1" w:styleId="WW8Num25z2">
    <w:name w:val="WW8Num25z2"/>
    <w:link w:val="WW8Num25z20"/>
    <w:rPr>
      <w:rFonts w:ascii="Garamond" w:hAnsi="Garamond"/>
      <w:sz w:val="22"/>
    </w:rPr>
  </w:style>
  <w:style w:type="character" w:customStyle="1" w:styleId="WW8Num25z20">
    <w:name w:val="WW8Num25z2"/>
    <w:link w:val="WW8Num25z2"/>
    <w:rPr>
      <w:rFonts w:ascii="Garamond" w:hAnsi="Garamond"/>
      <w:b w:val="0"/>
      <w:i w:val="0"/>
      <w:sz w:val="22"/>
    </w:rPr>
  </w:style>
  <w:style w:type="paragraph" w:customStyle="1" w:styleId="WW8Num19z2">
    <w:name w:val="WW8Num19z2"/>
    <w:link w:val="WW8Num19z20"/>
    <w:rPr>
      <w:rFonts w:ascii="Garamond" w:hAnsi="Garamond"/>
      <w:sz w:val="22"/>
    </w:rPr>
  </w:style>
  <w:style w:type="character" w:customStyle="1" w:styleId="WW8Num19z20">
    <w:name w:val="WW8Num19z2"/>
    <w:link w:val="WW8Num19z2"/>
    <w:rPr>
      <w:rFonts w:ascii="Garamond" w:hAnsi="Garamond"/>
      <w:b w:val="0"/>
      <w:i w:val="0"/>
      <w:sz w:val="22"/>
    </w:rPr>
  </w:style>
  <w:style w:type="paragraph" w:styleId="afffb">
    <w:name w:val="No Spacing"/>
    <w:link w:val="afffc"/>
    <w:pPr>
      <w:spacing w:after="0" w:line="240" w:lineRule="auto"/>
    </w:pPr>
  </w:style>
  <w:style w:type="character" w:customStyle="1" w:styleId="afffc">
    <w:name w:val="Без интервала Знак"/>
    <w:link w:val="afffb"/>
  </w:style>
  <w:style w:type="paragraph" w:customStyle="1" w:styleId="WW8Num6z8">
    <w:name w:val="WW8Num6z8"/>
    <w:link w:val="WW8Num6z80"/>
    <w:rPr>
      <w:b/>
      <w:sz w:val="22"/>
    </w:rPr>
  </w:style>
  <w:style w:type="character" w:customStyle="1" w:styleId="WW8Num6z80">
    <w:name w:val="WW8Num6z8"/>
    <w:link w:val="WW8Num6z8"/>
    <w:rPr>
      <w:b/>
      <w:i w:val="0"/>
      <w:sz w:val="22"/>
    </w:rPr>
  </w:style>
  <w:style w:type="paragraph" w:customStyle="1" w:styleId="Body21">
    <w:name w:val="Body2"/>
    <w:basedOn w:val="a"/>
    <w:link w:val="Body22"/>
    <w:pPr>
      <w:spacing w:after="240"/>
      <w:ind w:left="567"/>
    </w:pPr>
  </w:style>
  <w:style w:type="character" w:customStyle="1" w:styleId="Body22">
    <w:name w:val="Body2"/>
    <w:basedOn w:val="1"/>
    <w:link w:val="Body21"/>
  </w:style>
  <w:style w:type="paragraph" w:customStyle="1" w:styleId="WW8Num8z1">
    <w:name w:val="WW8Num8z1"/>
    <w:link w:val="WW8Num8z10"/>
    <w:rPr>
      <w:rFonts w:ascii="Courier New" w:hAnsi="Courier New"/>
    </w:rPr>
  </w:style>
  <w:style w:type="character" w:customStyle="1" w:styleId="WW8Num8z10">
    <w:name w:val="WW8Num8z1"/>
    <w:link w:val="WW8Num8z1"/>
    <w:rPr>
      <w:rFonts w:ascii="Courier New" w:hAnsi="Courier New"/>
    </w:rPr>
  </w:style>
  <w:style w:type="character" w:customStyle="1" w:styleId="20">
    <w:name w:val="Заголовок 2 Знак"/>
    <w:basedOn w:val="1"/>
    <w:link w:val="2"/>
    <w:rPr>
      <w:rFonts w:asciiTheme="majorHAnsi" w:hAnsiTheme="majorHAnsi"/>
      <w:color w:val="404040" w:themeColor="text1" w:themeTint="BF"/>
      <w:sz w:val="28"/>
    </w:rPr>
  </w:style>
  <w:style w:type="paragraph" w:customStyle="1" w:styleId="15">
    <w:name w:val="Основной шрифт абзаца1"/>
  </w:style>
  <w:style w:type="paragraph" w:customStyle="1" w:styleId="WW8Num8z2">
    <w:name w:val="WW8Num8z2"/>
    <w:link w:val="WW8Num8z20"/>
    <w:rPr>
      <w:rFonts w:ascii="Wingdings" w:hAnsi="Wingdings"/>
    </w:rPr>
  </w:style>
  <w:style w:type="character" w:customStyle="1" w:styleId="WW8Num8z20">
    <w:name w:val="WW8Num8z2"/>
    <w:link w:val="WW8Num8z2"/>
    <w:rPr>
      <w:rFonts w:ascii="Wingdings" w:hAnsi="Wingdings"/>
    </w:rPr>
  </w:style>
  <w:style w:type="paragraph" w:customStyle="1" w:styleId="WW8Num9z2">
    <w:name w:val="WW8Num9z2"/>
    <w:link w:val="WW8Num9z20"/>
    <w:rPr>
      <w:rFonts w:ascii="Garamond" w:hAnsi="Garamond"/>
      <w:sz w:val="22"/>
    </w:rPr>
  </w:style>
  <w:style w:type="character" w:customStyle="1" w:styleId="WW8Num9z20">
    <w:name w:val="WW8Num9z2"/>
    <w:link w:val="WW8Num9z2"/>
    <w:rPr>
      <w:rFonts w:ascii="Garamond" w:hAnsi="Garamond"/>
      <w:b w:val="0"/>
      <w:i w:val="0"/>
      <w:sz w:val="22"/>
    </w:rPr>
  </w:style>
  <w:style w:type="paragraph" w:customStyle="1" w:styleId="19">
    <w:name w:val="Основной шрифт абзаца1"/>
    <w:link w:val="1a"/>
  </w:style>
  <w:style w:type="character" w:customStyle="1" w:styleId="1a">
    <w:name w:val="Основной шрифт абзаца1"/>
    <w:link w:val="19"/>
  </w:style>
  <w:style w:type="paragraph" w:styleId="af">
    <w:name w:val="Body Text"/>
    <w:basedOn w:val="a"/>
    <w:link w:val="aff"/>
    <w:pPr>
      <w:spacing w:after="240"/>
    </w:pPr>
  </w:style>
  <w:style w:type="character" w:customStyle="1" w:styleId="aff">
    <w:name w:val="Основной текст Знак"/>
    <w:basedOn w:val="1"/>
    <w:link w:val="af"/>
  </w:style>
  <w:style w:type="paragraph" w:customStyle="1" w:styleId="y2iqfc">
    <w:name w:val="y2iqfc"/>
    <w:basedOn w:val="15"/>
    <w:link w:val="y2iqfc0"/>
  </w:style>
  <w:style w:type="character" w:customStyle="1" w:styleId="y2iqfc0">
    <w:name w:val="y2iqfc"/>
    <w:basedOn w:val="a0"/>
    <w:link w:val="y2iqfc"/>
  </w:style>
  <w:style w:type="character" w:customStyle="1" w:styleId="60">
    <w:name w:val="Заголовок 6 Знак"/>
    <w:basedOn w:val="1"/>
    <w:link w:val="6"/>
    <w:rPr>
      <w:rFonts w:asciiTheme="majorHAnsi" w:hAnsiTheme="majorHAnsi"/>
      <w:i/>
      <w:color w:val="44546A" w:themeColor="text2"/>
      <w:sz w:val="21"/>
    </w:rPr>
  </w:style>
  <w:style w:type="paragraph" w:customStyle="1" w:styleId="WW8Num11z0">
    <w:name w:val="WW8Num11z0"/>
    <w:link w:val="WW8Num11z00"/>
    <w:rPr>
      <w:rFonts w:ascii="Garamond" w:hAnsi="Garamond"/>
      <w:b/>
      <w:sz w:val="22"/>
    </w:rPr>
  </w:style>
  <w:style w:type="character" w:customStyle="1" w:styleId="WW8Num11z00">
    <w:name w:val="WW8Num11z0"/>
    <w:link w:val="WW8Num11z0"/>
    <w:rPr>
      <w:rFonts w:ascii="Garamond" w:hAnsi="Garamond"/>
      <w:b/>
      <w:i w:val="0"/>
      <w:spacing w:val="0"/>
      <w:sz w:val="22"/>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table" w:styleId="afff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e">
    <w:name w:val="Revision"/>
    <w:hidden/>
    <w:uiPriority w:val="99"/>
    <w:semiHidden/>
    <w:rsid w:val="008D40FD"/>
    <w:pPr>
      <w:spacing w:after="0" w:line="240" w:lineRule="auto"/>
    </w:pPr>
  </w:style>
  <w:style w:type="character" w:customStyle="1" w:styleId="cf01">
    <w:name w:val="cf01"/>
    <w:basedOn w:val="a0"/>
    <w:rsid w:val="00D22722"/>
    <w:rPr>
      <w:rFonts w:ascii="Segoe UI" w:hAnsi="Segoe UI" w:cs="Segoe UI" w:hint="default"/>
      <w:sz w:val="18"/>
      <w:szCs w:val="18"/>
    </w:rPr>
  </w:style>
  <w:style w:type="character" w:customStyle="1" w:styleId="cf11">
    <w:name w:val="cf11"/>
    <w:basedOn w:val="a0"/>
    <w:rsid w:val="00D22722"/>
    <w:rPr>
      <w:rFonts w:ascii="Segoe UI" w:hAnsi="Segoe UI" w:cs="Segoe UI" w:hint="default"/>
      <w:b/>
      <w:bCs/>
      <w:sz w:val="18"/>
      <w:szCs w:val="18"/>
    </w:rPr>
  </w:style>
  <w:style w:type="character" w:customStyle="1" w:styleId="UnresolvedMention3">
    <w:name w:val="Unresolved Mention3"/>
    <w:basedOn w:val="a0"/>
    <w:uiPriority w:val="99"/>
    <w:semiHidden/>
    <w:unhideWhenUsed/>
    <w:rsid w:val="00AC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dej@dusi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iradej@dusit.com"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60BA9-688C-4661-AA22-DD67827B8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67</Pages>
  <Words>24355</Words>
  <Characters>138830</Characters>
  <Application>Microsoft Office Word</Application>
  <DocSecurity>0</DocSecurity>
  <Lines>1156</Lines>
  <Paragraphs>325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Солощенко Сергей Сергеевич</dc:creator>
  <cp:lastModifiedBy>Arina Dovzhenko</cp:lastModifiedBy>
  <cp:revision>19</cp:revision>
  <cp:lastPrinted>2025-11-28T11:21:00Z</cp:lastPrinted>
  <dcterms:created xsi:type="dcterms:W3CDTF">2025-11-28T11:57:00Z</dcterms:created>
  <dcterms:modified xsi:type="dcterms:W3CDTF">2025-12-02T10:45:00Z</dcterms:modified>
</cp:coreProperties>
</file>